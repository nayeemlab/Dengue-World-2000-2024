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926DC5" w14:textId="1E559104" w:rsidR="00647E42" w:rsidRDefault="00647E42" w:rsidP="00143754">
      <w:pPr>
        <w:rPr>
          <w:rFonts w:ascii="Times New Roman" w:hAnsi="Times New Roman" w:cs="Times New Roman"/>
          <w:b/>
          <w:bCs/>
          <w:sz w:val="24"/>
          <w:szCs w:val="24"/>
        </w:rPr>
      </w:pPr>
      <w:r w:rsidRPr="0079412E">
        <w:rPr>
          <w:rFonts w:ascii="Times New Roman" w:hAnsi="Times New Roman" w:cs="Times New Roman"/>
          <w:b/>
          <w:bCs/>
          <w:sz w:val="24"/>
          <w:szCs w:val="24"/>
        </w:rPr>
        <w:t>Supplementary material</w:t>
      </w:r>
      <w:r w:rsidR="0079412E">
        <w:rPr>
          <w:rFonts w:ascii="Times New Roman" w:hAnsi="Times New Roman" w:cs="Times New Roman"/>
          <w:b/>
          <w:bCs/>
          <w:sz w:val="24"/>
          <w:szCs w:val="24"/>
        </w:rPr>
        <w:t>s</w:t>
      </w:r>
    </w:p>
    <w:p w14:paraId="6567F68F" w14:textId="5F3D90F7" w:rsidR="00890463" w:rsidRDefault="00890463" w:rsidP="00143754">
      <w:pPr>
        <w:rPr>
          <w:rFonts w:ascii="Times New Roman" w:hAnsi="Times New Roman" w:cs="Times New Roman"/>
          <w:b/>
          <w:bCs/>
          <w:sz w:val="24"/>
          <w:szCs w:val="24"/>
        </w:rPr>
      </w:pPr>
    </w:p>
    <w:p w14:paraId="631E0B85" w14:textId="1C9951F1" w:rsidR="00890463" w:rsidRPr="00115428" w:rsidRDefault="00890463" w:rsidP="00890463">
      <w:pPr>
        <w:rPr>
          <w:rFonts w:ascii="Times New Roman" w:hAnsi="Times New Roman" w:cs="Times New Roman"/>
          <w:b/>
          <w:bCs/>
        </w:rPr>
      </w:pPr>
      <w:r w:rsidRPr="00115428">
        <w:rPr>
          <w:rFonts w:ascii="Times New Roman" w:hAnsi="Times New Roman" w:cs="Times New Roman"/>
          <w:b/>
          <w:bCs/>
        </w:rPr>
        <w:t xml:space="preserve">Figure </w:t>
      </w:r>
      <w:r w:rsidR="00593573">
        <w:rPr>
          <w:rFonts w:ascii="Times New Roman" w:hAnsi="Times New Roman" w:cs="Times New Roman"/>
          <w:b/>
          <w:bCs/>
        </w:rPr>
        <w:t>S</w:t>
      </w:r>
      <w:r w:rsidRPr="00115428">
        <w:rPr>
          <w:rFonts w:ascii="Times New Roman" w:hAnsi="Times New Roman" w:cs="Times New Roman"/>
          <w:b/>
          <w:bCs/>
        </w:rPr>
        <w:t>1. Global monthly dengue cases by year (2014-2024). Data collected from the WHO’s global dengue surveillance system (</w:t>
      </w:r>
      <w:hyperlink r:id="rId8" w:history="1">
        <w:r w:rsidRPr="00115428">
          <w:rPr>
            <w:rStyle w:val="Hyperlink"/>
            <w:rFonts w:ascii="Times New Roman" w:hAnsi="Times New Roman" w:cs="Times New Roman"/>
            <w:b/>
            <w:bCs/>
          </w:rPr>
          <w:t>https://worldhealthorg.shinyapps.io/dengue_global/</w:t>
        </w:r>
      </w:hyperlink>
      <w:r w:rsidRPr="00115428">
        <w:rPr>
          <w:rFonts w:ascii="Times New Roman" w:hAnsi="Times New Roman" w:cs="Times New Roman"/>
          <w:b/>
          <w:bCs/>
        </w:rPr>
        <w:t xml:space="preserve"> ) </w:t>
      </w:r>
    </w:p>
    <w:p w14:paraId="12ACE2E2" w14:textId="77777777" w:rsidR="00890463" w:rsidRPr="00115428" w:rsidRDefault="00890463" w:rsidP="00890463">
      <w:pPr>
        <w:rPr>
          <w:rFonts w:ascii="Times New Roman" w:hAnsi="Times New Roman" w:cs="Times New Roman"/>
        </w:rPr>
      </w:pPr>
      <w:r w:rsidRPr="00115428">
        <w:rPr>
          <w:rFonts w:ascii="Times New Roman" w:hAnsi="Times New Roman" w:cs="Times New Roman"/>
          <w:noProof/>
        </w:rPr>
        <w:drawing>
          <wp:inline distT="0" distB="0" distL="0" distR="0" wp14:anchorId="1A803321" wp14:editId="5AA06240">
            <wp:extent cx="5865628" cy="3519377"/>
            <wp:effectExtent l="0" t="0" r="1905" b="5080"/>
            <wp:docPr id="21370145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66350" cy="3519810"/>
                    </a:xfrm>
                    <a:prstGeom prst="rect">
                      <a:avLst/>
                    </a:prstGeom>
                    <a:noFill/>
                    <a:ln>
                      <a:noFill/>
                    </a:ln>
                  </pic:spPr>
                </pic:pic>
              </a:graphicData>
            </a:graphic>
          </wp:inline>
        </w:drawing>
      </w:r>
    </w:p>
    <w:p w14:paraId="0D88AB5B" w14:textId="77777777" w:rsidR="00890463" w:rsidRDefault="00890463" w:rsidP="00890463">
      <w:pPr>
        <w:rPr>
          <w:rFonts w:ascii="Times New Roman" w:hAnsi="Times New Roman" w:cs="Times New Roman"/>
          <w:b/>
          <w:bCs/>
        </w:rPr>
      </w:pPr>
      <w:r>
        <w:rPr>
          <w:rFonts w:ascii="Times New Roman" w:hAnsi="Times New Roman" w:cs="Times New Roman"/>
          <w:b/>
          <w:bCs/>
        </w:rPr>
        <w:br w:type="page"/>
      </w:r>
    </w:p>
    <w:p w14:paraId="79684A67" w14:textId="03614448" w:rsidR="00890463" w:rsidRPr="00115428" w:rsidRDefault="00890463" w:rsidP="00890463">
      <w:pPr>
        <w:rPr>
          <w:rFonts w:ascii="Times New Roman" w:hAnsi="Times New Roman" w:cs="Times New Roman"/>
          <w:b/>
          <w:bCs/>
        </w:rPr>
      </w:pPr>
      <w:r w:rsidRPr="00115428">
        <w:rPr>
          <w:rFonts w:ascii="Times New Roman" w:hAnsi="Times New Roman" w:cs="Times New Roman"/>
          <w:b/>
          <w:bCs/>
        </w:rPr>
        <w:lastRenderedPageBreak/>
        <w:t xml:space="preserve">Figure </w:t>
      </w:r>
      <w:r w:rsidR="00593573">
        <w:rPr>
          <w:rFonts w:ascii="Times New Roman" w:hAnsi="Times New Roman" w:cs="Times New Roman"/>
          <w:b/>
          <w:bCs/>
        </w:rPr>
        <w:t>S</w:t>
      </w:r>
      <w:r w:rsidRPr="00115428">
        <w:rPr>
          <w:rFonts w:ascii="Times New Roman" w:hAnsi="Times New Roman" w:cs="Times New Roman"/>
          <w:b/>
          <w:bCs/>
        </w:rPr>
        <w:t xml:space="preserve">2: Global map of dengue cases and deaths in 2024 by country: </w:t>
      </w:r>
      <w:del w:id="0" w:author="Mohammad Nayeem Hasan" w:date="2025-04-30T02:38:00Z" w16du:dateUtc="2025-04-29T20:38:00Z">
        <w:r w:rsidRPr="00115428" w:rsidDel="006C4201">
          <w:rPr>
            <w:rFonts w:ascii="Times New Roman" w:hAnsi="Times New Roman" w:cs="Times New Roman"/>
            <w:b/>
            <w:bCs/>
          </w:rPr>
          <w:delText xml:space="preserve">(Per million population) </w:delText>
        </w:r>
      </w:del>
      <w:r w:rsidRPr="00115428">
        <w:rPr>
          <w:rFonts w:ascii="Times New Roman" w:hAnsi="Times New Roman" w:cs="Times New Roman"/>
          <w:b/>
          <w:bCs/>
        </w:rPr>
        <w:t>Data were collected from the WHO’s global dengue surveillance system (</w:t>
      </w:r>
      <w:hyperlink r:id="rId10" w:history="1">
        <w:r w:rsidRPr="00115428">
          <w:rPr>
            <w:rStyle w:val="Hyperlink"/>
            <w:rFonts w:ascii="Times New Roman" w:hAnsi="Times New Roman" w:cs="Times New Roman"/>
            <w:b/>
            <w:bCs/>
          </w:rPr>
          <w:t>https://worldhealthorg.shinyapps.io/dengue_global/</w:t>
        </w:r>
      </w:hyperlink>
      <w:r w:rsidRPr="00115428">
        <w:rPr>
          <w:rFonts w:ascii="Times New Roman" w:hAnsi="Times New Roman" w:cs="Times New Roman"/>
          <w:b/>
          <w:bCs/>
        </w:rPr>
        <w:t xml:space="preserve"> ) </w:t>
      </w:r>
    </w:p>
    <w:p w14:paraId="30FB44E2" w14:textId="3408F48C" w:rsidR="00890463" w:rsidRPr="00115428" w:rsidRDefault="00890463" w:rsidP="00890463">
      <w:pPr>
        <w:rPr>
          <w:rFonts w:ascii="Times New Roman" w:hAnsi="Times New Roman" w:cs="Times New Roman"/>
        </w:rPr>
      </w:pPr>
      <w:del w:id="1" w:author="Mohammad Nayeem Hasan" w:date="2025-04-30T14:06:00Z" w16du:dateUtc="2025-04-30T08:06:00Z">
        <w:r w:rsidDel="00B95EE0">
          <w:rPr>
            <w:noProof/>
          </w:rPr>
          <w:drawing>
            <wp:inline distT="0" distB="0" distL="0" distR="0" wp14:anchorId="11C1B27B" wp14:editId="0612A97B">
              <wp:extent cx="5943600" cy="4457700"/>
              <wp:effectExtent l="0" t="0" r="0" b="0"/>
              <wp:docPr id="2046360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del>
      <w:ins w:id="2" w:author="Mohammad Nayeem Hasan" w:date="2025-04-30T14:06:00Z" w16du:dateUtc="2025-04-30T08:06:00Z">
        <w:r w:rsidR="00B95EE0">
          <w:rPr>
            <w:noProof/>
          </w:rPr>
          <w:drawing>
            <wp:inline distT="0" distB="0" distL="0" distR="0" wp14:anchorId="46CC538D" wp14:editId="12F84CA0">
              <wp:extent cx="5943600" cy="4457700"/>
              <wp:effectExtent l="0" t="0" r="0" b="0"/>
              <wp:docPr id="205076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ins>
    </w:p>
    <w:p w14:paraId="328E687F" w14:textId="77777777" w:rsidR="00890463" w:rsidRPr="00115428" w:rsidRDefault="00890463" w:rsidP="00890463">
      <w:pPr>
        <w:rPr>
          <w:rFonts w:ascii="Times New Roman" w:hAnsi="Times New Roman" w:cs="Times New Roman"/>
        </w:rPr>
      </w:pPr>
    </w:p>
    <w:p w14:paraId="1C4B942D" w14:textId="3E67BDA9" w:rsidR="00B95984" w:rsidRDefault="00B95984">
      <w:pPr>
        <w:rPr>
          <w:ins w:id="3" w:author="Mohammad Nayeem Hasan" w:date="2025-04-30T00:46:00Z" w16du:dateUtc="2025-04-29T18:46:00Z"/>
          <w:rFonts w:ascii="Times New Roman" w:hAnsi="Times New Roman" w:cs="Times New Roman"/>
          <w:b/>
          <w:bCs/>
        </w:rPr>
      </w:pPr>
      <w:ins w:id="4" w:author="Mohammad Nayeem Hasan" w:date="2025-04-30T00:46:00Z" w16du:dateUtc="2025-04-29T18:46:00Z">
        <w:r>
          <w:rPr>
            <w:rFonts w:ascii="Times New Roman" w:hAnsi="Times New Roman" w:cs="Times New Roman"/>
            <w:b/>
            <w:bCs/>
          </w:rPr>
          <w:br w:type="page"/>
        </w:r>
      </w:ins>
    </w:p>
    <w:p w14:paraId="1C49D976" w14:textId="0206F8A2" w:rsidR="00B95984" w:rsidRPr="00115428" w:rsidRDefault="00B95984" w:rsidP="00B95984">
      <w:pPr>
        <w:rPr>
          <w:ins w:id="5" w:author="Mohammad Nayeem Hasan" w:date="2025-04-30T00:46:00Z" w16du:dateUtc="2025-04-29T18:46:00Z"/>
          <w:rFonts w:ascii="Times New Roman" w:hAnsi="Times New Roman" w:cs="Times New Roman"/>
          <w:b/>
          <w:bCs/>
        </w:rPr>
      </w:pPr>
      <w:ins w:id="6" w:author="Mohammad Nayeem Hasan" w:date="2025-04-30T00:46:00Z" w16du:dateUtc="2025-04-29T18:46:00Z">
        <w:r w:rsidRPr="00115428">
          <w:rPr>
            <w:rFonts w:ascii="Times New Roman" w:hAnsi="Times New Roman" w:cs="Times New Roman"/>
            <w:b/>
            <w:bCs/>
          </w:rPr>
          <w:lastRenderedPageBreak/>
          <w:t xml:space="preserve">Figure </w:t>
        </w:r>
        <w:r>
          <w:rPr>
            <w:rFonts w:ascii="Times New Roman" w:hAnsi="Times New Roman" w:cs="Times New Roman"/>
            <w:b/>
            <w:bCs/>
          </w:rPr>
          <w:t>S</w:t>
        </w:r>
        <w:r w:rsidR="00A235F6">
          <w:rPr>
            <w:rFonts w:ascii="Times New Roman" w:hAnsi="Times New Roman" w:cs="Times New Roman"/>
            <w:b/>
            <w:bCs/>
          </w:rPr>
          <w:t>3</w:t>
        </w:r>
        <w:r w:rsidRPr="00115428">
          <w:rPr>
            <w:rFonts w:ascii="Times New Roman" w:hAnsi="Times New Roman" w:cs="Times New Roman"/>
            <w:b/>
            <w:bCs/>
          </w:rPr>
          <w:t xml:space="preserve">: Global map of dengue cases and deaths in 2024 by </w:t>
        </w:r>
      </w:ins>
      <w:ins w:id="7" w:author="Mohammad Nayeem Hasan" w:date="2025-04-30T02:36:00Z" w16du:dateUtc="2025-04-29T20:36:00Z">
        <w:r w:rsidR="006C4201">
          <w:rPr>
            <w:rFonts w:ascii="Times New Roman" w:hAnsi="Times New Roman" w:cs="Times New Roman"/>
            <w:b/>
            <w:bCs/>
          </w:rPr>
          <w:t>Continents</w:t>
        </w:r>
      </w:ins>
      <w:ins w:id="8" w:author="Mohammad Nayeem Hasan" w:date="2025-04-30T00:46:00Z" w16du:dateUtc="2025-04-29T18:46:00Z">
        <w:r w:rsidRPr="00115428">
          <w:rPr>
            <w:rFonts w:ascii="Times New Roman" w:hAnsi="Times New Roman" w:cs="Times New Roman"/>
            <w:b/>
            <w:bCs/>
          </w:rPr>
          <w:t>: Data were collected from the WHO’s global dengue surveillance system (</w:t>
        </w:r>
        <w:r>
          <w:fldChar w:fldCharType="begin"/>
        </w:r>
        <w:r>
          <w:instrText>HYPERLINK "https://worldhealthorg.shinyapps.io/dengue_global/"</w:instrText>
        </w:r>
        <w:r>
          <w:fldChar w:fldCharType="separate"/>
        </w:r>
        <w:r w:rsidRPr="00115428">
          <w:rPr>
            <w:rStyle w:val="Hyperlink"/>
            <w:rFonts w:ascii="Times New Roman" w:hAnsi="Times New Roman" w:cs="Times New Roman"/>
            <w:b/>
            <w:bCs/>
          </w:rPr>
          <w:t>https://worldhealthorg.shinyapps.io/dengue_global/</w:t>
        </w:r>
        <w:r>
          <w:fldChar w:fldCharType="end"/>
        </w:r>
        <w:r w:rsidRPr="00115428">
          <w:rPr>
            <w:rFonts w:ascii="Times New Roman" w:hAnsi="Times New Roman" w:cs="Times New Roman"/>
            <w:b/>
            <w:bCs/>
          </w:rPr>
          <w:t xml:space="preserve"> ) </w:t>
        </w:r>
      </w:ins>
    </w:p>
    <w:p w14:paraId="58284880" w14:textId="56CB31D4" w:rsidR="00B95984" w:rsidRPr="00115428" w:rsidRDefault="004E1D4F" w:rsidP="00B95984">
      <w:pPr>
        <w:rPr>
          <w:ins w:id="9" w:author="Mohammad Nayeem Hasan" w:date="2025-04-30T00:46:00Z" w16du:dateUtc="2025-04-29T18:46:00Z"/>
          <w:rFonts w:ascii="Times New Roman" w:hAnsi="Times New Roman" w:cs="Times New Roman"/>
        </w:rPr>
      </w:pPr>
      <w:ins w:id="10" w:author="Mohammad Nayeem Hasan" w:date="2025-04-30T02:36:00Z" w16du:dateUtc="2025-04-29T20:36:00Z">
        <w:r>
          <w:rPr>
            <w:noProof/>
          </w:rPr>
          <w:drawing>
            <wp:inline distT="0" distB="0" distL="0" distR="0" wp14:anchorId="09A04591" wp14:editId="41AF7AC0">
              <wp:extent cx="5943600" cy="4457700"/>
              <wp:effectExtent l="0" t="0" r="0" b="0"/>
              <wp:docPr id="930384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ins>
    </w:p>
    <w:p w14:paraId="1C723F07" w14:textId="77777777" w:rsidR="00B95984" w:rsidRPr="00115428" w:rsidRDefault="00B95984" w:rsidP="00B95984">
      <w:pPr>
        <w:rPr>
          <w:ins w:id="11" w:author="Mohammad Nayeem Hasan" w:date="2025-04-30T00:46:00Z" w16du:dateUtc="2025-04-29T18:46:00Z"/>
          <w:rFonts w:ascii="Times New Roman" w:hAnsi="Times New Roman" w:cs="Times New Roman"/>
        </w:rPr>
      </w:pPr>
    </w:p>
    <w:p w14:paraId="2CE3C946" w14:textId="77777777" w:rsidR="00890463" w:rsidRPr="00115428" w:rsidRDefault="00890463" w:rsidP="00890463">
      <w:pPr>
        <w:rPr>
          <w:rFonts w:ascii="Times New Roman" w:hAnsi="Times New Roman" w:cs="Times New Roman"/>
          <w:b/>
          <w:bCs/>
        </w:rPr>
      </w:pPr>
    </w:p>
    <w:p w14:paraId="2FBF90AD" w14:textId="77777777" w:rsidR="00890463" w:rsidRDefault="00890463" w:rsidP="00143754">
      <w:pPr>
        <w:rPr>
          <w:rFonts w:ascii="Times New Roman" w:hAnsi="Times New Roman" w:cs="Times New Roman"/>
          <w:b/>
          <w:bCs/>
          <w:sz w:val="24"/>
          <w:szCs w:val="24"/>
        </w:rPr>
      </w:pPr>
    </w:p>
    <w:p w14:paraId="77BD18A9" w14:textId="77777777" w:rsidR="00890463" w:rsidRPr="0079412E" w:rsidRDefault="00890463" w:rsidP="00143754">
      <w:pPr>
        <w:rPr>
          <w:rFonts w:ascii="Times New Roman" w:hAnsi="Times New Roman" w:cs="Times New Roman"/>
          <w:b/>
          <w:bCs/>
          <w:sz w:val="24"/>
          <w:szCs w:val="24"/>
        </w:rPr>
      </w:pPr>
    </w:p>
    <w:p w14:paraId="2418DC7B" w14:textId="77777777" w:rsidR="003203B1" w:rsidRDefault="003203B1">
      <w:pPr>
        <w:rPr>
          <w:rFonts w:ascii="Times New Roman" w:hAnsi="Times New Roman" w:cs="Times New Roman"/>
          <w:b/>
          <w:bCs/>
          <w:sz w:val="24"/>
          <w:szCs w:val="24"/>
        </w:rPr>
      </w:pPr>
      <w:r>
        <w:rPr>
          <w:rFonts w:ascii="Times New Roman" w:hAnsi="Times New Roman" w:cs="Times New Roman"/>
          <w:b/>
          <w:bCs/>
          <w:sz w:val="24"/>
          <w:szCs w:val="24"/>
        </w:rPr>
        <w:br w:type="page"/>
      </w:r>
    </w:p>
    <w:p w14:paraId="00699687" w14:textId="741AADE9" w:rsidR="0079412E" w:rsidRPr="0079412E" w:rsidRDefault="0079412E" w:rsidP="0079412E">
      <w:pPr>
        <w:rPr>
          <w:rFonts w:ascii="Times New Roman" w:hAnsi="Times New Roman" w:cs="Times New Roman"/>
          <w:b/>
          <w:bCs/>
          <w:sz w:val="24"/>
          <w:szCs w:val="24"/>
        </w:rPr>
      </w:pPr>
      <w:r w:rsidRPr="0079412E">
        <w:rPr>
          <w:rFonts w:ascii="Times New Roman" w:hAnsi="Times New Roman" w:cs="Times New Roman"/>
          <w:b/>
          <w:bCs/>
          <w:sz w:val="24"/>
          <w:szCs w:val="24"/>
        </w:rPr>
        <w:lastRenderedPageBreak/>
        <w:t>Figure S</w:t>
      </w:r>
      <w:ins w:id="12" w:author="Mohammad Nayeem Hasan" w:date="2025-04-30T00:46:00Z" w16du:dateUtc="2025-04-29T18:46:00Z">
        <w:r w:rsidR="00A235F6">
          <w:rPr>
            <w:rFonts w:ascii="Times New Roman" w:hAnsi="Times New Roman" w:cs="Times New Roman"/>
            <w:b/>
            <w:bCs/>
            <w:sz w:val="24"/>
            <w:szCs w:val="24"/>
          </w:rPr>
          <w:t>4</w:t>
        </w:r>
      </w:ins>
      <w:del w:id="13" w:author="Mohammad Nayeem Hasan" w:date="2025-04-30T00:46:00Z" w16du:dateUtc="2025-04-29T18:46:00Z">
        <w:r w:rsidR="00593573" w:rsidDel="00A235F6">
          <w:rPr>
            <w:rFonts w:ascii="Times New Roman" w:hAnsi="Times New Roman" w:cs="Times New Roman"/>
            <w:b/>
            <w:bCs/>
            <w:sz w:val="24"/>
            <w:szCs w:val="24"/>
          </w:rPr>
          <w:delText>3</w:delText>
        </w:r>
      </w:del>
      <w:r w:rsidRPr="0079412E">
        <w:rPr>
          <w:rFonts w:ascii="Times New Roman" w:hAnsi="Times New Roman" w:cs="Times New Roman"/>
          <w:b/>
          <w:bCs/>
          <w:sz w:val="24"/>
          <w:szCs w:val="24"/>
        </w:rPr>
        <w:t>: Monthly Global dengue cases by hemisphere (Northern as red, Southern as green, and total as blue) for 2024. Data were collected from the WHO’s global dengue surveillance system (</w:t>
      </w:r>
      <w:hyperlink r:id="rId14" w:history="1">
        <w:r w:rsidRPr="0079412E">
          <w:rPr>
            <w:rStyle w:val="Hyperlink"/>
            <w:rFonts w:ascii="Times New Roman" w:hAnsi="Times New Roman" w:cs="Times New Roman"/>
            <w:b/>
            <w:bCs/>
            <w:sz w:val="24"/>
            <w:szCs w:val="24"/>
          </w:rPr>
          <w:t>https://worldhealthorg.shinyapps.io/dengue_global/</w:t>
        </w:r>
      </w:hyperlink>
      <w:r w:rsidRPr="0079412E">
        <w:rPr>
          <w:rFonts w:ascii="Times New Roman" w:hAnsi="Times New Roman" w:cs="Times New Roman"/>
          <w:b/>
          <w:bCs/>
          <w:sz w:val="24"/>
          <w:szCs w:val="24"/>
        </w:rPr>
        <w:t xml:space="preserve"> ) </w:t>
      </w:r>
    </w:p>
    <w:p w14:paraId="6DC06480" w14:textId="77777777" w:rsidR="0079412E" w:rsidRPr="0079412E" w:rsidRDefault="0079412E" w:rsidP="0079412E">
      <w:pPr>
        <w:rPr>
          <w:rFonts w:ascii="Times New Roman" w:hAnsi="Times New Roman" w:cs="Times New Roman"/>
          <w:b/>
          <w:bCs/>
          <w:sz w:val="24"/>
          <w:szCs w:val="24"/>
        </w:rPr>
      </w:pPr>
      <w:r w:rsidRPr="0079412E">
        <w:rPr>
          <w:rFonts w:ascii="Times New Roman" w:hAnsi="Times New Roman" w:cs="Times New Roman"/>
          <w:noProof/>
          <w:sz w:val="24"/>
          <w:szCs w:val="24"/>
        </w:rPr>
        <w:drawing>
          <wp:inline distT="0" distB="0" distL="0" distR="0" wp14:anchorId="23484A35" wp14:editId="275396E1">
            <wp:extent cx="5699052" cy="5699052"/>
            <wp:effectExtent l="0" t="0" r="0" b="0"/>
            <wp:docPr id="1138679368" name="Picture 2" descr="A graph of dengue ca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79368" name="Picture 2" descr="A graph of dengue cases&#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02259" cy="5702259"/>
                    </a:xfrm>
                    <a:prstGeom prst="rect">
                      <a:avLst/>
                    </a:prstGeom>
                    <a:noFill/>
                    <a:ln>
                      <a:noFill/>
                    </a:ln>
                  </pic:spPr>
                </pic:pic>
              </a:graphicData>
            </a:graphic>
          </wp:inline>
        </w:drawing>
      </w:r>
    </w:p>
    <w:p w14:paraId="12512097" w14:textId="77777777" w:rsidR="0079412E" w:rsidRDefault="0079412E" w:rsidP="0079412E">
      <w:pPr>
        <w:tabs>
          <w:tab w:val="left" w:pos="1395"/>
        </w:tabs>
        <w:rPr>
          <w:rFonts w:ascii="Times New Roman" w:hAnsi="Times New Roman" w:cs="Times New Roman"/>
          <w:noProof/>
          <w:sz w:val="24"/>
          <w:szCs w:val="24"/>
        </w:rPr>
      </w:pPr>
    </w:p>
    <w:p w14:paraId="060B869C" w14:textId="77777777" w:rsidR="0079412E" w:rsidRDefault="0079412E" w:rsidP="0079412E">
      <w:pPr>
        <w:rPr>
          <w:rFonts w:ascii="Times New Roman" w:hAnsi="Times New Roman" w:cs="Times New Roman"/>
          <w:b/>
          <w:bCs/>
          <w:sz w:val="24"/>
          <w:szCs w:val="24"/>
        </w:rPr>
        <w:sectPr w:rsidR="0079412E">
          <w:footerReference w:type="default" r:id="rId16"/>
          <w:pgSz w:w="12240" w:h="15840"/>
          <w:pgMar w:top="1440" w:right="1440" w:bottom="1440" w:left="1440" w:header="720" w:footer="720" w:gutter="0"/>
          <w:cols w:space="720"/>
          <w:docGrid w:linePitch="360"/>
        </w:sectPr>
      </w:pPr>
    </w:p>
    <w:p w14:paraId="4F123AB2" w14:textId="7386FC1D" w:rsidR="0079412E" w:rsidRPr="00540856" w:rsidRDefault="0079412E" w:rsidP="0079412E">
      <w:pPr>
        <w:rPr>
          <w:rFonts w:ascii="Times New Roman" w:hAnsi="Times New Roman" w:cs="Times New Roman"/>
          <w:b/>
          <w:bCs/>
          <w:sz w:val="24"/>
          <w:szCs w:val="24"/>
        </w:rPr>
      </w:pPr>
      <w:r w:rsidRPr="0079412E">
        <w:rPr>
          <w:rFonts w:ascii="Times New Roman" w:hAnsi="Times New Roman" w:cs="Times New Roman"/>
          <w:b/>
          <w:bCs/>
          <w:sz w:val="24"/>
          <w:szCs w:val="24"/>
        </w:rPr>
        <w:lastRenderedPageBreak/>
        <w:t>Table S</w:t>
      </w:r>
      <w:r w:rsidR="00593573">
        <w:rPr>
          <w:rFonts w:ascii="Times New Roman" w:hAnsi="Times New Roman" w:cs="Times New Roman"/>
          <w:b/>
          <w:bCs/>
          <w:sz w:val="24"/>
          <w:szCs w:val="24"/>
        </w:rPr>
        <w:t>1</w:t>
      </w:r>
      <w:r w:rsidRPr="0079412E">
        <w:rPr>
          <w:rFonts w:ascii="Times New Roman" w:hAnsi="Times New Roman" w:cs="Times New Roman"/>
          <w:b/>
          <w:bCs/>
          <w:sz w:val="24"/>
          <w:szCs w:val="24"/>
        </w:rPr>
        <w:t>: Worldwide dengue cases and deaths in 2024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6"/>
        <w:gridCol w:w="3184"/>
        <w:gridCol w:w="1563"/>
        <w:gridCol w:w="1118"/>
        <w:gridCol w:w="880"/>
        <w:gridCol w:w="1061"/>
        <w:gridCol w:w="1155"/>
        <w:gridCol w:w="723"/>
      </w:tblGrid>
      <w:tr w:rsidR="00540856" w:rsidRPr="0079412E" w14:paraId="5917C32F" w14:textId="77777777" w:rsidTr="00540856">
        <w:trPr>
          <w:trHeight w:val="300"/>
        </w:trPr>
        <w:tc>
          <w:tcPr>
            <w:tcW w:w="1284" w:type="pct"/>
            <w:shd w:val="clear" w:color="auto" w:fill="auto"/>
            <w:noWrap/>
            <w:vAlign w:val="center"/>
            <w:hideMark/>
          </w:tcPr>
          <w:p w14:paraId="09629848" w14:textId="77777777" w:rsidR="0079412E" w:rsidRPr="0079412E" w:rsidRDefault="0079412E" w:rsidP="00D74280">
            <w:pPr>
              <w:spacing w:after="0" w:line="240" w:lineRule="auto"/>
              <w:jc w:val="center"/>
              <w:rPr>
                <w:rFonts w:ascii="Times New Roman" w:eastAsia="Times New Roman" w:hAnsi="Times New Roman" w:cs="Times New Roman"/>
                <w:b/>
                <w:bCs/>
                <w:color w:val="000000"/>
                <w:kern w:val="0"/>
                <w:sz w:val="24"/>
                <w:szCs w:val="24"/>
                <w14:ligatures w14:val="none"/>
              </w:rPr>
            </w:pPr>
            <w:r w:rsidRPr="0079412E">
              <w:rPr>
                <w:rFonts w:ascii="Times New Roman" w:eastAsia="Times New Roman" w:hAnsi="Times New Roman" w:cs="Times New Roman"/>
                <w:b/>
                <w:bCs/>
                <w:color w:val="000000"/>
                <w:kern w:val="0"/>
                <w:sz w:val="24"/>
                <w:szCs w:val="24"/>
                <w14:ligatures w14:val="none"/>
              </w:rPr>
              <w:t>Country</w:t>
            </w:r>
          </w:p>
        </w:tc>
        <w:tc>
          <w:tcPr>
            <w:tcW w:w="1168" w:type="pct"/>
            <w:shd w:val="clear" w:color="auto" w:fill="auto"/>
            <w:noWrap/>
            <w:vAlign w:val="center"/>
            <w:hideMark/>
          </w:tcPr>
          <w:p w14:paraId="2678BEED" w14:textId="77777777" w:rsidR="0079412E" w:rsidRPr="0079412E" w:rsidRDefault="0079412E" w:rsidP="00D74280">
            <w:pPr>
              <w:spacing w:after="0" w:line="240" w:lineRule="auto"/>
              <w:jc w:val="center"/>
              <w:rPr>
                <w:rFonts w:ascii="Times New Roman" w:eastAsia="Times New Roman" w:hAnsi="Times New Roman" w:cs="Times New Roman"/>
                <w:b/>
                <w:bCs/>
                <w:color w:val="000000"/>
                <w:kern w:val="0"/>
                <w:sz w:val="24"/>
                <w:szCs w:val="24"/>
                <w14:ligatures w14:val="none"/>
              </w:rPr>
            </w:pPr>
            <w:r w:rsidRPr="0079412E">
              <w:rPr>
                <w:rFonts w:ascii="Times New Roman" w:eastAsia="Times New Roman" w:hAnsi="Times New Roman" w:cs="Times New Roman"/>
                <w:b/>
                <w:bCs/>
                <w:color w:val="000000"/>
                <w:kern w:val="0"/>
                <w:sz w:val="24"/>
                <w:szCs w:val="24"/>
                <w14:ligatures w14:val="none"/>
              </w:rPr>
              <w:t>WHO Region</w:t>
            </w:r>
          </w:p>
        </w:tc>
        <w:tc>
          <w:tcPr>
            <w:tcW w:w="614" w:type="pct"/>
            <w:shd w:val="clear" w:color="auto" w:fill="auto"/>
            <w:noWrap/>
            <w:vAlign w:val="center"/>
            <w:hideMark/>
          </w:tcPr>
          <w:p w14:paraId="0141497E" w14:textId="77777777" w:rsidR="0079412E" w:rsidRPr="0079412E" w:rsidRDefault="0079412E" w:rsidP="00D74280">
            <w:pPr>
              <w:spacing w:after="0" w:line="240" w:lineRule="auto"/>
              <w:jc w:val="center"/>
              <w:rPr>
                <w:rFonts w:ascii="Times New Roman" w:eastAsia="Times New Roman" w:hAnsi="Times New Roman" w:cs="Times New Roman"/>
                <w:b/>
                <w:bCs/>
                <w:color w:val="000000"/>
                <w:kern w:val="0"/>
                <w:sz w:val="24"/>
                <w:szCs w:val="24"/>
                <w14:ligatures w14:val="none"/>
              </w:rPr>
            </w:pPr>
            <w:r w:rsidRPr="0079412E">
              <w:rPr>
                <w:rFonts w:ascii="Times New Roman" w:eastAsia="Times New Roman" w:hAnsi="Times New Roman" w:cs="Times New Roman"/>
                <w:b/>
                <w:bCs/>
                <w:color w:val="000000"/>
                <w:kern w:val="0"/>
                <w:sz w:val="24"/>
                <w:szCs w:val="24"/>
                <w14:ligatures w14:val="none"/>
              </w:rPr>
              <w:t>Continents</w:t>
            </w:r>
          </w:p>
        </w:tc>
        <w:tc>
          <w:tcPr>
            <w:tcW w:w="438" w:type="pct"/>
            <w:shd w:val="clear" w:color="auto" w:fill="auto"/>
            <w:noWrap/>
            <w:vAlign w:val="center"/>
            <w:hideMark/>
          </w:tcPr>
          <w:p w14:paraId="40AD0D83" w14:textId="77777777" w:rsidR="0079412E" w:rsidRPr="0079412E" w:rsidRDefault="0079412E" w:rsidP="00D74280">
            <w:pPr>
              <w:spacing w:after="0" w:line="240" w:lineRule="auto"/>
              <w:jc w:val="center"/>
              <w:rPr>
                <w:rFonts w:ascii="Times New Roman" w:eastAsia="Times New Roman" w:hAnsi="Times New Roman" w:cs="Times New Roman"/>
                <w:b/>
                <w:bCs/>
                <w:color w:val="000000"/>
                <w:kern w:val="0"/>
                <w:sz w:val="24"/>
                <w:szCs w:val="24"/>
                <w14:ligatures w14:val="none"/>
              </w:rPr>
            </w:pPr>
            <w:r w:rsidRPr="0079412E">
              <w:rPr>
                <w:rFonts w:ascii="Times New Roman" w:eastAsia="Times New Roman" w:hAnsi="Times New Roman" w:cs="Times New Roman"/>
                <w:b/>
                <w:bCs/>
                <w:color w:val="000000"/>
                <w:kern w:val="0"/>
                <w:sz w:val="24"/>
                <w:szCs w:val="24"/>
                <w14:ligatures w14:val="none"/>
              </w:rPr>
              <w:t>Cases</w:t>
            </w:r>
          </w:p>
        </w:tc>
        <w:tc>
          <w:tcPr>
            <w:tcW w:w="345" w:type="pct"/>
            <w:shd w:val="clear" w:color="auto" w:fill="auto"/>
            <w:noWrap/>
            <w:vAlign w:val="center"/>
            <w:hideMark/>
          </w:tcPr>
          <w:p w14:paraId="49EC30E8" w14:textId="77777777" w:rsidR="0079412E" w:rsidRPr="0079412E" w:rsidRDefault="0079412E" w:rsidP="00D74280">
            <w:pPr>
              <w:spacing w:after="0" w:line="240" w:lineRule="auto"/>
              <w:jc w:val="center"/>
              <w:rPr>
                <w:rFonts w:ascii="Times New Roman" w:eastAsia="Times New Roman" w:hAnsi="Times New Roman" w:cs="Times New Roman"/>
                <w:b/>
                <w:bCs/>
                <w:color w:val="000000"/>
                <w:kern w:val="0"/>
                <w:sz w:val="24"/>
                <w:szCs w:val="24"/>
                <w14:ligatures w14:val="none"/>
              </w:rPr>
            </w:pPr>
            <w:r w:rsidRPr="0079412E">
              <w:rPr>
                <w:rFonts w:ascii="Times New Roman" w:eastAsia="Times New Roman" w:hAnsi="Times New Roman" w:cs="Times New Roman"/>
                <w:b/>
                <w:bCs/>
                <w:color w:val="000000"/>
                <w:kern w:val="0"/>
                <w:sz w:val="24"/>
                <w:szCs w:val="24"/>
                <w14:ligatures w14:val="none"/>
              </w:rPr>
              <w:t>Deaths</w:t>
            </w:r>
          </w:p>
        </w:tc>
        <w:tc>
          <w:tcPr>
            <w:tcW w:w="416" w:type="pct"/>
            <w:shd w:val="clear" w:color="auto" w:fill="auto"/>
            <w:noWrap/>
            <w:vAlign w:val="center"/>
            <w:hideMark/>
          </w:tcPr>
          <w:p w14:paraId="051D232E" w14:textId="77777777" w:rsidR="0079412E" w:rsidRPr="0079412E" w:rsidRDefault="0079412E" w:rsidP="00D74280">
            <w:pPr>
              <w:spacing w:after="0" w:line="240" w:lineRule="auto"/>
              <w:jc w:val="center"/>
              <w:rPr>
                <w:rFonts w:ascii="Times New Roman" w:eastAsia="Times New Roman" w:hAnsi="Times New Roman" w:cs="Times New Roman"/>
                <w:b/>
                <w:bCs/>
                <w:color w:val="000000"/>
                <w:kern w:val="0"/>
                <w:sz w:val="24"/>
                <w:szCs w:val="24"/>
                <w14:ligatures w14:val="none"/>
              </w:rPr>
            </w:pPr>
            <w:r w:rsidRPr="0079412E">
              <w:rPr>
                <w:rFonts w:ascii="Times New Roman" w:eastAsia="Times New Roman" w:hAnsi="Times New Roman" w:cs="Times New Roman"/>
                <w:b/>
                <w:bCs/>
                <w:color w:val="000000"/>
                <w:kern w:val="0"/>
                <w:sz w:val="24"/>
                <w:szCs w:val="24"/>
                <w14:ligatures w14:val="none"/>
              </w:rPr>
              <w:t>Cases/M</w:t>
            </w:r>
          </w:p>
        </w:tc>
        <w:tc>
          <w:tcPr>
            <w:tcW w:w="453" w:type="pct"/>
            <w:shd w:val="clear" w:color="auto" w:fill="auto"/>
            <w:noWrap/>
            <w:vAlign w:val="center"/>
            <w:hideMark/>
          </w:tcPr>
          <w:p w14:paraId="49DB4898" w14:textId="77777777" w:rsidR="0079412E" w:rsidRPr="0079412E" w:rsidRDefault="0079412E" w:rsidP="00D74280">
            <w:pPr>
              <w:spacing w:after="0" w:line="240" w:lineRule="auto"/>
              <w:jc w:val="center"/>
              <w:rPr>
                <w:rFonts w:ascii="Times New Roman" w:eastAsia="Times New Roman" w:hAnsi="Times New Roman" w:cs="Times New Roman"/>
                <w:b/>
                <w:bCs/>
                <w:color w:val="000000"/>
                <w:kern w:val="0"/>
                <w:sz w:val="24"/>
                <w:szCs w:val="24"/>
                <w14:ligatures w14:val="none"/>
              </w:rPr>
            </w:pPr>
            <w:r w:rsidRPr="0079412E">
              <w:rPr>
                <w:rFonts w:ascii="Times New Roman" w:eastAsia="Times New Roman" w:hAnsi="Times New Roman" w:cs="Times New Roman"/>
                <w:b/>
                <w:bCs/>
                <w:color w:val="000000"/>
                <w:kern w:val="0"/>
                <w:sz w:val="24"/>
                <w:szCs w:val="24"/>
                <w14:ligatures w14:val="none"/>
              </w:rPr>
              <w:t>Deaths/M</w:t>
            </w:r>
          </w:p>
        </w:tc>
        <w:tc>
          <w:tcPr>
            <w:tcW w:w="283" w:type="pct"/>
          </w:tcPr>
          <w:p w14:paraId="7C7CC17D" w14:textId="77777777" w:rsidR="0079412E" w:rsidRPr="0079412E" w:rsidRDefault="0079412E" w:rsidP="00D74280">
            <w:pPr>
              <w:spacing w:after="0" w:line="240" w:lineRule="auto"/>
              <w:jc w:val="center"/>
              <w:rPr>
                <w:rFonts w:ascii="Times New Roman" w:eastAsia="Times New Roman" w:hAnsi="Times New Roman" w:cs="Times New Roman"/>
                <w:b/>
                <w:bCs/>
                <w:color w:val="000000"/>
                <w:kern w:val="0"/>
                <w:sz w:val="24"/>
                <w:szCs w:val="24"/>
                <w14:ligatures w14:val="none"/>
              </w:rPr>
            </w:pPr>
            <w:r w:rsidRPr="0079412E">
              <w:rPr>
                <w:rFonts w:ascii="Times New Roman" w:eastAsia="Times New Roman" w:hAnsi="Times New Roman" w:cs="Times New Roman"/>
                <w:b/>
                <w:bCs/>
                <w:color w:val="000000"/>
                <w:kern w:val="0"/>
                <w:sz w:val="24"/>
                <w:szCs w:val="24"/>
                <w14:ligatures w14:val="none"/>
              </w:rPr>
              <w:t>CFR (%)</w:t>
            </w:r>
          </w:p>
        </w:tc>
      </w:tr>
      <w:tr w:rsidR="00540856" w:rsidRPr="0079412E" w14:paraId="19ADC72B" w14:textId="77777777" w:rsidTr="00540856">
        <w:trPr>
          <w:trHeight w:val="300"/>
        </w:trPr>
        <w:tc>
          <w:tcPr>
            <w:tcW w:w="1284" w:type="pct"/>
            <w:shd w:val="clear" w:color="auto" w:fill="auto"/>
            <w:noWrap/>
            <w:vAlign w:val="bottom"/>
            <w:hideMark/>
          </w:tcPr>
          <w:p w14:paraId="7FA7B5C4"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Afghanistan</w:t>
            </w:r>
          </w:p>
        </w:tc>
        <w:tc>
          <w:tcPr>
            <w:tcW w:w="1168" w:type="pct"/>
            <w:shd w:val="clear" w:color="auto" w:fill="auto"/>
            <w:noWrap/>
            <w:vAlign w:val="bottom"/>
            <w:hideMark/>
          </w:tcPr>
          <w:p w14:paraId="5FF51C48"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Eastern Mediterranean Region</w:t>
            </w:r>
          </w:p>
        </w:tc>
        <w:tc>
          <w:tcPr>
            <w:tcW w:w="614" w:type="pct"/>
            <w:shd w:val="clear" w:color="auto" w:fill="auto"/>
            <w:noWrap/>
            <w:vAlign w:val="bottom"/>
            <w:hideMark/>
          </w:tcPr>
          <w:p w14:paraId="594AEE91"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Asia</w:t>
            </w:r>
          </w:p>
        </w:tc>
        <w:tc>
          <w:tcPr>
            <w:tcW w:w="438" w:type="pct"/>
            <w:shd w:val="clear" w:color="auto" w:fill="auto"/>
            <w:noWrap/>
            <w:vAlign w:val="bottom"/>
            <w:hideMark/>
          </w:tcPr>
          <w:p w14:paraId="2AAF068C"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4722</w:t>
            </w:r>
          </w:p>
        </w:tc>
        <w:tc>
          <w:tcPr>
            <w:tcW w:w="345" w:type="pct"/>
            <w:shd w:val="clear" w:color="auto" w:fill="auto"/>
            <w:noWrap/>
            <w:vAlign w:val="bottom"/>
            <w:hideMark/>
          </w:tcPr>
          <w:p w14:paraId="179AE27B"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w:t>
            </w:r>
          </w:p>
        </w:tc>
        <w:tc>
          <w:tcPr>
            <w:tcW w:w="416" w:type="pct"/>
            <w:shd w:val="clear" w:color="auto" w:fill="auto"/>
            <w:noWrap/>
            <w:vAlign w:val="bottom"/>
            <w:hideMark/>
          </w:tcPr>
          <w:p w14:paraId="2BEF5650" w14:textId="377E3501"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117.7</w:t>
            </w:r>
            <w:r>
              <w:rPr>
                <w:rFonts w:ascii="Times New Roman" w:hAnsi="Times New Roman" w:cs="Times New Roman"/>
                <w:color w:val="000000"/>
                <w:sz w:val="24"/>
                <w:szCs w:val="24"/>
              </w:rPr>
              <w:t>6</w:t>
            </w:r>
          </w:p>
        </w:tc>
        <w:tc>
          <w:tcPr>
            <w:tcW w:w="453" w:type="pct"/>
            <w:shd w:val="clear" w:color="auto" w:fill="auto"/>
            <w:noWrap/>
            <w:vAlign w:val="bottom"/>
            <w:hideMark/>
          </w:tcPr>
          <w:p w14:paraId="17CEF56F" w14:textId="15784506"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w:t>
            </w:r>
            <w:r w:rsidR="00540856">
              <w:rPr>
                <w:rFonts w:ascii="Times New Roman" w:hAnsi="Times New Roman" w:cs="Times New Roman"/>
                <w:color w:val="000000"/>
                <w:sz w:val="24"/>
                <w:szCs w:val="24"/>
              </w:rPr>
              <w:t>5</w:t>
            </w:r>
          </w:p>
        </w:tc>
        <w:tc>
          <w:tcPr>
            <w:tcW w:w="283" w:type="pct"/>
            <w:vAlign w:val="bottom"/>
          </w:tcPr>
          <w:p w14:paraId="79AA69E7"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0.04</w:t>
            </w:r>
          </w:p>
        </w:tc>
      </w:tr>
      <w:tr w:rsidR="00540856" w:rsidRPr="0079412E" w14:paraId="3A61B905" w14:textId="77777777" w:rsidTr="00540856">
        <w:trPr>
          <w:trHeight w:val="300"/>
        </w:trPr>
        <w:tc>
          <w:tcPr>
            <w:tcW w:w="1284" w:type="pct"/>
            <w:shd w:val="clear" w:color="auto" w:fill="auto"/>
            <w:noWrap/>
            <w:vAlign w:val="bottom"/>
            <w:hideMark/>
          </w:tcPr>
          <w:p w14:paraId="3ABE8707"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Angola</w:t>
            </w:r>
          </w:p>
        </w:tc>
        <w:tc>
          <w:tcPr>
            <w:tcW w:w="1168" w:type="pct"/>
            <w:shd w:val="clear" w:color="auto" w:fill="auto"/>
            <w:noWrap/>
            <w:vAlign w:val="bottom"/>
            <w:hideMark/>
          </w:tcPr>
          <w:p w14:paraId="3A4ED92E"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African Region</w:t>
            </w:r>
          </w:p>
        </w:tc>
        <w:tc>
          <w:tcPr>
            <w:tcW w:w="614" w:type="pct"/>
            <w:shd w:val="clear" w:color="auto" w:fill="auto"/>
            <w:noWrap/>
            <w:vAlign w:val="bottom"/>
            <w:hideMark/>
          </w:tcPr>
          <w:p w14:paraId="7DEE980B"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w:t>
            </w:r>
          </w:p>
        </w:tc>
        <w:tc>
          <w:tcPr>
            <w:tcW w:w="438" w:type="pct"/>
            <w:shd w:val="clear" w:color="auto" w:fill="auto"/>
            <w:noWrap/>
            <w:vAlign w:val="bottom"/>
            <w:hideMark/>
          </w:tcPr>
          <w:p w14:paraId="454BD223"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86</w:t>
            </w:r>
          </w:p>
        </w:tc>
        <w:tc>
          <w:tcPr>
            <w:tcW w:w="345" w:type="pct"/>
            <w:shd w:val="clear" w:color="auto" w:fill="auto"/>
            <w:noWrap/>
            <w:vAlign w:val="bottom"/>
            <w:hideMark/>
          </w:tcPr>
          <w:p w14:paraId="08C9512D"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w:t>
            </w:r>
          </w:p>
        </w:tc>
        <w:tc>
          <w:tcPr>
            <w:tcW w:w="416" w:type="pct"/>
            <w:shd w:val="clear" w:color="auto" w:fill="auto"/>
            <w:noWrap/>
            <w:vAlign w:val="bottom"/>
            <w:hideMark/>
          </w:tcPr>
          <w:p w14:paraId="2E3BD143" w14:textId="703762FA"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2.49</w:t>
            </w:r>
          </w:p>
        </w:tc>
        <w:tc>
          <w:tcPr>
            <w:tcW w:w="453" w:type="pct"/>
            <w:shd w:val="clear" w:color="auto" w:fill="auto"/>
            <w:noWrap/>
            <w:vAlign w:val="bottom"/>
            <w:hideMark/>
          </w:tcPr>
          <w:p w14:paraId="47D7CDBB" w14:textId="7C83D22F"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w:t>
            </w:r>
            <w:r w:rsidR="00540856">
              <w:rPr>
                <w:rFonts w:ascii="Times New Roman" w:hAnsi="Times New Roman" w:cs="Times New Roman"/>
                <w:color w:val="000000"/>
                <w:sz w:val="24"/>
                <w:szCs w:val="24"/>
              </w:rPr>
              <w:t>3</w:t>
            </w:r>
          </w:p>
        </w:tc>
        <w:tc>
          <w:tcPr>
            <w:tcW w:w="283" w:type="pct"/>
            <w:vAlign w:val="bottom"/>
          </w:tcPr>
          <w:p w14:paraId="3CFC6955"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1.16</w:t>
            </w:r>
          </w:p>
        </w:tc>
      </w:tr>
      <w:tr w:rsidR="00540856" w:rsidRPr="0079412E" w14:paraId="7F4B7C67" w14:textId="77777777" w:rsidTr="00540856">
        <w:trPr>
          <w:trHeight w:val="300"/>
        </w:trPr>
        <w:tc>
          <w:tcPr>
            <w:tcW w:w="1284" w:type="pct"/>
            <w:shd w:val="clear" w:color="auto" w:fill="auto"/>
            <w:noWrap/>
            <w:vAlign w:val="bottom"/>
            <w:hideMark/>
          </w:tcPr>
          <w:p w14:paraId="5203D82C"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Anguilla</w:t>
            </w:r>
          </w:p>
        </w:tc>
        <w:tc>
          <w:tcPr>
            <w:tcW w:w="1168" w:type="pct"/>
            <w:shd w:val="clear" w:color="auto" w:fill="auto"/>
            <w:noWrap/>
            <w:vAlign w:val="bottom"/>
            <w:hideMark/>
          </w:tcPr>
          <w:p w14:paraId="7888E447"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Region of the Americas</w:t>
            </w:r>
          </w:p>
        </w:tc>
        <w:tc>
          <w:tcPr>
            <w:tcW w:w="614" w:type="pct"/>
            <w:shd w:val="clear" w:color="auto" w:fill="auto"/>
            <w:noWrap/>
            <w:vAlign w:val="bottom"/>
            <w:hideMark/>
          </w:tcPr>
          <w:p w14:paraId="36AA5EE5"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438" w:type="pct"/>
            <w:shd w:val="clear" w:color="auto" w:fill="auto"/>
            <w:noWrap/>
            <w:vAlign w:val="bottom"/>
            <w:hideMark/>
          </w:tcPr>
          <w:p w14:paraId="41074EA2"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5</w:t>
            </w:r>
          </w:p>
        </w:tc>
        <w:tc>
          <w:tcPr>
            <w:tcW w:w="345" w:type="pct"/>
            <w:shd w:val="clear" w:color="auto" w:fill="auto"/>
            <w:noWrap/>
            <w:vAlign w:val="bottom"/>
            <w:hideMark/>
          </w:tcPr>
          <w:p w14:paraId="506075B7"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1F90D7A8" w14:textId="1B83A016"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317.</w:t>
            </w:r>
            <w:r>
              <w:rPr>
                <w:rFonts w:ascii="Times New Roman" w:hAnsi="Times New Roman" w:cs="Times New Roman"/>
                <w:color w:val="000000"/>
                <w:sz w:val="24"/>
                <w:szCs w:val="24"/>
              </w:rPr>
              <w:t>40</w:t>
            </w:r>
          </w:p>
        </w:tc>
        <w:tc>
          <w:tcPr>
            <w:tcW w:w="453" w:type="pct"/>
            <w:shd w:val="clear" w:color="auto" w:fill="auto"/>
            <w:noWrap/>
            <w:vAlign w:val="bottom"/>
            <w:hideMark/>
          </w:tcPr>
          <w:p w14:paraId="12AE0A45"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39CCC26C"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18D07D54" w14:textId="77777777" w:rsidTr="00540856">
        <w:trPr>
          <w:trHeight w:val="300"/>
        </w:trPr>
        <w:tc>
          <w:tcPr>
            <w:tcW w:w="1284" w:type="pct"/>
            <w:shd w:val="clear" w:color="auto" w:fill="auto"/>
            <w:noWrap/>
            <w:vAlign w:val="bottom"/>
            <w:hideMark/>
          </w:tcPr>
          <w:p w14:paraId="0DF06D16"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Antigua</w:t>
            </w:r>
          </w:p>
        </w:tc>
        <w:tc>
          <w:tcPr>
            <w:tcW w:w="1168" w:type="pct"/>
            <w:shd w:val="clear" w:color="auto" w:fill="auto"/>
            <w:noWrap/>
            <w:vAlign w:val="bottom"/>
            <w:hideMark/>
          </w:tcPr>
          <w:p w14:paraId="5B95AD99"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Region of the Americas</w:t>
            </w:r>
          </w:p>
        </w:tc>
        <w:tc>
          <w:tcPr>
            <w:tcW w:w="614" w:type="pct"/>
            <w:shd w:val="clear" w:color="auto" w:fill="auto"/>
            <w:noWrap/>
            <w:vAlign w:val="bottom"/>
            <w:hideMark/>
          </w:tcPr>
          <w:p w14:paraId="1831A0CC"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438" w:type="pct"/>
            <w:shd w:val="clear" w:color="auto" w:fill="auto"/>
            <w:noWrap/>
            <w:vAlign w:val="bottom"/>
            <w:hideMark/>
          </w:tcPr>
          <w:p w14:paraId="42F28042"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169</w:t>
            </w:r>
          </w:p>
        </w:tc>
        <w:tc>
          <w:tcPr>
            <w:tcW w:w="345" w:type="pct"/>
            <w:shd w:val="clear" w:color="auto" w:fill="auto"/>
            <w:noWrap/>
            <w:vAlign w:val="bottom"/>
            <w:hideMark/>
          </w:tcPr>
          <w:p w14:paraId="6C2F4F1F"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6DFB4EB9" w14:textId="7BCBCADF"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1812.9</w:t>
            </w:r>
            <w:r>
              <w:rPr>
                <w:rFonts w:ascii="Times New Roman" w:hAnsi="Times New Roman" w:cs="Times New Roman"/>
                <w:color w:val="000000"/>
                <w:sz w:val="24"/>
                <w:szCs w:val="24"/>
              </w:rPr>
              <w:t>4</w:t>
            </w:r>
          </w:p>
        </w:tc>
        <w:tc>
          <w:tcPr>
            <w:tcW w:w="453" w:type="pct"/>
            <w:shd w:val="clear" w:color="auto" w:fill="auto"/>
            <w:noWrap/>
            <w:vAlign w:val="bottom"/>
            <w:hideMark/>
          </w:tcPr>
          <w:p w14:paraId="5D07EFCA"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1486F778"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28CDF598" w14:textId="77777777" w:rsidTr="00540856">
        <w:trPr>
          <w:trHeight w:val="300"/>
        </w:trPr>
        <w:tc>
          <w:tcPr>
            <w:tcW w:w="1284" w:type="pct"/>
            <w:shd w:val="clear" w:color="auto" w:fill="auto"/>
            <w:noWrap/>
            <w:vAlign w:val="bottom"/>
            <w:hideMark/>
          </w:tcPr>
          <w:p w14:paraId="1164C4FA"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Argentina</w:t>
            </w:r>
          </w:p>
        </w:tc>
        <w:tc>
          <w:tcPr>
            <w:tcW w:w="1168" w:type="pct"/>
            <w:shd w:val="clear" w:color="auto" w:fill="auto"/>
            <w:noWrap/>
            <w:vAlign w:val="bottom"/>
            <w:hideMark/>
          </w:tcPr>
          <w:p w14:paraId="61E56CE8"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Region of the Americas</w:t>
            </w:r>
          </w:p>
        </w:tc>
        <w:tc>
          <w:tcPr>
            <w:tcW w:w="614" w:type="pct"/>
            <w:shd w:val="clear" w:color="auto" w:fill="auto"/>
            <w:noWrap/>
            <w:vAlign w:val="bottom"/>
            <w:hideMark/>
          </w:tcPr>
          <w:p w14:paraId="398FE210"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South America</w:t>
            </w:r>
          </w:p>
        </w:tc>
        <w:tc>
          <w:tcPr>
            <w:tcW w:w="438" w:type="pct"/>
            <w:shd w:val="clear" w:color="auto" w:fill="auto"/>
            <w:noWrap/>
            <w:vAlign w:val="bottom"/>
            <w:hideMark/>
          </w:tcPr>
          <w:p w14:paraId="5FE05B39"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581559</w:t>
            </w:r>
          </w:p>
        </w:tc>
        <w:tc>
          <w:tcPr>
            <w:tcW w:w="345" w:type="pct"/>
            <w:shd w:val="clear" w:color="auto" w:fill="auto"/>
            <w:noWrap/>
            <w:vAlign w:val="bottom"/>
            <w:hideMark/>
          </w:tcPr>
          <w:p w14:paraId="3D188AA0"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408</w:t>
            </w:r>
          </w:p>
        </w:tc>
        <w:tc>
          <w:tcPr>
            <w:tcW w:w="416" w:type="pct"/>
            <w:shd w:val="clear" w:color="auto" w:fill="auto"/>
            <w:noWrap/>
            <w:vAlign w:val="bottom"/>
            <w:hideMark/>
          </w:tcPr>
          <w:p w14:paraId="718AEBB2"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12844.53</w:t>
            </w:r>
          </w:p>
        </w:tc>
        <w:tc>
          <w:tcPr>
            <w:tcW w:w="453" w:type="pct"/>
            <w:shd w:val="clear" w:color="auto" w:fill="auto"/>
            <w:noWrap/>
            <w:vAlign w:val="bottom"/>
            <w:hideMark/>
          </w:tcPr>
          <w:p w14:paraId="7981081E" w14:textId="193DE1C3"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9.01</w:t>
            </w:r>
          </w:p>
        </w:tc>
        <w:tc>
          <w:tcPr>
            <w:tcW w:w="283" w:type="pct"/>
            <w:vAlign w:val="bottom"/>
          </w:tcPr>
          <w:p w14:paraId="66215BDC"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0.07</w:t>
            </w:r>
          </w:p>
        </w:tc>
      </w:tr>
      <w:tr w:rsidR="00540856" w:rsidRPr="0079412E" w14:paraId="41BFCD55" w14:textId="77777777" w:rsidTr="00540856">
        <w:trPr>
          <w:trHeight w:val="300"/>
        </w:trPr>
        <w:tc>
          <w:tcPr>
            <w:tcW w:w="1284" w:type="pct"/>
            <w:shd w:val="clear" w:color="auto" w:fill="auto"/>
            <w:noWrap/>
            <w:vAlign w:val="bottom"/>
            <w:hideMark/>
          </w:tcPr>
          <w:p w14:paraId="00538690"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Aruba</w:t>
            </w:r>
          </w:p>
        </w:tc>
        <w:tc>
          <w:tcPr>
            <w:tcW w:w="1168" w:type="pct"/>
            <w:shd w:val="clear" w:color="auto" w:fill="auto"/>
            <w:noWrap/>
            <w:vAlign w:val="bottom"/>
            <w:hideMark/>
          </w:tcPr>
          <w:p w14:paraId="1F5DFA96"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Region of the Americas</w:t>
            </w:r>
          </w:p>
        </w:tc>
        <w:tc>
          <w:tcPr>
            <w:tcW w:w="614" w:type="pct"/>
            <w:shd w:val="clear" w:color="auto" w:fill="auto"/>
            <w:noWrap/>
            <w:vAlign w:val="bottom"/>
            <w:hideMark/>
          </w:tcPr>
          <w:p w14:paraId="73630FC7"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South America</w:t>
            </w:r>
          </w:p>
        </w:tc>
        <w:tc>
          <w:tcPr>
            <w:tcW w:w="438" w:type="pct"/>
            <w:shd w:val="clear" w:color="auto" w:fill="auto"/>
            <w:noWrap/>
            <w:vAlign w:val="bottom"/>
            <w:hideMark/>
          </w:tcPr>
          <w:p w14:paraId="3A6131DD"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88</w:t>
            </w:r>
          </w:p>
        </w:tc>
        <w:tc>
          <w:tcPr>
            <w:tcW w:w="345" w:type="pct"/>
            <w:shd w:val="clear" w:color="auto" w:fill="auto"/>
            <w:noWrap/>
            <w:vAlign w:val="bottom"/>
            <w:hideMark/>
          </w:tcPr>
          <w:p w14:paraId="3DC2CCC4"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7536611A" w14:textId="386B3198"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826.00</w:t>
            </w:r>
          </w:p>
        </w:tc>
        <w:tc>
          <w:tcPr>
            <w:tcW w:w="453" w:type="pct"/>
            <w:shd w:val="clear" w:color="auto" w:fill="auto"/>
            <w:noWrap/>
            <w:vAlign w:val="bottom"/>
            <w:hideMark/>
          </w:tcPr>
          <w:p w14:paraId="423823D9"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7EC409FB"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14054B4D" w14:textId="77777777" w:rsidTr="00540856">
        <w:trPr>
          <w:trHeight w:val="300"/>
        </w:trPr>
        <w:tc>
          <w:tcPr>
            <w:tcW w:w="1284" w:type="pct"/>
            <w:shd w:val="clear" w:color="auto" w:fill="auto"/>
            <w:noWrap/>
            <w:vAlign w:val="bottom"/>
            <w:hideMark/>
          </w:tcPr>
          <w:p w14:paraId="76350620"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Australia</w:t>
            </w:r>
          </w:p>
        </w:tc>
        <w:tc>
          <w:tcPr>
            <w:tcW w:w="1168" w:type="pct"/>
            <w:shd w:val="clear" w:color="auto" w:fill="auto"/>
            <w:noWrap/>
            <w:vAlign w:val="bottom"/>
            <w:hideMark/>
          </w:tcPr>
          <w:p w14:paraId="6B38E811"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Western Pacific Region</w:t>
            </w:r>
          </w:p>
        </w:tc>
        <w:tc>
          <w:tcPr>
            <w:tcW w:w="614" w:type="pct"/>
            <w:shd w:val="clear" w:color="auto" w:fill="auto"/>
            <w:noWrap/>
            <w:vAlign w:val="bottom"/>
            <w:hideMark/>
          </w:tcPr>
          <w:p w14:paraId="012BCA7E"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Oceania</w:t>
            </w:r>
          </w:p>
        </w:tc>
        <w:tc>
          <w:tcPr>
            <w:tcW w:w="438" w:type="pct"/>
            <w:shd w:val="clear" w:color="auto" w:fill="auto"/>
            <w:noWrap/>
            <w:vAlign w:val="bottom"/>
            <w:hideMark/>
          </w:tcPr>
          <w:p w14:paraId="0803F00F"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2358</w:t>
            </w:r>
          </w:p>
        </w:tc>
        <w:tc>
          <w:tcPr>
            <w:tcW w:w="345" w:type="pct"/>
            <w:shd w:val="clear" w:color="auto" w:fill="auto"/>
            <w:noWrap/>
            <w:vAlign w:val="bottom"/>
            <w:hideMark/>
          </w:tcPr>
          <w:p w14:paraId="1A1D3057"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6CD4441F" w14:textId="39E095DB"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90.9</w:t>
            </w:r>
            <w:r>
              <w:rPr>
                <w:rFonts w:ascii="Times New Roman" w:hAnsi="Times New Roman" w:cs="Times New Roman"/>
                <w:color w:val="000000"/>
                <w:sz w:val="24"/>
                <w:szCs w:val="24"/>
              </w:rPr>
              <w:t>7</w:t>
            </w:r>
          </w:p>
        </w:tc>
        <w:tc>
          <w:tcPr>
            <w:tcW w:w="453" w:type="pct"/>
            <w:shd w:val="clear" w:color="auto" w:fill="auto"/>
            <w:noWrap/>
            <w:vAlign w:val="bottom"/>
            <w:hideMark/>
          </w:tcPr>
          <w:p w14:paraId="26463889"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6EF3A4C7"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5EA9B7FC" w14:textId="77777777" w:rsidTr="00540856">
        <w:trPr>
          <w:trHeight w:val="300"/>
        </w:trPr>
        <w:tc>
          <w:tcPr>
            <w:tcW w:w="1284" w:type="pct"/>
            <w:shd w:val="clear" w:color="auto" w:fill="auto"/>
            <w:noWrap/>
            <w:vAlign w:val="bottom"/>
            <w:hideMark/>
          </w:tcPr>
          <w:p w14:paraId="2A2676C1"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Bangladesh</w:t>
            </w:r>
          </w:p>
        </w:tc>
        <w:tc>
          <w:tcPr>
            <w:tcW w:w="1168" w:type="pct"/>
            <w:shd w:val="clear" w:color="auto" w:fill="auto"/>
            <w:noWrap/>
            <w:vAlign w:val="bottom"/>
            <w:hideMark/>
          </w:tcPr>
          <w:p w14:paraId="20A6A348"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South-East Asia Region</w:t>
            </w:r>
          </w:p>
        </w:tc>
        <w:tc>
          <w:tcPr>
            <w:tcW w:w="614" w:type="pct"/>
            <w:shd w:val="clear" w:color="auto" w:fill="auto"/>
            <w:noWrap/>
            <w:vAlign w:val="bottom"/>
            <w:hideMark/>
          </w:tcPr>
          <w:p w14:paraId="33D2BA7A"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Asia</w:t>
            </w:r>
          </w:p>
        </w:tc>
        <w:tc>
          <w:tcPr>
            <w:tcW w:w="438" w:type="pct"/>
            <w:shd w:val="clear" w:color="auto" w:fill="auto"/>
            <w:noWrap/>
            <w:vAlign w:val="bottom"/>
            <w:hideMark/>
          </w:tcPr>
          <w:p w14:paraId="3648B270"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101214</w:t>
            </w:r>
          </w:p>
        </w:tc>
        <w:tc>
          <w:tcPr>
            <w:tcW w:w="345" w:type="pct"/>
            <w:shd w:val="clear" w:color="auto" w:fill="auto"/>
            <w:noWrap/>
            <w:vAlign w:val="bottom"/>
            <w:hideMark/>
          </w:tcPr>
          <w:p w14:paraId="1DF23D8B"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557</w:t>
            </w:r>
          </w:p>
        </w:tc>
        <w:tc>
          <w:tcPr>
            <w:tcW w:w="416" w:type="pct"/>
            <w:shd w:val="clear" w:color="auto" w:fill="auto"/>
            <w:noWrap/>
            <w:vAlign w:val="bottom"/>
            <w:hideMark/>
          </w:tcPr>
          <w:p w14:paraId="712FC294" w14:textId="43718FF8"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597.6</w:t>
            </w:r>
            <w:r>
              <w:rPr>
                <w:rFonts w:ascii="Times New Roman" w:hAnsi="Times New Roman" w:cs="Times New Roman"/>
                <w:color w:val="000000"/>
                <w:sz w:val="24"/>
                <w:szCs w:val="24"/>
              </w:rPr>
              <w:t>4</w:t>
            </w:r>
          </w:p>
        </w:tc>
        <w:tc>
          <w:tcPr>
            <w:tcW w:w="453" w:type="pct"/>
            <w:shd w:val="clear" w:color="auto" w:fill="auto"/>
            <w:noWrap/>
            <w:vAlign w:val="bottom"/>
            <w:hideMark/>
          </w:tcPr>
          <w:p w14:paraId="504893BD" w14:textId="368D2CF8"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3.2</w:t>
            </w:r>
            <w:r w:rsidR="00540856">
              <w:rPr>
                <w:rFonts w:ascii="Times New Roman" w:hAnsi="Times New Roman" w:cs="Times New Roman"/>
                <w:color w:val="000000"/>
                <w:sz w:val="24"/>
                <w:szCs w:val="24"/>
              </w:rPr>
              <w:t>9</w:t>
            </w:r>
          </w:p>
        </w:tc>
        <w:tc>
          <w:tcPr>
            <w:tcW w:w="283" w:type="pct"/>
            <w:vAlign w:val="bottom"/>
          </w:tcPr>
          <w:p w14:paraId="0B5889C3"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0.55</w:t>
            </w:r>
          </w:p>
        </w:tc>
      </w:tr>
      <w:tr w:rsidR="00540856" w:rsidRPr="0079412E" w14:paraId="43E7178A" w14:textId="77777777" w:rsidTr="00540856">
        <w:trPr>
          <w:trHeight w:val="300"/>
        </w:trPr>
        <w:tc>
          <w:tcPr>
            <w:tcW w:w="1284" w:type="pct"/>
            <w:shd w:val="clear" w:color="auto" w:fill="auto"/>
            <w:noWrap/>
            <w:vAlign w:val="bottom"/>
            <w:hideMark/>
          </w:tcPr>
          <w:p w14:paraId="30041697"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Barbados</w:t>
            </w:r>
          </w:p>
        </w:tc>
        <w:tc>
          <w:tcPr>
            <w:tcW w:w="1168" w:type="pct"/>
            <w:shd w:val="clear" w:color="auto" w:fill="auto"/>
            <w:noWrap/>
            <w:vAlign w:val="bottom"/>
            <w:hideMark/>
          </w:tcPr>
          <w:p w14:paraId="27E362BE"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Region of the Americas</w:t>
            </w:r>
          </w:p>
        </w:tc>
        <w:tc>
          <w:tcPr>
            <w:tcW w:w="614" w:type="pct"/>
            <w:shd w:val="clear" w:color="auto" w:fill="auto"/>
            <w:noWrap/>
            <w:vAlign w:val="bottom"/>
            <w:hideMark/>
          </w:tcPr>
          <w:p w14:paraId="594FDC3A"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438" w:type="pct"/>
            <w:shd w:val="clear" w:color="auto" w:fill="auto"/>
            <w:noWrap/>
            <w:vAlign w:val="bottom"/>
            <w:hideMark/>
          </w:tcPr>
          <w:p w14:paraId="67C088AA"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1133</w:t>
            </w:r>
          </w:p>
        </w:tc>
        <w:tc>
          <w:tcPr>
            <w:tcW w:w="345" w:type="pct"/>
            <w:shd w:val="clear" w:color="auto" w:fill="auto"/>
            <w:noWrap/>
            <w:vAlign w:val="bottom"/>
            <w:hideMark/>
          </w:tcPr>
          <w:p w14:paraId="6047DBAA"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3FC2F6E7" w14:textId="76AD03D1"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4029.16</w:t>
            </w:r>
          </w:p>
        </w:tc>
        <w:tc>
          <w:tcPr>
            <w:tcW w:w="453" w:type="pct"/>
            <w:shd w:val="clear" w:color="auto" w:fill="auto"/>
            <w:noWrap/>
            <w:vAlign w:val="bottom"/>
            <w:hideMark/>
          </w:tcPr>
          <w:p w14:paraId="3586D635"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10D48460"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712706B2" w14:textId="77777777" w:rsidTr="00540856">
        <w:trPr>
          <w:trHeight w:val="300"/>
        </w:trPr>
        <w:tc>
          <w:tcPr>
            <w:tcW w:w="1284" w:type="pct"/>
            <w:shd w:val="clear" w:color="auto" w:fill="auto"/>
            <w:noWrap/>
            <w:vAlign w:val="bottom"/>
            <w:hideMark/>
          </w:tcPr>
          <w:p w14:paraId="137ED99C"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Belize</w:t>
            </w:r>
          </w:p>
        </w:tc>
        <w:tc>
          <w:tcPr>
            <w:tcW w:w="1168" w:type="pct"/>
            <w:shd w:val="clear" w:color="auto" w:fill="auto"/>
            <w:noWrap/>
            <w:vAlign w:val="bottom"/>
            <w:hideMark/>
          </w:tcPr>
          <w:p w14:paraId="046EEC4C"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Region of the Americas</w:t>
            </w:r>
          </w:p>
        </w:tc>
        <w:tc>
          <w:tcPr>
            <w:tcW w:w="614" w:type="pct"/>
            <w:shd w:val="clear" w:color="auto" w:fill="auto"/>
            <w:noWrap/>
            <w:vAlign w:val="bottom"/>
            <w:hideMark/>
          </w:tcPr>
          <w:p w14:paraId="2E6BE30C"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438" w:type="pct"/>
            <w:shd w:val="clear" w:color="auto" w:fill="auto"/>
            <w:noWrap/>
            <w:vAlign w:val="bottom"/>
            <w:hideMark/>
          </w:tcPr>
          <w:p w14:paraId="7BF2091D"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1148</w:t>
            </w:r>
          </w:p>
        </w:tc>
        <w:tc>
          <w:tcPr>
            <w:tcW w:w="345" w:type="pct"/>
            <w:shd w:val="clear" w:color="auto" w:fill="auto"/>
            <w:noWrap/>
            <w:vAlign w:val="bottom"/>
            <w:hideMark/>
          </w:tcPr>
          <w:p w14:paraId="0F54A1DD"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3CD2465F" w14:textId="3AC168E3"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2869.7</w:t>
            </w:r>
            <w:r>
              <w:rPr>
                <w:rFonts w:ascii="Times New Roman" w:hAnsi="Times New Roman" w:cs="Times New Roman"/>
                <w:color w:val="000000"/>
                <w:sz w:val="24"/>
                <w:szCs w:val="24"/>
              </w:rPr>
              <w:t>8</w:t>
            </w:r>
          </w:p>
        </w:tc>
        <w:tc>
          <w:tcPr>
            <w:tcW w:w="453" w:type="pct"/>
            <w:shd w:val="clear" w:color="auto" w:fill="auto"/>
            <w:noWrap/>
            <w:vAlign w:val="bottom"/>
            <w:hideMark/>
          </w:tcPr>
          <w:p w14:paraId="69E26EFE"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2EC9073A"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4575B8EA" w14:textId="77777777" w:rsidTr="00540856">
        <w:trPr>
          <w:trHeight w:val="300"/>
        </w:trPr>
        <w:tc>
          <w:tcPr>
            <w:tcW w:w="1284" w:type="pct"/>
            <w:shd w:val="clear" w:color="auto" w:fill="auto"/>
            <w:noWrap/>
            <w:vAlign w:val="bottom"/>
            <w:hideMark/>
          </w:tcPr>
          <w:p w14:paraId="0138D793"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Benin</w:t>
            </w:r>
          </w:p>
        </w:tc>
        <w:tc>
          <w:tcPr>
            <w:tcW w:w="1168" w:type="pct"/>
            <w:shd w:val="clear" w:color="auto" w:fill="auto"/>
            <w:noWrap/>
            <w:vAlign w:val="bottom"/>
            <w:hideMark/>
          </w:tcPr>
          <w:p w14:paraId="7CB2CE15"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African Region</w:t>
            </w:r>
          </w:p>
        </w:tc>
        <w:tc>
          <w:tcPr>
            <w:tcW w:w="614" w:type="pct"/>
            <w:shd w:val="clear" w:color="auto" w:fill="auto"/>
            <w:noWrap/>
            <w:vAlign w:val="bottom"/>
            <w:hideMark/>
          </w:tcPr>
          <w:p w14:paraId="7298F7DC"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w:t>
            </w:r>
          </w:p>
        </w:tc>
        <w:tc>
          <w:tcPr>
            <w:tcW w:w="438" w:type="pct"/>
            <w:shd w:val="clear" w:color="auto" w:fill="auto"/>
            <w:noWrap/>
            <w:vAlign w:val="bottom"/>
            <w:hideMark/>
          </w:tcPr>
          <w:p w14:paraId="71699E71"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41</w:t>
            </w:r>
          </w:p>
        </w:tc>
        <w:tc>
          <w:tcPr>
            <w:tcW w:w="345" w:type="pct"/>
            <w:shd w:val="clear" w:color="auto" w:fill="auto"/>
            <w:noWrap/>
            <w:vAlign w:val="bottom"/>
            <w:hideMark/>
          </w:tcPr>
          <w:p w14:paraId="7BF04810"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w:t>
            </w:r>
          </w:p>
        </w:tc>
        <w:tc>
          <w:tcPr>
            <w:tcW w:w="416" w:type="pct"/>
            <w:shd w:val="clear" w:color="auto" w:fill="auto"/>
            <w:noWrap/>
            <w:vAlign w:val="bottom"/>
            <w:hideMark/>
          </w:tcPr>
          <w:p w14:paraId="4C09871F" w14:textId="7193A894"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3.15</w:t>
            </w:r>
          </w:p>
        </w:tc>
        <w:tc>
          <w:tcPr>
            <w:tcW w:w="453" w:type="pct"/>
            <w:shd w:val="clear" w:color="auto" w:fill="auto"/>
            <w:noWrap/>
            <w:vAlign w:val="bottom"/>
            <w:hideMark/>
          </w:tcPr>
          <w:p w14:paraId="24918D1A" w14:textId="530B185A"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w:t>
            </w:r>
            <w:r w:rsidR="00540856">
              <w:rPr>
                <w:rFonts w:ascii="Times New Roman" w:hAnsi="Times New Roman" w:cs="Times New Roman"/>
                <w:color w:val="000000"/>
                <w:sz w:val="24"/>
                <w:szCs w:val="24"/>
              </w:rPr>
              <w:t>8</w:t>
            </w:r>
          </w:p>
        </w:tc>
        <w:tc>
          <w:tcPr>
            <w:tcW w:w="283" w:type="pct"/>
            <w:vAlign w:val="bottom"/>
          </w:tcPr>
          <w:p w14:paraId="7EDED3F1"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2.44</w:t>
            </w:r>
          </w:p>
        </w:tc>
      </w:tr>
      <w:tr w:rsidR="00540856" w:rsidRPr="0079412E" w14:paraId="7A349177" w14:textId="77777777" w:rsidTr="00540856">
        <w:trPr>
          <w:trHeight w:val="300"/>
        </w:trPr>
        <w:tc>
          <w:tcPr>
            <w:tcW w:w="1284" w:type="pct"/>
            <w:shd w:val="clear" w:color="auto" w:fill="auto"/>
            <w:noWrap/>
            <w:vAlign w:val="bottom"/>
            <w:hideMark/>
          </w:tcPr>
          <w:p w14:paraId="5043C64B"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Bermuda</w:t>
            </w:r>
          </w:p>
        </w:tc>
        <w:tc>
          <w:tcPr>
            <w:tcW w:w="1168" w:type="pct"/>
            <w:shd w:val="clear" w:color="auto" w:fill="auto"/>
            <w:noWrap/>
            <w:vAlign w:val="bottom"/>
            <w:hideMark/>
          </w:tcPr>
          <w:p w14:paraId="531B0A8E"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Region of the Americas</w:t>
            </w:r>
          </w:p>
        </w:tc>
        <w:tc>
          <w:tcPr>
            <w:tcW w:w="614" w:type="pct"/>
            <w:shd w:val="clear" w:color="auto" w:fill="auto"/>
            <w:noWrap/>
            <w:vAlign w:val="bottom"/>
            <w:hideMark/>
          </w:tcPr>
          <w:p w14:paraId="4F70C539"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438" w:type="pct"/>
            <w:shd w:val="clear" w:color="auto" w:fill="auto"/>
            <w:noWrap/>
            <w:vAlign w:val="bottom"/>
            <w:hideMark/>
          </w:tcPr>
          <w:p w14:paraId="344AFB2B"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w:t>
            </w:r>
          </w:p>
        </w:tc>
        <w:tc>
          <w:tcPr>
            <w:tcW w:w="345" w:type="pct"/>
            <w:shd w:val="clear" w:color="auto" w:fill="auto"/>
            <w:noWrap/>
            <w:vAlign w:val="bottom"/>
            <w:hideMark/>
          </w:tcPr>
          <w:p w14:paraId="3B9263D5"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7A0CB998" w14:textId="396758B8"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46.7</w:t>
            </w:r>
            <w:r>
              <w:rPr>
                <w:rFonts w:ascii="Times New Roman" w:hAnsi="Times New Roman" w:cs="Times New Roman"/>
                <w:color w:val="000000"/>
                <w:sz w:val="24"/>
                <w:szCs w:val="24"/>
              </w:rPr>
              <w:t>4</w:t>
            </w:r>
          </w:p>
        </w:tc>
        <w:tc>
          <w:tcPr>
            <w:tcW w:w="453" w:type="pct"/>
            <w:shd w:val="clear" w:color="auto" w:fill="auto"/>
            <w:noWrap/>
            <w:vAlign w:val="bottom"/>
            <w:hideMark/>
          </w:tcPr>
          <w:p w14:paraId="5538E68B"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02F132C0"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55D71087" w14:textId="77777777" w:rsidTr="00540856">
        <w:trPr>
          <w:trHeight w:val="300"/>
        </w:trPr>
        <w:tc>
          <w:tcPr>
            <w:tcW w:w="1284" w:type="pct"/>
            <w:shd w:val="clear" w:color="auto" w:fill="auto"/>
            <w:noWrap/>
            <w:vAlign w:val="bottom"/>
            <w:hideMark/>
          </w:tcPr>
          <w:p w14:paraId="4DBD7865"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Bolivia</w:t>
            </w:r>
          </w:p>
        </w:tc>
        <w:tc>
          <w:tcPr>
            <w:tcW w:w="1168" w:type="pct"/>
            <w:shd w:val="clear" w:color="auto" w:fill="auto"/>
            <w:noWrap/>
            <w:vAlign w:val="bottom"/>
            <w:hideMark/>
          </w:tcPr>
          <w:p w14:paraId="78C09653"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Region of the Americas</w:t>
            </w:r>
          </w:p>
        </w:tc>
        <w:tc>
          <w:tcPr>
            <w:tcW w:w="614" w:type="pct"/>
            <w:shd w:val="clear" w:color="auto" w:fill="auto"/>
            <w:noWrap/>
            <w:vAlign w:val="bottom"/>
            <w:hideMark/>
          </w:tcPr>
          <w:p w14:paraId="0F53F3FA"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South America</w:t>
            </w:r>
          </w:p>
        </w:tc>
        <w:tc>
          <w:tcPr>
            <w:tcW w:w="438" w:type="pct"/>
            <w:shd w:val="clear" w:color="auto" w:fill="auto"/>
            <w:noWrap/>
            <w:vAlign w:val="bottom"/>
            <w:hideMark/>
          </w:tcPr>
          <w:p w14:paraId="22C3812F"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50439</w:t>
            </w:r>
          </w:p>
        </w:tc>
        <w:tc>
          <w:tcPr>
            <w:tcW w:w="345" w:type="pct"/>
            <w:shd w:val="clear" w:color="auto" w:fill="auto"/>
            <w:noWrap/>
            <w:vAlign w:val="bottom"/>
            <w:hideMark/>
          </w:tcPr>
          <w:p w14:paraId="413FA6DD"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29</w:t>
            </w:r>
          </w:p>
        </w:tc>
        <w:tc>
          <w:tcPr>
            <w:tcW w:w="416" w:type="pct"/>
            <w:shd w:val="clear" w:color="auto" w:fill="auto"/>
            <w:noWrap/>
            <w:vAlign w:val="bottom"/>
            <w:hideMark/>
          </w:tcPr>
          <w:p w14:paraId="41F14E5E" w14:textId="6F34B202"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4175.</w:t>
            </w:r>
            <w:r>
              <w:rPr>
                <w:rFonts w:ascii="Times New Roman" w:hAnsi="Times New Roman" w:cs="Times New Roman"/>
                <w:color w:val="000000"/>
                <w:sz w:val="24"/>
                <w:szCs w:val="24"/>
              </w:rPr>
              <w:t>60</w:t>
            </w:r>
          </w:p>
        </w:tc>
        <w:tc>
          <w:tcPr>
            <w:tcW w:w="453" w:type="pct"/>
            <w:shd w:val="clear" w:color="auto" w:fill="auto"/>
            <w:noWrap/>
            <w:vAlign w:val="bottom"/>
            <w:hideMark/>
          </w:tcPr>
          <w:p w14:paraId="61583D12" w14:textId="6AE94364"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2.40</w:t>
            </w:r>
          </w:p>
        </w:tc>
        <w:tc>
          <w:tcPr>
            <w:tcW w:w="283" w:type="pct"/>
            <w:vAlign w:val="bottom"/>
          </w:tcPr>
          <w:p w14:paraId="112BBBFA"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0.06</w:t>
            </w:r>
          </w:p>
        </w:tc>
      </w:tr>
      <w:tr w:rsidR="00540856" w:rsidRPr="0079412E" w14:paraId="36017570" w14:textId="77777777" w:rsidTr="00540856">
        <w:trPr>
          <w:trHeight w:val="300"/>
        </w:trPr>
        <w:tc>
          <w:tcPr>
            <w:tcW w:w="1284" w:type="pct"/>
            <w:shd w:val="clear" w:color="auto" w:fill="auto"/>
            <w:noWrap/>
            <w:vAlign w:val="bottom"/>
            <w:hideMark/>
          </w:tcPr>
          <w:p w14:paraId="36A1F96A"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Bonaire, Saint Eustatius and Saba</w:t>
            </w:r>
          </w:p>
        </w:tc>
        <w:tc>
          <w:tcPr>
            <w:tcW w:w="1168" w:type="pct"/>
            <w:shd w:val="clear" w:color="auto" w:fill="auto"/>
            <w:noWrap/>
            <w:vAlign w:val="bottom"/>
            <w:hideMark/>
          </w:tcPr>
          <w:p w14:paraId="7EEA2056"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Region of the Americas</w:t>
            </w:r>
          </w:p>
        </w:tc>
        <w:tc>
          <w:tcPr>
            <w:tcW w:w="614" w:type="pct"/>
            <w:shd w:val="clear" w:color="auto" w:fill="auto"/>
            <w:noWrap/>
            <w:vAlign w:val="bottom"/>
            <w:hideMark/>
          </w:tcPr>
          <w:p w14:paraId="76E7725C"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438" w:type="pct"/>
            <w:shd w:val="clear" w:color="auto" w:fill="auto"/>
            <w:noWrap/>
            <w:vAlign w:val="bottom"/>
            <w:hideMark/>
          </w:tcPr>
          <w:p w14:paraId="281B1BA6"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207</w:t>
            </w:r>
          </w:p>
        </w:tc>
        <w:tc>
          <w:tcPr>
            <w:tcW w:w="345" w:type="pct"/>
            <w:shd w:val="clear" w:color="auto" w:fill="auto"/>
            <w:noWrap/>
            <w:vAlign w:val="bottom"/>
            <w:hideMark/>
          </w:tcPr>
          <w:p w14:paraId="33007C42"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34ABB85C" w14:textId="52710CEC"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7751.0</w:t>
            </w:r>
            <w:r>
              <w:rPr>
                <w:rFonts w:ascii="Times New Roman" w:hAnsi="Times New Roman" w:cs="Times New Roman"/>
                <w:color w:val="000000"/>
                <w:sz w:val="24"/>
                <w:szCs w:val="24"/>
              </w:rPr>
              <w:t>7</w:t>
            </w:r>
          </w:p>
        </w:tc>
        <w:tc>
          <w:tcPr>
            <w:tcW w:w="453" w:type="pct"/>
            <w:shd w:val="clear" w:color="auto" w:fill="auto"/>
            <w:noWrap/>
            <w:vAlign w:val="bottom"/>
            <w:hideMark/>
          </w:tcPr>
          <w:p w14:paraId="3ACC66BB"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4E8DEE72"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60FFA441" w14:textId="77777777" w:rsidTr="00540856">
        <w:trPr>
          <w:trHeight w:val="300"/>
        </w:trPr>
        <w:tc>
          <w:tcPr>
            <w:tcW w:w="1284" w:type="pct"/>
            <w:shd w:val="clear" w:color="auto" w:fill="auto"/>
            <w:noWrap/>
            <w:vAlign w:val="bottom"/>
            <w:hideMark/>
          </w:tcPr>
          <w:p w14:paraId="71032459"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Brazil</w:t>
            </w:r>
          </w:p>
        </w:tc>
        <w:tc>
          <w:tcPr>
            <w:tcW w:w="1168" w:type="pct"/>
            <w:shd w:val="clear" w:color="auto" w:fill="auto"/>
            <w:noWrap/>
            <w:vAlign w:val="bottom"/>
            <w:hideMark/>
          </w:tcPr>
          <w:p w14:paraId="2096624B"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Region of the Americas</w:t>
            </w:r>
          </w:p>
        </w:tc>
        <w:tc>
          <w:tcPr>
            <w:tcW w:w="614" w:type="pct"/>
            <w:shd w:val="clear" w:color="auto" w:fill="auto"/>
            <w:noWrap/>
            <w:vAlign w:val="bottom"/>
            <w:hideMark/>
          </w:tcPr>
          <w:p w14:paraId="4445A9BE"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South America</w:t>
            </w:r>
          </w:p>
        </w:tc>
        <w:tc>
          <w:tcPr>
            <w:tcW w:w="438" w:type="pct"/>
            <w:shd w:val="clear" w:color="auto" w:fill="auto"/>
            <w:noWrap/>
            <w:vAlign w:val="bottom"/>
            <w:hideMark/>
          </w:tcPr>
          <w:p w14:paraId="3F8DB757"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10239883</w:t>
            </w:r>
          </w:p>
        </w:tc>
        <w:tc>
          <w:tcPr>
            <w:tcW w:w="345" w:type="pct"/>
            <w:shd w:val="clear" w:color="auto" w:fill="auto"/>
            <w:noWrap/>
            <w:vAlign w:val="bottom"/>
            <w:hideMark/>
          </w:tcPr>
          <w:p w14:paraId="3ABF4BDD"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6161</w:t>
            </w:r>
          </w:p>
        </w:tc>
        <w:tc>
          <w:tcPr>
            <w:tcW w:w="416" w:type="pct"/>
            <w:shd w:val="clear" w:color="auto" w:fill="auto"/>
            <w:noWrap/>
            <w:vAlign w:val="bottom"/>
            <w:hideMark/>
          </w:tcPr>
          <w:p w14:paraId="57CE2D28"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47777.09</w:t>
            </w:r>
          </w:p>
        </w:tc>
        <w:tc>
          <w:tcPr>
            <w:tcW w:w="453" w:type="pct"/>
            <w:shd w:val="clear" w:color="auto" w:fill="auto"/>
            <w:noWrap/>
            <w:vAlign w:val="bottom"/>
            <w:hideMark/>
          </w:tcPr>
          <w:p w14:paraId="1BA74980" w14:textId="43863831"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28.7</w:t>
            </w:r>
            <w:r w:rsidR="00540856">
              <w:rPr>
                <w:rFonts w:ascii="Times New Roman" w:hAnsi="Times New Roman" w:cs="Times New Roman"/>
                <w:color w:val="000000"/>
                <w:sz w:val="24"/>
                <w:szCs w:val="24"/>
              </w:rPr>
              <w:t>5</w:t>
            </w:r>
          </w:p>
        </w:tc>
        <w:tc>
          <w:tcPr>
            <w:tcW w:w="283" w:type="pct"/>
            <w:vAlign w:val="bottom"/>
          </w:tcPr>
          <w:p w14:paraId="7BBB718A"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0.06</w:t>
            </w:r>
          </w:p>
        </w:tc>
      </w:tr>
      <w:tr w:rsidR="00540856" w:rsidRPr="0079412E" w14:paraId="0957A0EA" w14:textId="77777777" w:rsidTr="00540856">
        <w:trPr>
          <w:trHeight w:val="300"/>
        </w:trPr>
        <w:tc>
          <w:tcPr>
            <w:tcW w:w="1284" w:type="pct"/>
            <w:shd w:val="clear" w:color="auto" w:fill="auto"/>
            <w:noWrap/>
            <w:vAlign w:val="bottom"/>
            <w:hideMark/>
          </w:tcPr>
          <w:p w14:paraId="4A4D4BD2"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British Virgin Islands</w:t>
            </w:r>
          </w:p>
        </w:tc>
        <w:tc>
          <w:tcPr>
            <w:tcW w:w="1168" w:type="pct"/>
            <w:shd w:val="clear" w:color="auto" w:fill="auto"/>
            <w:noWrap/>
            <w:vAlign w:val="bottom"/>
            <w:hideMark/>
          </w:tcPr>
          <w:p w14:paraId="12629AF2"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Region of the Americas</w:t>
            </w:r>
          </w:p>
        </w:tc>
        <w:tc>
          <w:tcPr>
            <w:tcW w:w="614" w:type="pct"/>
            <w:shd w:val="clear" w:color="auto" w:fill="auto"/>
            <w:noWrap/>
            <w:vAlign w:val="bottom"/>
            <w:hideMark/>
          </w:tcPr>
          <w:p w14:paraId="6BDEFFB7"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438" w:type="pct"/>
            <w:shd w:val="clear" w:color="auto" w:fill="auto"/>
            <w:noWrap/>
            <w:vAlign w:val="bottom"/>
            <w:hideMark/>
          </w:tcPr>
          <w:p w14:paraId="65050C75"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139</w:t>
            </w:r>
          </w:p>
        </w:tc>
        <w:tc>
          <w:tcPr>
            <w:tcW w:w="345" w:type="pct"/>
            <w:shd w:val="clear" w:color="auto" w:fill="auto"/>
            <w:noWrap/>
            <w:vAlign w:val="bottom"/>
            <w:hideMark/>
          </w:tcPr>
          <w:p w14:paraId="0DBBE3CF"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7C1F46F9" w14:textId="5609A5DB"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4466.29</w:t>
            </w:r>
          </w:p>
        </w:tc>
        <w:tc>
          <w:tcPr>
            <w:tcW w:w="453" w:type="pct"/>
            <w:shd w:val="clear" w:color="auto" w:fill="auto"/>
            <w:noWrap/>
            <w:vAlign w:val="bottom"/>
            <w:hideMark/>
          </w:tcPr>
          <w:p w14:paraId="56F2C94C"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3B2158C7"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3B50F701" w14:textId="77777777" w:rsidTr="00540856">
        <w:trPr>
          <w:trHeight w:val="300"/>
        </w:trPr>
        <w:tc>
          <w:tcPr>
            <w:tcW w:w="1284" w:type="pct"/>
            <w:shd w:val="clear" w:color="auto" w:fill="auto"/>
            <w:noWrap/>
            <w:vAlign w:val="bottom"/>
            <w:hideMark/>
          </w:tcPr>
          <w:p w14:paraId="01C4E397"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Burkina Faso</w:t>
            </w:r>
          </w:p>
        </w:tc>
        <w:tc>
          <w:tcPr>
            <w:tcW w:w="1168" w:type="pct"/>
            <w:shd w:val="clear" w:color="auto" w:fill="auto"/>
            <w:noWrap/>
            <w:vAlign w:val="bottom"/>
            <w:hideMark/>
          </w:tcPr>
          <w:p w14:paraId="795BBC44"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African Region</w:t>
            </w:r>
          </w:p>
        </w:tc>
        <w:tc>
          <w:tcPr>
            <w:tcW w:w="614" w:type="pct"/>
            <w:shd w:val="clear" w:color="auto" w:fill="auto"/>
            <w:noWrap/>
            <w:vAlign w:val="bottom"/>
            <w:hideMark/>
          </w:tcPr>
          <w:p w14:paraId="4F52878C"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w:t>
            </w:r>
          </w:p>
        </w:tc>
        <w:tc>
          <w:tcPr>
            <w:tcW w:w="438" w:type="pct"/>
            <w:shd w:val="clear" w:color="auto" w:fill="auto"/>
            <w:noWrap/>
            <w:vAlign w:val="bottom"/>
            <w:hideMark/>
          </w:tcPr>
          <w:p w14:paraId="2C26E698"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73808</w:t>
            </w:r>
          </w:p>
        </w:tc>
        <w:tc>
          <w:tcPr>
            <w:tcW w:w="345" w:type="pct"/>
            <w:shd w:val="clear" w:color="auto" w:fill="auto"/>
            <w:noWrap/>
            <w:vAlign w:val="bottom"/>
            <w:hideMark/>
          </w:tcPr>
          <w:p w14:paraId="6B691BCD"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94</w:t>
            </w:r>
          </w:p>
        </w:tc>
        <w:tc>
          <w:tcPr>
            <w:tcW w:w="416" w:type="pct"/>
            <w:shd w:val="clear" w:color="auto" w:fill="auto"/>
            <w:noWrap/>
            <w:vAlign w:val="bottom"/>
            <w:hideMark/>
          </w:tcPr>
          <w:p w14:paraId="3A5C655C" w14:textId="3D0221C1"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3339.6</w:t>
            </w:r>
            <w:r>
              <w:rPr>
                <w:rFonts w:ascii="Times New Roman" w:hAnsi="Times New Roman" w:cs="Times New Roman"/>
                <w:color w:val="000000"/>
                <w:sz w:val="24"/>
                <w:szCs w:val="24"/>
              </w:rPr>
              <w:t>3</w:t>
            </w:r>
          </w:p>
        </w:tc>
        <w:tc>
          <w:tcPr>
            <w:tcW w:w="453" w:type="pct"/>
            <w:shd w:val="clear" w:color="auto" w:fill="auto"/>
            <w:noWrap/>
            <w:vAlign w:val="bottom"/>
            <w:hideMark/>
          </w:tcPr>
          <w:p w14:paraId="05A944D4" w14:textId="59096B66"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4.25</w:t>
            </w:r>
          </w:p>
        </w:tc>
        <w:tc>
          <w:tcPr>
            <w:tcW w:w="283" w:type="pct"/>
            <w:vAlign w:val="bottom"/>
          </w:tcPr>
          <w:p w14:paraId="49C23AA7"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0.13</w:t>
            </w:r>
          </w:p>
        </w:tc>
      </w:tr>
      <w:tr w:rsidR="00540856" w:rsidRPr="0079412E" w14:paraId="6529023F" w14:textId="77777777" w:rsidTr="00540856">
        <w:trPr>
          <w:trHeight w:val="300"/>
        </w:trPr>
        <w:tc>
          <w:tcPr>
            <w:tcW w:w="1284" w:type="pct"/>
            <w:shd w:val="clear" w:color="auto" w:fill="auto"/>
            <w:noWrap/>
            <w:vAlign w:val="bottom"/>
            <w:hideMark/>
          </w:tcPr>
          <w:p w14:paraId="2C20AF24"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lastRenderedPageBreak/>
              <w:t>Cambodia</w:t>
            </w:r>
          </w:p>
        </w:tc>
        <w:tc>
          <w:tcPr>
            <w:tcW w:w="1168" w:type="pct"/>
            <w:shd w:val="clear" w:color="auto" w:fill="auto"/>
            <w:noWrap/>
            <w:vAlign w:val="bottom"/>
            <w:hideMark/>
          </w:tcPr>
          <w:p w14:paraId="7CEBC061"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Western Pacific Region</w:t>
            </w:r>
          </w:p>
        </w:tc>
        <w:tc>
          <w:tcPr>
            <w:tcW w:w="614" w:type="pct"/>
            <w:shd w:val="clear" w:color="auto" w:fill="auto"/>
            <w:noWrap/>
            <w:vAlign w:val="bottom"/>
            <w:hideMark/>
          </w:tcPr>
          <w:p w14:paraId="7B40544D"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Asia</w:t>
            </w:r>
          </w:p>
        </w:tc>
        <w:tc>
          <w:tcPr>
            <w:tcW w:w="438" w:type="pct"/>
            <w:shd w:val="clear" w:color="auto" w:fill="auto"/>
            <w:noWrap/>
            <w:vAlign w:val="bottom"/>
            <w:hideMark/>
          </w:tcPr>
          <w:p w14:paraId="6DEF12F8"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18983</w:t>
            </w:r>
          </w:p>
        </w:tc>
        <w:tc>
          <w:tcPr>
            <w:tcW w:w="345" w:type="pct"/>
            <w:shd w:val="clear" w:color="auto" w:fill="auto"/>
            <w:noWrap/>
            <w:vAlign w:val="bottom"/>
            <w:hideMark/>
          </w:tcPr>
          <w:p w14:paraId="07B79DD2"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46</w:t>
            </w:r>
          </w:p>
        </w:tc>
        <w:tc>
          <w:tcPr>
            <w:tcW w:w="416" w:type="pct"/>
            <w:shd w:val="clear" w:color="auto" w:fill="auto"/>
            <w:noWrap/>
            <w:vAlign w:val="bottom"/>
            <w:hideMark/>
          </w:tcPr>
          <w:p w14:paraId="2A2E4028" w14:textId="15D5AC54"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1144.31</w:t>
            </w:r>
          </w:p>
        </w:tc>
        <w:tc>
          <w:tcPr>
            <w:tcW w:w="453" w:type="pct"/>
            <w:shd w:val="clear" w:color="auto" w:fill="auto"/>
            <w:noWrap/>
            <w:vAlign w:val="bottom"/>
            <w:hideMark/>
          </w:tcPr>
          <w:p w14:paraId="4B600138" w14:textId="7C73BA02"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2.77</w:t>
            </w:r>
          </w:p>
        </w:tc>
        <w:tc>
          <w:tcPr>
            <w:tcW w:w="283" w:type="pct"/>
            <w:vAlign w:val="bottom"/>
          </w:tcPr>
          <w:p w14:paraId="3D1B8E25"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0.24</w:t>
            </w:r>
          </w:p>
        </w:tc>
      </w:tr>
      <w:tr w:rsidR="00540856" w:rsidRPr="0079412E" w14:paraId="77D4D242" w14:textId="77777777" w:rsidTr="00540856">
        <w:trPr>
          <w:trHeight w:val="300"/>
        </w:trPr>
        <w:tc>
          <w:tcPr>
            <w:tcW w:w="1284" w:type="pct"/>
            <w:shd w:val="clear" w:color="auto" w:fill="auto"/>
            <w:noWrap/>
            <w:vAlign w:val="bottom"/>
            <w:hideMark/>
          </w:tcPr>
          <w:p w14:paraId="71481ECC"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Cameroon</w:t>
            </w:r>
          </w:p>
        </w:tc>
        <w:tc>
          <w:tcPr>
            <w:tcW w:w="1168" w:type="pct"/>
            <w:shd w:val="clear" w:color="auto" w:fill="auto"/>
            <w:noWrap/>
            <w:vAlign w:val="bottom"/>
            <w:hideMark/>
          </w:tcPr>
          <w:p w14:paraId="76D2783C"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African Region</w:t>
            </w:r>
          </w:p>
        </w:tc>
        <w:tc>
          <w:tcPr>
            <w:tcW w:w="614" w:type="pct"/>
            <w:shd w:val="clear" w:color="auto" w:fill="auto"/>
            <w:noWrap/>
            <w:vAlign w:val="bottom"/>
            <w:hideMark/>
          </w:tcPr>
          <w:p w14:paraId="035B8704"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w:t>
            </w:r>
          </w:p>
        </w:tc>
        <w:tc>
          <w:tcPr>
            <w:tcW w:w="438" w:type="pct"/>
            <w:shd w:val="clear" w:color="auto" w:fill="auto"/>
            <w:noWrap/>
            <w:vAlign w:val="bottom"/>
            <w:hideMark/>
          </w:tcPr>
          <w:p w14:paraId="6957699C"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57</w:t>
            </w:r>
          </w:p>
        </w:tc>
        <w:tc>
          <w:tcPr>
            <w:tcW w:w="345" w:type="pct"/>
            <w:shd w:val="clear" w:color="auto" w:fill="auto"/>
            <w:noWrap/>
            <w:vAlign w:val="bottom"/>
            <w:hideMark/>
          </w:tcPr>
          <w:p w14:paraId="597B789C"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70CEEAEF" w14:textId="2BC327E0"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w:t>
            </w:r>
            <w:r>
              <w:rPr>
                <w:rFonts w:ascii="Times New Roman" w:hAnsi="Times New Roman" w:cs="Times New Roman"/>
                <w:color w:val="000000"/>
                <w:sz w:val="24"/>
                <w:szCs w:val="24"/>
              </w:rPr>
              <w:t>10</w:t>
            </w:r>
          </w:p>
        </w:tc>
        <w:tc>
          <w:tcPr>
            <w:tcW w:w="453" w:type="pct"/>
            <w:shd w:val="clear" w:color="auto" w:fill="auto"/>
            <w:noWrap/>
            <w:vAlign w:val="bottom"/>
            <w:hideMark/>
          </w:tcPr>
          <w:p w14:paraId="4D17D31A"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260A6516"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0677107F" w14:textId="77777777" w:rsidTr="00540856">
        <w:trPr>
          <w:trHeight w:val="300"/>
        </w:trPr>
        <w:tc>
          <w:tcPr>
            <w:tcW w:w="1284" w:type="pct"/>
            <w:shd w:val="clear" w:color="auto" w:fill="auto"/>
            <w:noWrap/>
            <w:vAlign w:val="bottom"/>
            <w:hideMark/>
          </w:tcPr>
          <w:p w14:paraId="3A9322F1"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Cape Verde</w:t>
            </w:r>
          </w:p>
        </w:tc>
        <w:tc>
          <w:tcPr>
            <w:tcW w:w="1168" w:type="pct"/>
            <w:shd w:val="clear" w:color="auto" w:fill="auto"/>
            <w:noWrap/>
            <w:vAlign w:val="bottom"/>
            <w:hideMark/>
          </w:tcPr>
          <w:p w14:paraId="39B03FDB"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African Region</w:t>
            </w:r>
          </w:p>
        </w:tc>
        <w:tc>
          <w:tcPr>
            <w:tcW w:w="614" w:type="pct"/>
            <w:shd w:val="clear" w:color="auto" w:fill="auto"/>
            <w:noWrap/>
            <w:vAlign w:val="bottom"/>
            <w:hideMark/>
          </w:tcPr>
          <w:p w14:paraId="398E9943"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w:t>
            </w:r>
          </w:p>
        </w:tc>
        <w:tc>
          <w:tcPr>
            <w:tcW w:w="438" w:type="pct"/>
            <w:shd w:val="clear" w:color="auto" w:fill="auto"/>
            <w:noWrap/>
            <w:vAlign w:val="bottom"/>
            <w:hideMark/>
          </w:tcPr>
          <w:p w14:paraId="2E9A7DFA"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25290</w:t>
            </w:r>
          </w:p>
        </w:tc>
        <w:tc>
          <w:tcPr>
            <w:tcW w:w="345" w:type="pct"/>
            <w:shd w:val="clear" w:color="auto" w:fill="auto"/>
            <w:noWrap/>
            <w:vAlign w:val="bottom"/>
            <w:hideMark/>
          </w:tcPr>
          <w:p w14:paraId="77DFA31A"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w:t>
            </w:r>
          </w:p>
        </w:tc>
        <w:tc>
          <w:tcPr>
            <w:tcW w:w="416" w:type="pct"/>
            <w:shd w:val="clear" w:color="auto" w:fill="auto"/>
            <w:noWrap/>
            <w:vAlign w:val="bottom"/>
            <w:hideMark/>
          </w:tcPr>
          <w:p w14:paraId="598120FE"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43015.69</w:t>
            </w:r>
          </w:p>
        </w:tc>
        <w:tc>
          <w:tcPr>
            <w:tcW w:w="453" w:type="pct"/>
            <w:shd w:val="clear" w:color="auto" w:fill="auto"/>
            <w:noWrap/>
            <w:vAlign w:val="bottom"/>
            <w:hideMark/>
          </w:tcPr>
          <w:p w14:paraId="49DB968D" w14:textId="643FCB2E"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1.70</w:t>
            </w:r>
          </w:p>
        </w:tc>
        <w:tc>
          <w:tcPr>
            <w:tcW w:w="283" w:type="pct"/>
            <w:vAlign w:val="bottom"/>
          </w:tcPr>
          <w:p w14:paraId="082B76BE"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0.00</w:t>
            </w:r>
          </w:p>
        </w:tc>
      </w:tr>
      <w:tr w:rsidR="00540856" w:rsidRPr="0079412E" w14:paraId="1348BB5C" w14:textId="77777777" w:rsidTr="00540856">
        <w:trPr>
          <w:trHeight w:val="300"/>
        </w:trPr>
        <w:tc>
          <w:tcPr>
            <w:tcW w:w="1284" w:type="pct"/>
            <w:shd w:val="clear" w:color="auto" w:fill="auto"/>
            <w:noWrap/>
            <w:vAlign w:val="bottom"/>
            <w:hideMark/>
          </w:tcPr>
          <w:p w14:paraId="20C097D4"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Cayman Islands</w:t>
            </w:r>
          </w:p>
        </w:tc>
        <w:tc>
          <w:tcPr>
            <w:tcW w:w="1168" w:type="pct"/>
            <w:shd w:val="clear" w:color="auto" w:fill="auto"/>
            <w:noWrap/>
            <w:vAlign w:val="bottom"/>
            <w:hideMark/>
          </w:tcPr>
          <w:p w14:paraId="178D62A1"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Region of the Americas</w:t>
            </w:r>
          </w:p>
        </w:tc>
        <w:tc>
          <w:tcPr>
            <w:tcW w:w="614" w:type="pct"/>
            <w:shd w:val="clear" w:color="auto" w:fill="auto"/>
            <w:noWrap/>
            <w:vAlign w:val="bottom"/>
            <w:hideMark/>
          </w:tcPr>
          <w:p w14:paraId="260D8053"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438" w:type="pct"/>
            <w:shd w:val="clear" w:color="auto" w:fill="auto"/>
            <w:noWrap/>
            <w:vAlign w:val="bottom"/>
            <w:hideMark/>
          </w:tcPr>
          <w:p w14:paraId="6F00AEB7"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9</w:t>
            </w:r>
          </w:p>
        </w:tc>
        <w:tc>
          <w:tcPr>
            <w:tcW w:w="345" w:type="pct"/>
            <w:shd w:val="clear" w:color="auto" w:fill="auto"/>
            <w:noWrap/>
            <w:vAlign w:val="bottom"/>
            <w:hideMark/>
          </w:tcPr>
          <w:p w14:paraId="083B9606"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70F71B40" w14:textId="7BFDCD4C"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132.0</w:t>
            </w:r>
            <w:r>
              <w:rPr>
                <w:rFonts w:ascii="Times New Roman" w:hAnsi="Times New Roman" w:cs="Times New Roman"/>
                <w:color w:val="000000"/>
                <w:sz w:val="24"/>
                <w:szCs w:val="24"/>
              </w:rPr>
              <w:t>9</w:t>
            </w:r>
          </w:p>
        </w:tc>
        <w:tc>
          <w:tcPr>
            <w:tcW w:w="453" w:type="pct"/>
            <w:shd w:val="clear" w:color="auto" w:fill="auto"/>
            <w:noWrap/>
            <w:vAlign w:val="bottom"/>
            <w:hideMark/>
          </w:tcPr>
          <w:p w14:paraId="52DD537F"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0FD902AF"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0DC41303" w14:textId="77777777" w:rsidTr="00540856">
        <w:trPr>
          <w:trHeight w:val="300"/>
        </w:trPr>
        <w:tc>
          <w:tcPr>
            <w:tcW w:w="1284" w:type="pct"/>
            <w:shd w:val="clear" w:color="auto" w:fill="auto"/>
            <w:noWrap/>
            <w:vAlign w:val="bottom"/>
            <w:hideMark/>
          </w:tcPr>
          <w:p w14:paraId="68486C58"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Central African Republic</w:t>
            </w:r>
          </w:p>
        </w:tc>
        <w:tc>
          <w:tcPr>
            <w:tcW w:w="1168" w:type="pct"/>
            <w:shd w:val="clear" w:color="auto" w:fill="auto"/>
            <w:noWrap/>
            <w:vAlign w:val="bottom"/>
            <w:hideMark/>
          </w:tcPr>
          <w:p w14:paraId="3D716773"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African Region</w:t>
            </w:r>
          </w:p>
        </w:tc>
        <w:tc>
          <w:tcPr>
            <w:tcW w:w="614" w:type="pct"/>
            <w:shd w:val="clear" w:color="auto" w:fill="auto"/>
            <w:noWrap/>
            <w:vAlign w:val="bottom"/>
            <w:hideMark/>
          </w:tcPr>
          <w:p w14:paraId="429A8DCE"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w:t>
            </w:r>
          </w:p>
        </w:tc>
        <w:tc>
          <w:tcPr>
            <w:tcW w:w="438" w:type="pct"/>
            <w:shd w:val="clear" w:color="auto" w:fill="auto"/>
            <w:noWrap/>
            <w:vAlign w:val="bottom"/>
            <w:hideMark/>
          </w:tcPr>
          <w:p w14:paraId="3E3EE84F"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207</w:t>
            </w:r>
          </w:p>
        </w:tc>
        <w:tc>
          <w:tcPr>
            <w:tcW w:w="345" w:type="pct"/>
            <w:shd w:val="clear" w:color="auto" w:fill="auto"/>
            <w:noWrap/>
            <w:vAlign w:val="bottom"/>
            <w:hideMark/>
          </w:tcPr>
          <w:p w14:paraId="0E62FBB0"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065E5260" w14:textId="58A3DD5E"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37.93</w:t>
            </w:r>
          </w:p>
        </w:tc>
        <w:tc>
          <w:tcPr>
            <w:tcW w:w="453" w:type="pct"/>
            <w:shd w:val="clear" w:color="auto" w:fill="auto"/>
            <w:noWrap/>
            <w:vAlign w:val="bottom"/>
            <w:hideMark/>
          </w:tcPr>
          <w:p w14:paraId="6B8AF2A2"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4C8B0ED0"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50A868B9" w14:textId="77777777" w:rsidTr="00540856">
        <w:trPr>
          <w:trHeight w:val="300"/>
        </w:trPr>
        <w:tc>
          <w:tcPr>
            <w:tcW w:w="1284" w:type="pct"/>
            <w:shd w:val="clear" w:color="auto" w:fill="auto"/>
            <w:noWrap/>
            <w:vAlign w:val="bottom"/>
            <w:hideMark/>
          </w:tcPr>
          <w:p w14:paraId="361A1E93"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Chile</w:t>
            </w:r>
          </w:p>
        </w:tc>
        <w:tc>
          <w:tcPr>
            <w:tcW w:w="1168" w:type="pct"/>
            <w:shd w:val="clear" w:color="auto" w:fill="auto"/>
            <w:noWrap/>
            <w:vAlign w:val="bottom"/>
            <w:hideMark/>
          </w:tcPr>
          <w:p w14:paraId="2313C7FE"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Region of the Americas</w:t>
            </w:r>
          </w:p>
        </w:tc>
        <w:tc>
          <w:tcPr>
            <w:tcW w:w="614" w:type="pct"/>
            <w:shd w:val="clear" w:color="auto" w:fill="auto"/>
            <w:noWrap/>
            <w:vAlign w:val="bottom"/>
            <w:hideMark/>
          </w:tcPr>
          <w:p w14:paraId="48EC25E7"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South America</w:t>
            </w:r>
          </w:p>
        </w:tc>
        <w:tc>
          <w:tcPr>
            <w:tcW w:w="438" w:type="pct"/>
            <w:shd w:val="clear" w:color="auto" w:fill="auto"/>
            <w:noWrap/>
            <w:vAlign w:val="bottom"/>
            <w:hideMark/>
          </w:tcPr>
          <w:p w14:paraId="2676E576"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157</w:t>
            </w:r>
          </w:p>
        </w:tc>
        <w:tc>
          <w:tcPr>
            <w:tcW w:w="345" w:type="pct"/>
            <w:shd w:val="clear" w:color="auto" w:fill="auto"/>
            <w:noWrap/>
            <w:vAlign w:val="bottom"/>
            <w:hideMark/>
          </w:tcPr>
          <w:p w14:paraId="3A4DB1D7"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51AC5401" w14:textId="601BF6CF"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8.05</w:t>
            </w:r>
          </w:p>
        </w:tc>
        <w:tc>
          <w:tcPr>
            <w:tcW w:w="453" w:type="pct"/>
            <w:shd w:val="clear" w:color="auto" w:fill="auto"/>
            <w:noWrap/>
            <w:vAlign w:val="bottom"/>
            <w:hideMark/>
          </w:tcPr>
          <w:p w14:paraId="5B1F8E77"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64A95ED8"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60504F7B" w14:textId="77777777" w:rsidTr="00540856">
        <w:trPr>
          <w:trHeight w:val="300"/>
        </w:trPr>
        <w:tc>
          <w:tcPr>
            <w:tcW w:w="1284" w:type="pct"/>
            <w:shd w:val="clear" w:color="auto" w:fill="auto"/>
            <w:noWrap/>
            <w:vAlign w:val="bottom"/>
            <w:hideMark/>
          </w:tcPr>
          <w:p w14:paraId="67C65C65"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China</w:t>
            </w:r>
          </w:p>
        </w:tc>
        <w:tc>
          <w:tcPr>
            <w:tcW w:w="1168" w:type="pct"/>
            <w:shd w:val="clear" w:color="auto" w:fill="auto"/>
            <w:noWrap/>
            <w:vAlign w:val="bottom"/>
            <w:hideMark/>
          </w:tcPr>
          <w:p w14:paraId="3FD36AB4"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Western Pacific Region</w:t>
            </w:r>
          </w:p>
        </w:tc>
        <w:tc>
          <w:tcPr>
            <w:tcW w:w="614" w:type="pct"/>
            <w:shd w:val="clear" w:color="auto" w:fill="auto"/>
            <w:noWrap/>
            <w:vAlign w:val="bottom"/>
            <w:hideMark/>
          </w:tcPr>
          <w:p w14:paraId="2CB15754"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Asia</w:t>
            </w:r>
          </w:p>
        </w:tc>
        <w:tc>
          <w:tcPr>
            <w:tcW w:w="438" w:type="pct"/>
            <w:shd w:val="clear" w:color="auto" w:fill="auto"/>
            <w:noWrap/>
            <w:vAlign w:val="bottom"/>
            <w:hideMark/>
          </w:tcPr>
          <w:p w14:paraId="2A70067C"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24330</w:t>
            </w:r>
          </w:p>
        </w:tc>
        <w:tc>
          <w:tcPr>
            <w:tcW w:w="345" w:type="pct"/>
            <w:shd w:val="clear" w:color="auto" w:fill="auto"/>
            <w:noWrap/>
            <w:vAlign w:val="bottom"/>
            <w:hideMark/>
          </w:tcPr>
          <w:p w14:paraId="26B59C23"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2033C36F" w14:textId="715A214F"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17.06</w:t>
            </w:r>
          </w:p>
        </w:tc>
        <w:tc>
          <w:tcPr>
            <w:tcW w:w="453" w:type="pct"/>
            <w:shd w:val="clear" w:color="auto" w:fill="auto"/>
            <w:noWrap/>
            <w:vAlign w:val="bottom"/>
            <w:hideMark/>
          </w:tcPr>
          <w:p w14:paraId="7CDD2F32"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4C688201"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61902E52" w14:textId="77777777" w:rsidTr="00540856">
        <w:trPr>
          <w:trHeight w:val="300"/>
        </w:trPr>
        <w:tc>
          <w:tcPr>
            <w:tcW w:w="1284" w:type="pct"/>
            <w:shd w:val="clear" w:color="auto" w:fill="auto"/>
            <w:noWrap/>
            <w:vAlign w:val="bottom"/>
            <w:hideMark/>
          </w:tcPr>
          <w:p w14:paraId="040609D7"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Colombia</w:t>
            </w:r>
          </w:p>
        </w:tc>
        <w:tc>
          <w:tcPr>
            <w:tcW w:w="1168" w:type="pct"/>
            <w:shd w:val="clear" w:color="auto" w:fill="auto"/>
            <w:noWrap/>
            <w:vAlign w:val="bottom"/>
            <w:hideMark/>
          </w:tcPr>
          <w:p w14:paraId="76B41CA6"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Region of the Americas</w:t>
            </w:r>
          </w:p>
        </w:tc>
        <w:tc>
          <w:tcPr>
            <w:tcW w:w="614" w:type="pct"/>
            <w:shd w:val="clear" w:color="auto" w:fill="auto"/>
            <w:noWrap/>
            <w:vAlign w:val="bottom"/>
            <w:hideMark/>
          </w:tcPr>
          <w:p w14:paraId="76BBF833"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South America</w:t>
            </w:r>
          </w:p>
        </w:tc>
        <w:tc>
          <w:tcPr>
            <w:tcW w:w="438" w:type="pct"/>
            <w:shd w:val="clear" w:color="auto" w:fill="auto"/>
            <w:noWrap/>
            <w:vAlign w:val="bottom"/>
            <w:hideMark/>
          </w:tcPr>
          <w:p w14:paraId="242DABF3"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320982</w:t>
            </w:r>
          </w:p>
        </w:tc>
        <w:tc>
          <w:tcPr>
            <w:tcW w:w="345" w:type="pct"/>
            <w:shd w:val="clear" w:color="auto" w:fill="auto"/>
            <w:noWrap/>
            <w:vAlign w:val="bottom"/>
            <w:hideMark/>
          </w:tcPr>
          <w:p w14:paraId="072A40A7"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229</w:t>
            </w:r>
          </w:p>
        </w:tc>
        <w:tc>
          <w:tcPr>
            <w:tcW w:w="416" w:type="pct"/>
            <w:shd w:val="clear" w:color="auto" w:fill="auto"/>
            <w:noWrap/>
            <w:vAlign w:val="bottom"/>
            <w:hideMark/>
          </w:tcPr>
          <w:p w14:paraId="7AFF030F" w14:textId="575555D4"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6230.6</w:t>
            </w:r>
            <w:r w:rsidR="00082945">
              <w:rPr>
                <w:rFonts w:ascii="Times New Roman" w:hAnsi="Times New Roman" w:cs="Times New Roman"/>
                <w:color w:val="000000"/>
                <w:sz w:val="24"/>
                <w:szCs w:val="24"/>
              </w:rPr>
              <w:t>6</w:t>
            </w:r>
          </w:p>
        </w:tc>
        <w:tc>
          <w:tcPr>
            <w:tcW w:w="453" w:type="pct"/>
            <w:shd w:val="clear" w:color="auto" w:fill="auto"/>
            <w:noWrap/>
            <w:vAlign w:val="bottom"/>
            <w:hideMark/>
          </w:tcPr>
          <w:p w14:paraId="24253FBA" w14:textId="37B78D6B"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4.4</w:t>
            </w:r>
            <w:r w:rsidR="00540856">
              <w:rPr>
                <w:rFonts w:ascii="Times New Roman" w:hAnsi="Times New Roman" w:cs="Times New Roman"/>
                <w:color w:val="000000"/>
                <w:sz w:val="24"/>
                <w:szCs w:val="24"/>
              </w:rPr>
              <w:t>5</w:t>
            </w:r>
          </w:p>
        </w:tc>
        <w:tc>
          <w:tcPr>
            <w:tcW w:w="283" w:type="pct"/>
            <w:vAlign w:val="bottom"/>
          </w:tcPr>
          <w:p w14:paraId="440A7DFD"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0.07</w:t>
            </w:r>
          </w:p>
        </w:tc>
      </w:tr>
      <w:tr w:rsidR="00540856" w:rsidRPr="0079412E" w14:paraId="0F8774B9" w14:textId="77777777" w:rsidTr="00540856">
        <w:trPr>
          <w:trHeight w:val="300"/>
        </w:trPr>
        <w:tc>
          <w:tcPr>
            <w:tcW w:w="1284" w:type="pct"/>
            <w:shd w:val="clear" w:color="auto" w:fill="auto"/>
            <w:noWrap/>
            <w:vAlign w:val="bottom"/>
            <w:hideMark/>
          </w:tcPr>
          <w:p w14:paraId="734DF0B4"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Costa Rica</w:t>
            </w:r>
          </w:p>
        </w:tc>
        <w:tc>
          <w:tcPr>
            <w:tcW w:w="1168" w:type="pct"/>
            <w:shd w:val="clear" w:color="auto" w:fill="auto"/>
            <w:noWrap/>
            <w:vAlign w:val="bottom"/>
            <w:hideMark/>
          </w:tcPr>
          <w:p w14:paraId="10181F55"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Region of the Americas</w:t>
            </w:r>
          </w:p>
        </w:tc>
        <w:tc>
          <w:tcPr>
            <w:tcW w:w="614" w:type="pct"/>
            <w:shd w:val="clear" w:color="auto" w:fill="auto"/>
            <w:noWrap/>
            <w:vAlign w:val="bottom"/>
            <w:hideMark/>
          </w:tcPr>
          <w:p w14:paraId="0876AFC3"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438" w:type="pct"/>
            <w:shd w:val="clear" w:color="auto" w:fill="auto"/>
            <w:noWrap/>
            <w:vAlign w:val="bottom"/>
            <w:hideMark/>
          </w:tcPr>
          <w:p w14:paraId="4C4181F0"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31259</w:t>
            </w:r>
          </w:p>
        </w:tc>
        <w:tc>
          <w:tcPr>
            <w:tcW w:w="345" w:type="pct"/>
            <w:shd w:val="clear" w:color="auto" w:fill="auto"/>
            <w:noWrap/>
            <w:vAlign w:val="bottom"/>
            <w:hideMark/>
          </w:tcPr>
          <w:p w14:paraId="0822B393"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7</w:t>
            </w:r>
          </w:p>
        </w:tc>
        <w:tc>
          <w:tcPr>
            <w:tcW w:w="416" w:type="pct"/>
            <w:shd w:val="clear" w:color="auto" w:fill="auto"/>
            <w:noWrap/>
            <w:vAlign w:val="bottom"/>
            <w:hideMark/>
          </w:tcPr>
          <w:p w14:paraId="364FCAA5" w14:textId="10B6468A"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6065.0</w:t>
            </w:r>
            <w:r w:rsidR="00082945">
              <w:rPr>
                <w:rFonts w:ascii="Times New Roman" w:hAnsi="Times New Roman" w:cs="Times New Roman"/>
                <w:color w:val="000000"/>
                <w:sz w:val="24"/>
                <w:szCs w:val="24"/>
              </w:rPr>
              <w:t>5</w:t>
            </w:r>
          </w:p>
        </w:tc>
        <w:tc>
          <w:tcPr>
            <w:tcW w:w="453" w:type="pct"/>
            <w:shd w:val="clear" w:color="auto" w:fill="auto"/>
            <w:noWrap/>
            <w:vAlign w:val="bottom"/>
            <w:hideMark/>
          </w:tcPr>
          <w:p w14:paraId="2E1DF748" w14:textId="10427A0B"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1.3</w:t>
            </w:r>
            <w:r w:rsidR="00540856">
              <w:rPr>
                <w:rFonts w:ascii="Times New Roman" w:hAnsi="Times New Roman" w:cs="Times New Roman"/>
                <w:color w:val="000000"/>
                <w:sz w:val="24"/>
                <w:szCs w:val="24"/>
              </w:rPr>
              <w:t>6</w:t>
            </w:r>
          </w:p>
        </w:tc>
        <w:tc>
          <w:tcPr>
            <w:tcW w:w="283" w:type="pct"/>
            <w:vAlign w:val="bottom"/>
          </w:tcPr>
          <w:p w14:paraId="4EA448BE"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0.02</w:t>
            </w:r>
          </w:p>
        </w:tc>
      </w:tr>
      <w:tr w:rsidR="00540856" w:rsidRPr="0079412E" w14:paraId="5A100B9A" w14:textId="77777777" w:rsidTr="00540856">
        <w:trPr>
          <w:trHeight w:val="300"/>
        </w:trPr>
        <w:tc>
          <w:tcPr>
            <w:tcW w:w="1284" w:type="pct"/>
            <w:shd w:val="clear" w:color="auto" w:fill="auto"/>
            <w:noWrap/>
            <w:vAlign w:val="bottom"/>
            <w:hideMark/>
          </w:tcPr>
          <w:p w14:paraId="5A958C8F"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Cuba</w:t>
            </w:r>
          </w:p>
        </w:tc>
        <w:tc>
          <w:tcPr>
            <w:tcW w:w="1168" w:type="pct"/>
            <w:shd w:val="clear" w:color="auto" w:fill="auto"/>
            <w:noWrap/>
            <w:vAlign w:val="bottom"/>
            <w:hideMark/>
          </w:tcPr>
          <w:p w14:paraId="363E425C"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Region of the Americas</w:t>
            </w:r>
          </w:p>
        </w:tc>
        <w:tc>
          <w:tcPr>
            <w:tcW w:w="614" w:type="pct"/>
            <w:shd w:val="clear" w:color="auto" w:fill="auto"/>
            <w:noWrap/>
            <w:vAlign w:val="bottom"/>
            <w:hideMark/>
          </w:tcPr>
          <w:p w14:paraId="0D84994B"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438" w:type="pct"/>
            <w:shd w:val="clear" w:color="auto" w:fill="auto"/>
            <w:noWrap/>
            <w:vAlign w:val="bottom"/>
            <w:hideMark/>
          </w:tcPr>
          <w:p w14:paraId="32F98BDE"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985</w:t>
            </w:r>
          </w:p>
        </w:tc>
        <w:tc>
          <w:tcPr>
            <w:tcW w:w="345" w:type="pct"/>
            <w:shd w:val="clear" w:color="auto" w:fill="auto"/>
            <w:noWrap/>
            <w:vAlign w:val="bottom"/>
            <w:hideMark/>
          </w:tcPr>
          <w:p w14:paraId="2A779147"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480D0B29" w14:textId="108C78E1"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87.5</w:t>
            </w:r>
            <w:r w:rsidR="00082945">
              <w:rPr>
                <w:rFonts w:ascii="Times New Roman" w:hAnsi="Times New Roman" w:cs="Times New Roman"/>
                <w:color w:val="000000"/>
                <w:sz w:val="24"/>
                <w:szCs w:val="24"/>
              </w:rPr>
              <w:t>1</w:t>
            </w:r>
          </w:p>
        </w:tc>
        <w:tc>
          <w:tcPr>
            <w:tcW w:w="453" w:type="pct"/>
            <w:shd w:val="clear" w:color="auto" w:fill="auto"/>
            <w:noWrap/>
            <w:vAlign w:val="bottom"/>
            <w:hideMark/>
          </w:tcPr>
          <w:p w14:paraId="377210D7"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2DFCE5FE"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31A5C3A1" w14:textId="77777777" w:rsidTr="00540856">
        <w:trPr>
          <w:trHeight w:val="300"/>
        </w:trPr>
        <w:tc>
          <w:tcPr>
            <w:tcW w:w="1284" w:type="pct"/>
            <w:shd w:val="clear" w:color="auto" w:fill="auto"/>
            <w:noWrap/>
            <w:vAlign w:val="bottom"/>
            <w:hideMark/>
          </w:tcPr>
          <w:p w14:paraId="3499F3FA"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Curacao</w:t>
            </w:r>
          </w:p>
        </w:tc>
        <w:tc>
          <w:tcPr>
            <w:tcW w:w="1168" w:type="pct"/>
            <w:shd w:val="clear" w:color="auto" w:fill="auto"/>
            <w:noWrap/>
            <w:vAlign w:val="bottom"/>
            <w:hideMark/>
          </w:tcPr>
          <w:p w14:paraId="1131A047"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Region of the Americas</w:t>
            </w:r>
          </w:p>
        </w:tc>
        <w:tc>
          <w:tcPr>
            <w:tcW w:w="614" w:type="pct"/>
            <w:shd w:val="clear" w:color="auto" w:fill="auto"/>
            <w:noWrap/>
            <w:vAlign w:val="bottom"/>
            <w:hideMark/>
          </w:tcPr>
          <w:p w14:paraId="37DE9132"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South America</w:t>
            </w:r>
          </w:p>
        </w:tc>
        <w:tc>
          <w:tcPr>
            <w:tcW w:w="438" w:type="pct"/>
            <w:shd w:val="clear" w:color="auto" w:fill="auto"/>
            <w:noWrap/>
            <w:vAlign w:val="bottom"/>
            <w:hideMark/>
          </w:tcPr>
          <w:p w14:paraId="7074F6FD"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262</w:t>
            </w:r>
          </w:p>
        </w:tc>
        <w:tc>
          <w:tcPr>
            <w:tcW w:w="345" w:type="pct"/>
            <w:shd w:val="clear" w:color="auto" w:fill="auto"/>
            <w:noWrap/>
            <w:vAlign w:val="bottom"/>
            <w:hideMark/>
          </w:tcPr>
          <w:p w14:paraId="52344138"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39B6DE2E" w14:textId="7612101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1376.</w:t>
            </w:r>
            <w:r w:rsidR="00082945">
              <w:rPr>
                <w:rFonts w:ascii="Times New Roman" w:hAnsi="Times New Roman" w:cs="Times New Roman"/>
                <w:color w:val="000000"/>
                <w:sz w:val="24"/>
                <w:szCs w:val="24"/>
              </w:rPr>
              <w:t>50</w:t>
            </w:r>
          </w:p>
        </w:tc>
        <w:tc>
          <w:tcPr>
            <w:tcW w:w="453" w:type="pct"/>
            <w:shd w:val="clear" w:color="auto" w:fill="auto"/>
            <w:noWrap/>
            <w:vAlign w:val="bottom"/>
            <w:hideMark/>
          </w:tcPr>
          <w:p w14:paraId="37766693"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5449E367"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4A2D564C" w14:textId="77777777" w:rsidTr="00540856">
        <w:trPr>
          <w:trHeight w:val="300"/>
        </w:trPr>
        <w:tc>
          <w:tcPr>
            <w:tcW w:w="1284" w:type="pct"/>
            <w:shd w:val="clear" w:color="auto" w:fill="auto"/>
            <w:noWrap/>
            <w:vAlign w:val="bottom"/>
            <w:hideMark/>
          </w:tcPr>
          <w:p w14:paraId="3F4ECFD4"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Dominican Republic</w:t>
            </w:r>
          </w:p>
        </w:tc>
        <w:tc>
          <w:tcPr>
            <w:tcW w:w="1168" w:type="pct"/>
            <w:shd w:val="clear" w:color="auto" w:fill="auto"/>
            <w:noWrap/>
            <w:vAlign w:val="bottom"/>
            <w:hideMark/>
          </w:tcPr>
          <w:p w14:paraId="4D87D7C6"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Region of the Americas</w:t>
            </w:r>
          </w:p>
        </w:tc>
        <w:tc>
          <w:tcPr>
            <w:tcW w:w="614" w:type="pct"/>
            <w:shd w:val="clear" w:color="auto" w:fill="auto"/>
            <w:noWrap/>
            <w:vAlign w:val="bottom"/>
            <w:hideMark/>
          </w:tcPr>
          <w:p w14:paraId="6F6DA603"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438" w:type="pct"/>
            <w:shd w:val="clear" w:color="auto" w:fill="auto"/>
            <w:noWrap/>
            <w:vAlign w:val="bottom"/>
            <w:hideMark/>
          </w:tcPr>
          <w:p w14:paraId="5C86AE2F"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10251</w:t>
            </w:r>
          </w:p>
        </w:tc>
        <w:tc>
          <w:tcPr>
            <w:tcW w:w="345" w:type="pct"/>
            <w:shd w:val="clear" w:color="auto" w:fill="auto"/>
            <w:noWrap/>
            <w:vAlign w:val="bottom"/>
            <w:hideMark/>
          </w:tcPr>
          <w:p w14:paraId="35D52CE6"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12</w:t>
            </w:r>
          </w:p>
        </w:tc>
        <w:tc>
          <w:tcPr>
            <w:tcW w:w="416" w:type="pct"/>
            <w:shd w:val="clear" w:color="auto" w:fill="auto"/>
            <w:noWrap/>
            <w:vAlign w:val="bottom"/>
            <w:hideMark/>
          </w:tcPr>
          <w:p w14:paraId="4E2835A4" w14:textId="1CB92638"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922.0</w:t>
            </w:r>
            <w:r w:rsidR="00EE27A1">
              <w:rPr>
                <w:rFonts w:ascii="Times New Roman" w:hAnsi="Times New Roman" w:cs="Times New Roman"/>
                <w:color w:val="000000"/>
                <w:sz w:val="24"/>
                <w:szCs w:val="24"/>
              </w:rPr>
              <w:t>3</w:t>
            </w:r>
          </w:p>
        </w:tc>
        <w:tc>
          <w:tcPr>
            <w:tcW w:w="453" w:type="pct"/>
            <w:shd w:val="clear" w:color="auto" w:fill="auto"/>
            <w:noWrap/>
            <w:vAlign w:val="bottom"/>
            <w:hideMark/>
          </w:tcPr>
          <w:p w14:paraId="779EB65B" w14:textId="57CC873F"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1.0</w:t>
            </w:r>
            <w:r w:rsidR="00540856">
              <w:rPr>
                <w:rFonts w:ascii="Times New Roman" w:hAnsi="Times New Roman" w:cs="Times New Roman"/>
                <w:color w:val="000000"/>
                <w:sz w:val="24"/>
                <w:szCs w:val="24"/>
              </w:rPr>
              <w:t>8</w:t>
            </w:r>
          </w:p>
        </w:tc>
        <w:tc>
          <w:tcPr>
            <w:tcW w:w="283" w:type="pct"/>
            <w:vAlign w:val="bottom"/>
          </w:tcPr>
          <w:p w14:paraId="1EC6C2D6"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0.12</w:t>
            </w:r>
          </w:p>
        </w:tc>
      </w:tr>
      <w:tr w:rsidR="00540856" w:rsidRPr="0079412E" w14:paraId="01997573" w14:textId="77777777" w:rsidTr="00540856">
        <w:trPr>
          <w:trHeight w:val="300"/>
        </w:trPr>
        <w:tc>
          <w:tcPr>
            <w:tcW w:w="1284" w:type="pct"/>
            <w:shd w:val="clear" w:color="auto" w:fill="auto"/>
            <w:noWrap/>
            <w:vAlign w:val="bottom"/>
            <w:hideMark/>
          </w:tcPr>
          <w:p w14:paraId="4854712F"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 xml:space="preserve">Ecuador </w:t>
            </w:r>
          </w:p>
        </w:tc>
        <w:tc>
          <w:tcPr>
            <w:tcW w:w="1168" w:type="pct"/>
            <w:shd w:val="clear" w:color="auto" w:fill="auto"/>
            <w:noWrap/>
            <w:vAlign w:val="bottom"/>
            <w:hideMark/>
          </w:tcPr>
          <w:p w14:paraId="6A86EE2A"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Region of the Americas</w:t>
            </w:r>
          </w:p>
        </w:tc>
        <w:tc>
          <w:tcPr>
            <w:tcW w:w="614" w:type="pct"/>
            <w:shd w:val="clear" w:color="auto" w:fill="auto"/>
            <w:noWrap/>
            <w:vAlign w:val="bottom"/>
            <w:hideMark/>
          </w:tcPr>
          <w:p w14:paraId="556BB625"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South America</w:t>
            </w:r>
          </w:p>
        </w:tc>
        <w:tc>
          <w:tcPr>
            <w:tcW w:w="438" w:type="pct"/>
            <w:shd w:val="clear" w:color="auto" w:fill="auto"/>
            <w:noWrap/>
            <w:vAlign w:val="bottom"/>
            <w:hideMark/>
          </w:tcPr>
          <w:p w14:paraId="20379112"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61329</w:t>
            </w:r>
          </w:p>
        </w:tc>
        <w:tc>
          <w:tcPr>
            <w:tcW w:w="345" w:type="pct"/>
            <w:shd w:val="clear" w:color="auto" w:fill="auto"/>
            <w:noWrap/>
            <w:vAlign w:val="bottom"/>
            <w:hideMark/>
          </w:tcPr>
          <w:p w14:paraId="0EC51B09"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74</w:t>
            </w:r>
          </w:p>
        </w:tc>
        <w:tc>
          <w:tcPr>
            <w:tcW w:w="416" w:type="pct"/>
            <w:shd w:val="clear" w:color="auto" w:fill="auto"/>
            <w:noWrap/>
            <w:vAlign w:val="bottom"/>
            <w:hideMark/>
          </w:tcPr>
          <w:p w14:paraId="3AAAE44A" w14:textId="62B018B6"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3445.8</w:t>
            </w:r>
            <w:r w:rsidR="00EE27A1">
              <w:rPr>
                <w:rFonts w:ascii="Times New Roman" w:hAnsi="Times New Roman" w:cs="Times New Roman"/>
                <w:color w:val="000000"/>
                <w:sz w:val="24"/>
                <w:szCs w:val="24"/>
              </w:rPr>
              <w:t>9</w:t>
            </w:r>
          </w:p>
        </w:tc>
        <w:tc>
          <w:tcPr>
            <w:tcW w:w="453" w:type="pct"/>
            <w:shd w:val="clear" w:color="auto" w:fill="auto"/>
            <w:noWrap/>
            <w:vAlign w:val="bottom"/>
            <w:hideMark/>
          </w:tcPr>
          <w:p w14:paraId="4904B151" w14:textId="4C1C3CC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4.1</w:t>
            </w:r>
            <w:r w:rsidR="00540856">
              <w:rPr>
                <w:rFonts w:ascii="Times New Roman" w:hAnsi="Times New Roman" w:cs="Times New Roman"/>
                <w:color w:val="000000"/>
                <w:sz w:val="24"/>
                <w:szCs w:val="24"/>
              </w:rPr>
              <w:t>6</w:t>
            </w:r>
          </w:p>
        </w:tc>
        <w:tc>
          <w:tcPr>
            <w:tcW w:w="283" w:type="pct"/>
            <w:vAlign w:val="bottom"/>
          </w:tcPr>
          <w:p w14:paraId="54134060"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0.12</w:t>
            </w:r>
          </w:p>
        </w:tc>
      </w:tr>
      <w:tr w:rsidR="00540856" w:rsidRPr="0079412E" w14:paraId="306D0B35" w14:textId="77777777" w:rsidTr="00540856">
        <w:trPr>
          <w:trHeight w:val="300"/>
        </w:trPr>
        <w:tc>
          <w:tcPr>
            <w:tcW w:w="1284" w:type="pct"/>
            <w:shd w:val="clear" w:color="auto" w:fill="auto"/>
            <w:noWrap/>
            <w:vAlign w:val="bottom"/>
            <w:hideMark/>
          </w:tcPr>
          <w:p w14:paraId="773B76B2"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El Salvador</w:t>
            </w:r>
          </w:p>
        </w:tc>
        <w:tc>
          <w:tcPr>
            <w:tcW w:w="1168" w:type="pct"/>
            <w:shd w:val="clear" w:color="auto" w:fill="auto"/>
            <w:noWrap/>
            <w:vAlign w:val="bottom"/>
            <w:hideMark/>
          </w:tcPr>
          <w:p w14:paraId="3F45742A"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Region of the Americas</w:t>
            </w:r>
          </w:p>
        </w:tc>
        <w:tc>
          <w:tcPr>
            <w:tcW w:w="614" w:type="pct"/>
            <w:shd w:val="clear" w:color="auto" w:fill="auto"/>
            <w:noWrap/>
            <w:vAlign w:val="bottom"/>
            <w:hideMark/>
          </w:tcPr>
          <w:p w14:paraId="66864B0B"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438" w:type="pct"/>
            <w:shd w:val="clear" w:color="auto" w:fill="auto"/>
            <w:noWrap/>
            <w:vAlign w:val="bottom"/>
            <w:hideMark/>
          </w:tcPr>
          <w:p w14:paraId="48F9D264"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8552</w:t>
            </w:r>
          </w:p>
        </w:tc>
        <w:tc>
          <w:tcPr>
            <w:tcW w:w="345" w:type="pct"/>
            <w:shd w:val="clear" w:color="auto" w:fill="auto"/>
            <w:noWrap/>
            <w:vAlign w:val="bottom"/>
            <w:hideMark/>
          </w:tcPr>
          <w:p w14:paraId="330927A9"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9</w:t>
            </w:r>
          </w:p>
        </w:tc>
        <w:tc>
          <w:tcPr>
            <w:tcW w:w="416" w:type="pct"/>
            <w:shd w:val="clear" w:color="auto" w:fill="auto"/>
            <w:noWrap/>
            <w:vAlign w:val="bottom"/>
            <w:hideMark/>
          </w:tcPr>
          <w:p w14:paraId="0143565D" w14:textId="0BCF1F24"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1354.4</w:t>
            </w:r>
            <w:r w:rsidR="00331D33">
              <w:rPr>
                <w:rFonts w:ascii="Times New Roman" w:hAnsi="Times New Roman" w:cs="Times New Roman"/>
                <w:color w:val="000000"/>
                <w:sz w:val="24"/>
                <w:szCs w:val="24"/>
              </w:rPr>
              <w:t>2</w:t>
            </w:r>
          </w:p>
        </w:tc>
        <w:tc>
          <w:tcPr>
            <w:tcW w:w="453" w:type="pct"/>
            <w:shd w:val="clear" w:color="auto" w:fill="auto"/>
            <w:noWrap/>
            <w:vAlign w:val="bottom"/>
            <w:hideMark/>
          </w:tcPr>
          <w:p w14:paraId="0F54EAB5" w14:textId="455E444E"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1.4</w:t>
            </w:r>
            <w:r w:rsidR="00540856">
              <w:rPr>
                <w:rFonts w:ascii="Times New Roman" w:hAnsi="Times New Roman" w:cs="Times New Roman"/>
                <w:color w:val="000000"/>
                <w:sz w:val="24"/>
                <w:szCs w:val="24"/>
              </w:rPr>
              <w:t>3</w:t>
            </w:r>
          </w:p>
        </w:tc>
        <w:tc>
          <w:tcPr>
            <w:tcW w:w="283" w:type="pct"/>
            <w:vAlign w:val="bottom"/>
          </w:tcPr>
          <w:p w14:paraId="47BCC8B8"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0.11</w:t>
            </w:r>
          </w:p>
        </w:tc>
      </w:tr>
      <w:tr w:rsidR="00540856" w:rsidRPr="0079412E" w14:paraId="09803EE3" w14:textId="77777777" w:rsidTr="00540856">
        <w:trPr>
          <w:trHeight w:val="300"/>
        </w:trPr>
        <w:tc>
          <w:tcPr>
            <w:tcW w:w="1284" w:type="pct"/>
            <w:shd w:val="clear" w:color="auto" w:fill="auto"/>
            <w:noWrap/>
            <w:vAlign w:val="bottom"/>
            <w:hideMark/>
          </w:tcPr>
          <w:p w14:paraId="6253AFA4"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Eritrea</w:t>
            </w:r>
          </w:p>
        </w:tc>
        <w:tc>
          <w:tcPr>
            <w:tcW w:w="1168" w:type="pct"/>
            <w:shd w:val="clear" w:color="auto" w:fill="auto"/>
            <w:noWrap/>
            <w:vAlign w:val="bottom"/>
            <w:hideMark/>
          </w:tcPr>
          <w:p w14:paraId="3F861A0B"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African Region</w:t>
            </w:r>
          </w:p>
        </w:tc>
        <w:tc>
          <w:tcPr>
            <w:tcW w:w="614" w:type="pct"/>
            <w:shd w:val="clear" w:color="auto" w:fill="auto"/>
            <w:noWrap/>
            <w:vAlign w:val="bottom"/>
            <w:hideMark/>
          </w:tcPr>
          <w:p w14:paraId="16A1EE51"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w:t>
            </w:r>
          </w:p>
        </w:tc>
        <w:tc>
          <w:tcPr>
            <w:tcW w:w="438" w:type="pct"/>
            <w:shd w:val="clear" w:color="auto" w:fill="auto"/>
            <w:noWrap/>
            <w:vAlign w:val="bottom"/>
            <w:hideMark/>
          </w:tcPr>
          <w:p w14:paraId="5D40567E"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14679</w:t>
            </w:r>
          </w:p>
        </w:tc>
        <w:tc>
          <w:tcPr>
            <w:tcW w:w="345" w:type="pct"/>
            <w:shd w:val="clear" w:color="auto" w:fill="auto"/>
            <w:noWrap/>
            <w:vAlign w:val="bottom"/>
            <w:hideMark/>
          </w:tcPr>
          <w:p w14:paraId="0842FB0A"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0CA56B41" w14:textId="23EA5E0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4054.62</w:t>
            </w:r>
          </w:p>
        </w:tc>
        <w:tc>
          <w:tcPr>
            <w:tcW w:w="453" w:type="pct"/>
            <w:shd w:val="clear" w:color="auto" w:fill="auto"/>
            <w:noWrap/>
            <w:vAlign w:val="bottom"/>
            <w:hideMark/>
          </w:tcPr>
          <w:p w14:paraId="41104E11"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298FB785"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26665843" w14:textId="77777777" w:rsidTr="00540856">
        <w:trPr>
          <w:trHeight w:val="300"/>
        </w:trPr>
        <w:tc>
          <w:tcPr>
            <w:tcW w:w="1284" w:type="pct"/>
            <w:shd w:val="clear" w:color="auto" w:fill="auto"/>
            <w:noWrap/>
            <w:vAlign w:val="bottom"/>
            <w:hideMark/>
          </w:tcPr>
          <w:p w14:paraId="17F94E94"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Ethiopia</w:t>
            </w:r>
          </w:p>
        </w:tc>
        <w:tc>
          <w:tcPr>
            <w:tcW w:w="1168" w:type="pct"/>
            <w:shd w:val="clear" w:color="auto" w:fill="auto"/>
            <w:noWrap/>
            <w:vAlign w:val="bottom"/>
            <w:hideMark/>
          </w:tcPr>
          <w:p w14:paraId="52483B83"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African Region</w:t>
            </w:r>
          </w:p>
        </w:tc>
        <w:tc>
          <w:tcPr>
            <w:tcW w:w="614" w:type="pct"/>
            <w:shd w:val="clear" w:color="auto" w:fill="auto"/>
            <w:noWrap/>
            <w:vAlign w:val="bottom"/>
            <w:hideMark/>
          </w:tcPr>
          <w:p w14:paraId="381FEFD3"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w:t>
            </w:r>
          </w:p>
        </w:tc>
        <w:tc>
          <w:tcPr>
            <w:tcW w:w="438" w:type="pct"/>
            <w:shd w:val="clear" w:color="auto" w:fill="auto"/>
            <w:noWrap/>
            <w:vAlign w:val="bottom"/>
            <w:hideMark/>
          </w:tcPr>
          <w:p w14:paraId="3C404652"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4016</w:t>
            </w:r>
          </w:p>
        </w:tc>
        <w:tc>
          <w:tcPr>
            <w:tcW w:w="345" w:type="pct"/>
            <w:shd w:val="clear" w:color="auto" w:fill="auto"/>
            <w:noWrap/>
            <w:vAlign w:val="bottom"/>
            <w:hideMark/>
          </w:tcPr>
          <w:p w14:paraId="08D69B5F"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2C134E59" w14:textId="32CE7329"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33.3</w:t>
            </w:r>
            <w:r w:rsidR="00331D33">
              <w:rPr>
                <w:rFonts w:ascii="Times New Roman" w:hAnsi="Times New Roman" w:cs="Times New Roman"/>
                <w:color w:val="000000"/>
                <w:sz w:val="24"/>
                <w:szCs w:val="24"/>
              </w:rPr>
              <w:t>9</w:t>
            </w:r>
          </w:p>
        </w:tc>
        <w:tc>
          <w:tcPr>
            <w:tcW w:w="453" w:type="pct"/>
            <w:shd w:val="clear" w:color="auto" w:fill="auto"/>
            <w:noWrap/>
            <w:vAlign w:val="bottom"/>
            <w:hideMark/>
          </w:tcPr>
          <w:p w14:paraId="7BB18711"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6497961A"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57AE8E5C" w14:textId="77777777" w:rsidTr="00540856">
        <w:trPr>
          <w:trHeight w:val="300"/>
        </w:trPr>
        <w:tc>
          <w:tcPr>
            <w:tcW w:w="1284" w:type="pct"/>
            <w:shd w:val="clear" w:color="auto" w:fill="auto"/>
            <w:noWrap/>
            <w:vAlign w:val="bottom"/>
            <w:hideMark/>
          </w:tcPr>
          <w:p w14:paraId="3F54BCA2"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Fiji</w:t>
            </w:r>
          </w:p>
        </w:tc>
        <w:tc>
          <w:tcPr>
            <w:tcW w:w="1168" w:type="pct"/>
            <w:shd w:val="clear" w:color="auto" w:fill="auto"/>
            <w:noWrap/>
            <w:vAlign w:val="bottom"/>
            <w:hideMark/>
          </w:tcPr>
          <w:p w14:paraId="30D578D5"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Western Pacific Region</w:t>
            </w:r>
          </w:p>
        </w:tc>
        <w:tc>
          <w:tcPr>
            <w:tcW w:w="614" w:type="pct"/>
            <w:shd w:val="clear" w:color="auto" w:fill="auto"/>
            <w:noWrap/>
            <w:vAlign w:val="bottom"/>
            <w:hideMark/>
          </w:tcPr>
          <w:p w14:paraId="08893F07"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Oceania</w:t>
            </w:r>
          </w:p>
        </w:tc>
        <w:tc>
          <w:tcPr>
            <w:tcW w:w="438" w:type="pct"/>
            <w:shd w:val="clear" w:color="auto" w:fill="auto"/>
            <w:noWrap/>
            <w:vAlign w:val="bottom"/>
            <w:hideMark/>
          </w:tcPr>
          <w:p w14:paraId="14439323"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6238</w:t>
            </w:r>
          </w:p>
        </w:tc>
        <w:tc>
          <w:tcPr>
            <w:tcW w:w="345" w:type="pct"/>
            <w:shd w:val="clear" w:color="auto" w:fill="auto"/>
            <w:noWrap/>
            <w:vAlign w:val="bottom"/>
            <w:hideMark/>
          </w:tcPr>
          <w:p w14:paraId="7F7063E7"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15B58BFB" w14:textId="7CD24DDE"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6746.6</w:t>
            </w:r>
            <w:r w:rsidR="00331D33">
              <w:rPr>
                <w:rFonts w:ascii="Times New Roman" w:hAnsi="Times New Roman" w:cs="Times New Roman"/>
                <w:color w:val="000000"/>
                <w:sz w:val="24"/>
                <w:szCs w:val="24"/>
              </w:rPr>
              <w:t>3</w:t>
            </w:r>
          </w:p>
        </w:tc>
        <w:tc>
          <w:tcPr>
            <w:tcW w:w="453" w:type="pct"/>
            <w:shd w:val="clear" w:color="auto" w:fill="auto"/>
            <w:noWrap/>
            <w:vAlign w:val="bottom"/>
            <w:hideMark/>
          </w:tcPr>
          <w:p w14:paraId="70C7E7C9"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4013EE6C"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2BFD99F0" w14:textId="77777777" w:rsidTr="00540856">
        <w:trPr>
          <w:trHeight w:val="300"/>
        </w:trPr>
        <w:tc>
          <w:tcPr>
            <w:tcW w:w="1284" w:type="pct"/>
            <w:shd w:val="clear" w:color="auto" w:fill="auto"/>
            <w:noWrap/>
            <w:vAlign w:val="bottom"/>
            <w:hideMark/>
          </w:tcPr>
          <w:p w14:paraId="5E983331"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France</w:t>
            </w:r>
          </w:p>
        </w:tc>
        <w:tc>
          <w:tcPr>
            <w:tcW w:w="1168" w:type="pct"/>
            <w:shd w:val="clear" w:color="auto" w:fill="auto"/>
            <w:noWrap/>
            <w:vAlign w:val="bottom"/>
            <w:hideMark/>
          </w:tcPr>
          <w:p w14:paraId="0FF0BB7E"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European Region</w:t>
            </w:r>
          </w:p>
        </w:tc>
        <w:tc>
          <w:tcPr>
            <w:tcW w:w="614" w:type="pct"/>
            <w:shd w:val="clear" w:color="auto" w:fill="auto"/>
            <w:noWrap/>
            <w:vAlign w:val="bottom"/>
            <w:hideMark/>
          </w:tcPr>
          <w:p w14:paraId="21557856"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Europe</w:t>
            </w:r>
          </w:p>
        </w:tc>
        <w:tc>
          <w:tcPr>
            <w:tcW w:w="438" w:type="pct"/>
            <w:shd w:val="clear" w:color="auto" w:fill="auto"/>
            <w:noWrap/>
            <w:vAlign w:val="bottom"/>
            <w:hideMark/>
          </w:tcPr>
          <w:p w14:paraId="66F6517C"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85</w:t>
            </w:r>
          </w:p>
        </w:tc>
        <w:tc>
          <w:tcPr>
            <w:tcW w:w="345" w:type="pct"/>
            <w:shd w:val="clear" w:color="auto" w:fill="auto"/>
            <w:noWrap/>
            <w:vAlign w:val="bottom"/>
            <w:hideMark/>
          </w:tcPr>
          <w:p w14:paraId="12A0DE83"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4085009C" w14:textId="29DA9DD2"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1.3</w:t>
            </w:r>
            <w:r w:rsidR="00331D33">
              <w:rPr>
                <w:rFonts w:ascii="Times New Roman" w:hAnsi="Times New Roman" w:cs="Times New Roman"/>
                <w:color w:val="000000"/>
                <w:sz w:val="24"/>
                <w:szCs w:val="24"/>
              </w:rPr>
              <w:t>2</w:t>
            </w:r>
          </w:p>
        </w:tc>
        <w:tc>
          <w:tcPr>
            <w:tcW w:w="453" w:type="pct"/>
            <w:shd w:val="clear" w:color="auto" w:fill="auto"/>
            <w:noWrap/>
            <w:vAlign w:val="bottom"/>
            <w:hideMark/>
          </w:tcPr>
          <w:p w14:paraId="49754347"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32A2D622"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4F753B67" w14:textId="77777777" w:rsidTr="00540856">
        <w:trPr>
          <w:trHeight w:val="300"/>
        </w:trPr>
        <w:tc>
          <w:tcPr>
            <w:tcW w:w="1284" w:type="pct"/>
            <w:shd w:val="clear" w:color="auto" w:fill="auto"/>
            <w:noWrap/>
            <w:vAlign w:val="bottom"/>
            <w:hideMark/>
          </w:tcPr>
          <w:p w14:paraId="3B075FE2"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French Guiana</w:t>
            </w:r>
          </w:p>
        </w:tc>
        <w:tc>
          <w:tcPr>
            <w:tcW w:w="1168" w:type="pct"/>
            <w:shd w:val="clear" w:color="auto" w:fill="auto"/>
            <w:noWrap/>
            <w:vAlign w:val="bottom"/>
            <w:hideMark/>
          </w:tcPr>
          <w:p w14:paraId="24F636D2"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Region of the Americas</w:t>
            </w:r>
          </w:p>
        </w:tc>
        <w:tc>
          <w:tcPr>
            <w:tcW w:w="614" w:type="pct"/>
            <w:shd w:val="clear" w:color="auto" w:fill="auto"/>
            <w:noWrap/>
            <w:vAlign w:val="bottom"/>
            <w:hideMark/>
          </w:tcPr>
          <w:p w14:paraId="14A1E857"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South America</w:t>
            </w:r>
          </w:p>
        </w:tc>
        <w:tc>
          <w:tcPr>
            <w:tcW w:w="438" w:type="pct"/>
            <w:shd w:val="clear" w:color="auto" w:fill="auto"/>
            <w:noWrap/>
            <w:vAlign w:val="bottom"/>
            <w:hideMark/>
          </w:tcPr>
          <w:p w14:paraId="225B011D"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16141</w:t>
            </w:r>
          </w:p>
        </w:tc>
        <w:tc>
          <w:tcPr>
            <w:tcW w:w="345" w:type="pct"/>
            <w:shd w:val="clear" w:color="auto" w:fill="auto"/>
            <w:noWrap/>
            <w:vAlign w:val="bottom"/>
            <w:hideMark/>
          </w:tcPr>
          <w:p w14:paraId="18466F28"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8</w:t>
            </w:r>
          </w:p>
        </w:tc>
        <w:tc>
          <w:tcPr>
            <w:tcW w:w="416" w:type="pct"/>
            <w:shd w:val="clear" w:color="auto" w:fill="auto"/>
            <w:noWrap/>
            <w:vAlign w:val="bottom"/>
            <w:hideMark/>
          </w:tcPr>
          <w:p w14:paraId="61231F28"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54264.76</w:t>
            </w:r>
          </w:p>
        </w:tc>
        <w:tc>
          <w:tcPr>
            <w:tcW w:w="453" w:type="pct"/>
            <w:shd w:val="clear" w:color="auto" w:fill="auto"/>
            <w:noWrap/>
            <w:vAlign w:val="bottom"/>
            <w:hideMark/>
          </w:tcPr>
          <w:p w14:paraId="1B6F2244" w14:textId="47496DE2"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26.</w:t>
            </w:r>
            <w:r w:rsidR="00540856">
              <w:rPr>
                <w:rFonts w:ascii="Times New Roman" w:hAnsi="Times New Roman" w:cs="Times New Roman"/>
                <w:color w:val="000000"/>
                <w:sz w:val="24"/>
                <w:szCs w:val="24"/>
              </w:rPr>
              <w:t>90</w:t>
            </w:r>
          </w:p>
        </w:tc>
        <w:tc>
          <w:tcPr>
            <w:tcW w:w="283" w:type="pct"/>
            <w:vAlign w:val="bottom"/>
          </w:tcPr>
          <w:p w14:paraId="1182514A"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0.05</w:t>
            </w:r>
          </w:p>
        </w:tc>
      </w:tr>
      <w:tr w:rsidR="00540856" w:rsidRPr="0079412E" w14:paraId="058A1E46" w14:textId="77777777" w:rsidTr="00540856">
        <w:trPr>
          <w:trHeight w:val="300"/>
        </w:trPr>
        <w:tc>
          <w:tcPr>
            <w:tcW w:w="1284" w:type="pct"/>
            <w:shd w:val="clear" w:color="auto" w:fill="auto"/>
            <w:noWrap/>
            <w:vAlign w:val="bottom"/>
            <w:hideMark/>
          </w:tcPr>
          <w:p w14:paraId="5F74CF1C"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French Polynesia</w:t>
            </w:r>
          </w:p>
        </w:tc>
        <w:tc>
          <w:tcPr>
            <w:tcW w:w="1168" w:type="pct"/>
            <w:shd w:val="clear" w:color="auto" w:fill="auto"/>
            <w:noWrap/>
            <w:vAlign w:val="bottom"/>
            <w:hideMark/>
          </w:tcPr>
          <w:p w14:paraId="1F3A4635"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Western Pacific Region</w:t>
            </w:r>
          </w:p>
        </w:tc>
        <w:tc>
          <w:tcPr>
            <w:tcW w:w="614" w:type="pct"/>
            <w:shd w:val="clear" w:color="auto" w:fill="auto"/>
            <w:noWrap/>
            <w:vAlign w:val="bottom"/>
            <w:hideMark/>
          </w:tcPr>
          <w:p w14:paraId="19A41B59"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Oceania</w:t>
            </w:r>
          </w:p>
        </w:tc>
        <w:tc>
          <w:tcPr>
            <w:tcW w:w="438" w:type="pct"/>
            <w:shd w:val="clear" w:color="auto" w:fill="auto"/>
            <w:noWrap/>
            <w:vAlign w:val="bottom"/>
            <w:hideMark/>
          </w:tcPr>
          <w:p w14:paraId="47B9F2BC"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147</w:t>
            </w:r>
          </w:p>
        </w:tc>
        <w:tc>
          <w:tcPr>
            <w:tcW w:w="345" w:type="pct"/>
            <w:shd w:val="clear" w:color="auto" w:fill="auto"/>
            <w:noWrap/>
            <w:vAlign w:val="bottom"/>
            <w:hideMark/>
          </w:tcPr>
          <w:p w14:paraId="43A1E220"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346CB892" w14:textId="742DAF6D"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483.50</w:t>
            </w:r>
          </w:p>
        </w:tc>
        <w:tc>
          <w:tcPr>
            <w:tcW w:w="453" w:type="pct"/>
            <w:shd w:val="clear" w:color="auto" w:fill="auto"/>
            <w:noWrap/>
            <w:vAlign w:val="bottom"/>
            <w:hideMark/>
          </w:tcPr>
          <w:p w14:paraId="49F195CD"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540CAE5E"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7050D43E" w14:textId="77777777" w:rsidTr="00540856">
        <w:trPr>
          <w:trHeight w:val="300"/>
        </w:trPr>
        <w:tc>
          <w:tcPr>
            <w:tcW w:w="1284" w:type="pct"/>
            <w:shd w:val="clear" w:color="auto" w:fill="auto"/>
            <w:noWrap/>
            <w:vAlign w:val="bottom"/>
            <w:hideMark/>
          </w:tcPr>
          <w:p w14:paraId="1EB819E8"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Ghana</w:t>
            </w:r>
          </w:p>
        </w:tc>
        <w:tc>
          <w:tcPr>
            <w:tcW w:w="1168" w:type="pct"/>
            <w:shd w:val="clear" w:color="auto" w:fill="auto"/>
            <w:noWrap/>
            <w:vAlign w:val="bottom"/>
            <w:hideMark/>
          </w:tcPr>
          <w:p w14:paraId="17C68EC8"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African Region</w:t>
            </w:r>
          </w:p>
        </w:tc>
        <w:tc>
          <w:tcPr>
            <w:tcW w:w="614" w:type="pct"/>
            <w:shd w:val="clear" w:color="auto" w:fill="auto"/>
            <w:noWrap/>
            <w:vAlign w:val="bottom"/>
            <w:hideMark/>
          </w:tcPr>
          <w:p w14:paraId="37605CA8"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w:t>
            </w:r>
          </w:p>
        </w:tc>
        <w:tc>
          <w:tcPr>
            <w:tcW w:w="438" w:type="pct"/>
            <w:shd w:val="clear" w:color="auto" w:fill="auto"/>
            <w:noWrap/>
            <w:vAlign w:val="bottom"/>
            <w:hideMark/>
          </w:tcPr>
          <w:p w14:paraId="06CF763F"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1163</w:t>
            </w:r>
          </w:p>
        </w:tc>
        <w:tc>
          <w:tcPr>
            <w:tcW w:w="345" w:type="pct"/>
            <w:shd w:val="clear" w:color="auto" w:fill="auto"/>
            <w:noWrap/>
            <w:vAlign w:val="bottom"/>
            <w:hideMark/>
          </w:tcPr>
          <w:p w14:paraId="5FF800DD"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4845FE0B" w14:textId="3798C39B"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35.42</w:t>
            </w:r>
          </w:p>
        </w:tc>
        <w:tc>
          <w:tcPr>
            <w:tcW w:w="453" w:type="pct"/>
            <w:shd w:val="clear" w:color="auto" w:fill="auto"/>
            <w:noWrap/>
            <w:vAlign w:val="bottom"/>
            <w:hideMark/>
          </w:tcPr>
          <w:p w14:paraId="402FCB15"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048EAB5D"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29D5F1B6" w14:textId="77777777" w:rsidTr="00540856">
        <w:trPr>
          <w:trHeight w:val="300"/>
        </w:trPr>
        <w:tc>
          <w:tcPr>
            <w:tcW w:w="1284" w:type="pct"/>
            <w:shd w:val="clear" w:color="auto" w:fill="auto"/>
            <w:noWrap/>
            <w:vAlign w:val="bottom"/>
            <w:hideMark/>
          </w:tcPr>
          <w:p w14:paraId="67EB36F9"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lastRenderedPageBreak/>
              <w:t>Grenada</w:t>
            </w:r>
          </w:p>
        </w:tc>
        <w:tc>
          <w:tcPr>
            <w:tcW w:w="1168" w:type="pct"/>
            <w:shd w:val="clear" w:color="auto" w:fill="auto"/>
            <w:noWrap/>
            <w:vAlign w:val="bottom"/>
            <w:hideMark/>
          </w:tcPr>
          <w:p w14:paraId="45A8D063"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Region of the Americas</w:t>
            </w:r>
          </w:p>
        </w:tc>
        <w:tc>
          <w:tcPr>
            <w:tcW w:w="614" w:type="pct"/>
            <w:shd w:val="clear" w:color="auto" w:fill="auto"/>
            <w:noWrap/>
            <w:vAlign w:val="bottom"/>
            <w:hideMark/>
          </w:tcPr>
          <w:p w14:paraId="784F4F50"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438" w:type="pct"/>
            <w:shd w:val="clear" w:color="auto" w:fill="auto"/>
            <w:noWrap/>
            <w:vAlign w:val="bottom"/>
            <w:hideMark/>
          </w:tcPr>
          <w:p w14:paraId="15A298BE"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798</w:t>
            </w:r>
          </w:p>
        </w:tc>
        <w:tc>
          <w:tcPr>
            <w:tcW w:w="345" w:type="pct"/>
            <w:shd w:val="clear" w:color="auto" w:fill="auto"/>
            <w:noWrap/>
            <w:vAlign w:val="bottom"/>
            <w:hideMark/>
          </w:tcPr>
          <w:p w14:paraId="19CA5B10"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03142479"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6403.98</w:t>
            </w:r>
          </w:p>
        </w:tc>
        <w:tc>
          <w:tcPr>
            <w:tcW w:w="453" w:type="pct"/>
            <w:shd w:val="clear" w:color="auto" w:fill="auto"/>
            <w:noWrap/>
            <w:vAlign w:val="bottom"/>
            <w:hideMark/>
          </w:tcPr>
          <w:p w14:paraId="36C7D727"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2B95B88E"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3B93D837" w14:textId="77777777" w:rsidTr="00540856">
        <w:trPr>
          <w:trHeight w:val="300"/>
        </w:trPr>
        <w:tc>
          <w:tcPr>
            <w:tcW w:w="1284" w:type="pct"/>
            <w:shd w:val="clear" w:color="auto" w:fill="auto"/>
            <w:noWrap/>
            <w:vAlign w:val="bottom"/>
            <w:hideMark/>
          </w:tcPr>
          <w:p w14:paraId="0FA68998"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Guadeloupe</w:t>
            </w:r>
          </w:p>
        </w:tc>
        <w:tc>
          <w:tcPr>
            <w:tcW w:w="1168" w:type="pct"/>
            <w:shd w:val="clear" w:color="auto" w:fill="auto"/>
            <w:noWrap/>
            <w:vAlign w:val="bottom"/>
            <w:hideMark/>
          </w:tcPr>
          <w:p w14:paraId="02F941B9"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Region of the Americas</w:t>
            </w:r>
          </w:p>
        </w:tc>
        <w:tc>
          <w:tcPr>
            <w:tcW w:w="614" w:type="pct"/>
            <w:shd w:val="clear" w:color="auto" w:fill="auto"/>
            <w:noWrap/>
            <w:vAlign w:val="bottom"/>
            <w:hideMark/>
          </w:tcPr>
          <w:p w14:paraId="2F5AFDD8"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438" w:type="pct"/>
            <w:shd w:val="clear" w:color="auto" w:fill="auto"/>
            <w:noWrap/>
            <w:vAlign w:val="bottom"/>
            <w:hideMark/>
          </w:tcPr>
          <w:p w14:paraId="50C924AE"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11025</w:t>
            </w:r>
          </w:p>
        </w:tc>
        <w:tc>
          <w:tcPr>
            <w:tcW w:w="345" w:type="pct"/>
            <w:shd w:val="clear" w:color="auto" w:fill="auto"/>
            <w:noWrap/>
            <w:vAlign w:val="bottom"/>
            <w:hideMark/>
          </w:tcPr>
          <w:p w14:paraId="4F91168E"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0C1B1C48"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27837.32</w:t>
            </w:r>
          </w:p>
        </w:tc>
        <w:tc>
          <w:tcPr>
            <w:tcW w:w="453" w:type="pct"/>
            <w:shd w:val="clear" w:color="auto" w:fill="auto"/>
            <w:noWrap/>
            <w:vAlign w:val="bottom"/>
            <w:hideMark/>
          </w:tcPr>
          <w:p w14:paraId="0718AFB4"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5919530C"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30C746DA" w14:textId="77777777" w:rsidTr="00540856">
        <w:trPr>
          <w:trHeight w:val="300"/>
        </w:trPr>
        <w:tc>
          <w:tcPr>
            <w:tcW w:w="1284" w:type="pct"/>
            <w:shd w:val="clear" w:color="auto" w:fill="auto"/>
            <w:noWrap/>
            <w:vAlign w:val="bottom"/>
            <w:hideMark/>
          </w:tcPr>
          <w:p w14:paraId="31DA7C31"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Guatemala</w:t>
            </w:r>
          </w:p>
        </w:tc>
        <w:tc>
          <w:tcPr>
            <w:tcW w:w="1168" w:type="pct"/>
            <w:shd w:val="clear" w:color="auto" w:fill="auto"/>
            <w:noWrap/>
            <w:vAlign w:val="bottom"/>
            <w:hideMark/>
          </w:tcPr>
          <w:p w14:paraId="25DB1ED9"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Region of the Americas</w:t>
            </w:r>
          </w:p>
        </w:tc>
        <w:tc>
          <w:tcPr>
            <w:tcW w:w="614" w:type="pct"/>
            <w:shd w:val="clear" w:color="auto" w:fill="auto"/>
            <w:noWrap/>
            <w:vAlign w:val="bottom"/>
            <w:hideMark/>
          </w:tcPr>
          <w:p w14:paraId="623B2367"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438" w:type="pct"/>
            <w:shd w:val="clear" w:color="auto" w:fill="auto"/>
            <w:noWrap/>
            <w:vAlign w:val="bottom"/>
            <w:hideMark/>
          </w:tcPr>
          <w:p w14:paraId="11CA0594"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188585</w:t>
            </w:r>
          </w:p>
        </w:tc>
        <w:tc>
          <w:tcPr>
            <w:tcW w:w="345" w:type="pct"/>
            <w:shd w:val="clear" w:color="auto" w:fill="auto"/>
            <w:noWrap/>
            <w:vAlign w:val="bottom"/>
            <w:hideMark/>
          </w:tcPr>
          <w:p w14:paraId="0E44CC78"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188</w:t>
            </w:r>
          </w:p>
        </w:tc>
        <w:tc>
          <w:tcPr>
            <w:tcW w:w="416" w:type="pct"/>
            <w:shd w:val="clear" w:color="auto" w:fill="auto"/>
            <w:noWrap/>
            <w:vAlign w:val="bottom"/>
            <w:hideMark/>
          </w:tcPr>
          <w:p w14:paraId="0064D8EF"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10709.89</w:t>
            </w:r>
          </w:p>
        </w:tc>
        <w:tc>
          <w:tcPr>
            <w:tcW w:w="453" w:type="pct"/>
            <w:shd w:val="clear" w:color="auto" w:fill="auto"/>
            <w:noWrap/>
            <w:vAlign w:val="bottom"/>
            <w:hideMark/>
          </w:tcPr>
          <w:p w14:paraId="37E30B49" w14:textId="2E04D121"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10.6</w:t>
            </w:r>
            <w:r w:rsidR="00540856">
              <w:rPr>
                <w:rFonts w:ascii="Times New Roman" w:hAnsi="Times New Roman" w:cs="Times New Roman"/>
                <w:color w:val="000000"/>
                <w:sz w:val="24"/>
                <w:szCs w:val="24"/>
              </w:rPr>
              <w:t>8</w:t>
            </w:r>
          </w:p>
        </w:tc>
        <w:tc>
          <w:tcPr>
            <w:tcW w:w="283" w:type="pct"/>
            <w:vAlign w:val="bottom"/>
          </w:tcPr>
          <w:p w14:paraId="1C34CDC9"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0.10</w:t>
            </w:r>
          </w:p>
        </w:tc>
      </w:tr>
      <w:tr w:rsidR="00540856" w:rsidRPr="0079412E" w14:paraId="49C0D3F4" w14:textId="77777777" w:rsidTr="00540856">
        <w:trPr>
          <w:trHeight w:val="300"/>
        </w:trPr>
        <w:tc>
          <w:tcPr>
            <w:tcW w:w="1284" w:type="pct"/>
            <w:shd w:val="clear" w:color="auto" w:fill="auto"/>
            <w:noWrap/>
            <w:vAlign w:val="bottom"/>
            <w:hideMark/>
          </w:tcPr>
          <w:p w14:paraId="67F5E0D3"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Guinea</w:t>
            </w:r>
          </w:p>
        </w:tc>
        <w:tc>
          <w:tcPr>
            <w:tcW w:w="1168" w:type="pct"/>
            <w:shd w:val="clear" w:color="auto" w:fill="auto"/>
            <w:noWrap/>
            <w:vAlign w:val="bottom"/>
            <w:hideMark/>
          </w:tcPr>
          <w:p w14:paraId="5EBEF15E"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African Region</w:t>
            </w:r>
          </w:p>
        </w:tc>
        <w:tc>
          <w:tcPr>
            <w:tcW w:w="614" w:type="pct"/>
            <w:shd w:val="clear" w:color="auto" w:fill="auto"/>
            <w:noWrap/>
            <w:vAlign w:val="bottom"/>
            <w:hideMark/>
          </w:tcPr>
          <w:p w14:paraId="5E3E8082"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w:t>
            </w:r>
          </w:p>
        </w:tc>
        <w:tc>
          <w:tcPr>
            <w:tcW w:w="438" w:type="pct"/>
            <w:shd w:val="clear" w:color="auto" w:fill="auto"/>
            <w:noWrap/>
            <w:vAlign w:val="bottom"/>
            <w:hideMark/>
          </w:tcPr>
          <w:p w14:paraId="1ED4E182"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w:t>
            </w:r>
          </w:p>
        </w:tc>
        <w:tc>
          <w:tcPr>
            <w:tcW w:w="345" w:type="pct"/>
            <w:shd w:val="clear" w:color="auto" w:fill="auto"/>
            <w:noWrap/>
            <w:vAlign w:val="bottom"/>
            <w:hideMark/>
          </w:tcPr>
          <w:p w14:paraId="67DBE961"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7A950E11" w14:textId="1EF10960"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0.1</w:t>
            </w:r>
            <w:r w:rsidR="00331D33">
              <w:rPr>
                <w:rFonts w:ascii="Times New Roman" w:hAnsi="Times New Roman" w:cs="Times New Roman"/>
                <w:color w:val="000000"/>
                <w:sz w:val="24"/>
                <w:szCs w:val="24"/>
              </w:rPr>
              <w:t>5</w:t>
            </w:r>
          </w:p>
        </w:tc>
        <w:tc>
          <w:tcPr>
            <w:tcW w:w="453" w:type="pct"/>
            <w:shd w:val="clear" w:color="auto" w:fill="auto"/>
            <w:noWrap/>
            <w:vAlign w:val="bottom"/>
            <w:hideMark/>
          </w:tcPr>
          <w:p w14:paraId="4349AE97"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7CBBBFFA"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43AC72B1" w14:textId="77777777" w:rsidTr="00540856">
        <w:trPr>
          <w:trHeight w:val="300"/>
        </w:trPr>
        <w:tc>
          <w:tcPr>
            <w:tcW w:w="1284" w:type="pct"/>
            <w:shd w:val="clear" w:color="auto" w:fill="auto"/>
            <w:noWrap/>
            <w:vAlign w:val="bottom"/>
            <w:hideMark/>
          </w:tcPr>
          <w:p w14:paraId="0590147B"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Guyana</w:t>
            </w:r>
          </w:p>
        </w:tc>
        <w:tc>
          <w:tcPr>
            <w:tcW w:w="1168" w:type="pct"/>
            <w:shd w:val="clear" w:color="auto" w:fill="auto"/>
            <w:noWrap/>
            <w:vAlign w:val="bottom"/>
            <w:hideMark/>
          </w:tcPr>
          <w:p w14:paraId="036E6830"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Region of the Americas</w:t>
            </w:r>
          </w:p>
        </w:tc>
        <w:tc>
          <w:tcPr>
            <w:tcW w:w="614" w:type="pct"/>
            <w:shd w:val="clear" w:color="auto" w:fill="auto"/>
            <w:noWrap/>
            <w:vAlign w:val="bottom"/>
            <w:hideMark/>
          </w:tcPr>
          <w:p w14:paraId="3D9FA113"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South America</w:t>
            </w:r>
          </w:p>
        </w:tc>
        <w:tc>
          <w:tcPr>
            <w:tcW w:w="438" w:type="pct"/>
            <w:shd w:val="clear" w:color="auto" w:fill="auto"/>
            <w:noWrap/>
            <w:vAlign w:val="bottom"/>
            <w:hideMark/>
          </w:tcPr>
          <w:p w14:paraId="2FF3331D"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44028</w:t>
            </w:r>
          </w:p>
        </w:tc>
        <w:tc>
          <w:tcPr>
            <w:tcW w:w="345" w:type="pct"/>
            <w:shd w:val="clear" w:color="auto" w:fill="auto"/>
            <w:noWrap/>
            <w:vAlign w:val="bottom"/>
            <w:hideMark/>
          </w:tcPr>
          <w:p w14:paraId="1FFCB7E1"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8</w:t>
            </w:r>
          </w:p>
        </w:tc>
        <w:tc>
          <w:tcPr>
            <w:tcW w:w="416" w:type="pct"/>
            <w:shd w:val="clear" w:color="auto" w:fill="auto"/>
            <w:noWrap/>
            <w:vAlign w:val="bottom"/>
            <w:hideMark/>
          </w:tcPr>
          <w:p w14:paraId="3D26EC22" w14:textId="20015EA6"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54722.6</w:t>
            </w:r>
            <w:r w:rsidR="00331D33">
              <w:rPr>
                <w:rFonts w:ascii="Times New Roman" w:hAnsi="Times New Roman" w:cs="Times New Roman"/>
                <w:color w:val="000000"/>
                <w:sz w:val="24"/>
                <w:szCs w:val="24"/>
              </w:rPr>
              <w:t>0</w:t>
            </w:r>
          </w:p>
        </w:tc>
        <w:tc>
          <w:tcPr>
            <w:tcW w:w="453" w:type="pct"/>
            <w:shd w:val="clear" w:color="auto" w:fill="auto"/>
            <w:noWrap/>
            <w:vAlign w:val="bottom"/>
            <w:hideMark/>
          </w:tcPr>
          <w:p w14:paraId="193DB370" w14:textId="3C796772"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9.94</w:t>
            </w:r>
          </w:p>
        </w:tc>
        <w:tc>
          <w:tcPr>
            <w:tcW w:w="283" w:type="pct"/>
            <w:vAlign w:val="bottom"/>
          </w:tcPr>
          <w:p w14:paraId="6F19966B"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0.02</w:t>
            </w:r>
          </w:p>
        </w:tc>
      </w:tr>
      <w:tr w:rsidR="00540856" w:rsidRPr="0079412E" w14:paraId="7106EFAE" w14:textId="77777777" w:rsidTr="00540856">
        <w:trPr>
          <w:trHeight w:val="300"/>
        </w:trPr>
        <w:tc>
          <w:tcPr>
            <w:tcW w:w="1284" w:type="pct"/>
            <w:shd w:val="clear" w:color="auto" w:fill="auto"/>
            <w:noWrap/>
            <w:vAlign w:val="bottom"/>
            <w:hideMark/>
          </w:tcPr>
          <w:p w14:paraId="49B8D8D3"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Honduras</w:t>
            </w:r>
          </w:p>
        </w:tc>
        <w:tc>
          <w:tcPr>
            <w:tcW w:w="1168" w:type="pct"/>
            <w:shd w:val="clear" w:color="auto" w:fill="auto"/>
            <w:noWrap/>
            <w:vAlign w:val="bottom"/>
            <w:hideMark/>
          </w:tcPr>
          <w:p w14:paraId="5362FF67"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Region of the Americas</w:t>
            </w:r>
          </w:p>
        </w:tc>
        <w:tc>
          <w:tcPr>
            <w:tcW w:w="614" w:type="pct"/>
            <w:shd w:val="clear" w:color="auto" w:fill="auto"/>
            <w:noWrap/>
            <w:vAlign w:val="bottom"/>
            <w:hideMark/>
          </w:tcPr>
          <w:p w14:paraId="17ECE9B6"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438" w:type="pct"/>
            <w:shd w:val="clear" w:color="auto" w:fill="auto"/>
            <w:noWrap/>
            <w:vAlign w:val="bottom"/>
            <w:hideMark/>
          </w:tcPr>
          <w:p w14:paraId="76CEB60B"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177209</w:t>
            </w:r>
          </w:p>
        </w:tc>
        <w:tc>
          <w:tcPr>
            <w:tcW w:w="345" w:type="pct"/>
            <w:shd w:val="clear" w:color="auto" w:fill="auto"/>
            <w:noWrap/>
            <w:vAlign w:val="bottom"/>
            <w:hideMark/>
          </w:tcPr>
          <w:p w14:paraId="732AB669"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160</w:t>
            </w:r>
          </w:p>
        </w:tc>
        <w:tc>
          <w:tcPr>
            <w:tcW w:w="416" w:type="pct"/>
            <w:shd w:val="clear" w:color="auto" w:fill="auto"/>
            <w:noWrap/>
            <w:vAlign w:val="bottom"/>
            <w:hideMark/>
          </w:tcPr>
          <w:p w14:paraId="48A4C212"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17241.01</w:t>
            </w:r>
          </w:p>
        </w:tc>
        <w:tc>
          <w:tcPr>
            <w:tcW w:w="453" w:type="pct"/>
            <w:shd w:val="clear" w:color="auto" w:fill="auto"/>
            <w:noWrap/>
            <w:vAlign w:val="bottom"/>
            <w:hideMark/>
          </w:tcPr>
          <w:p w14:paraId="73B603FA" w14:textId="60A969D0"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15.5</w:t>
            </w:r>
            <w:r w:rsidR="00540856">
              <w:rPr>
                <w:rFonts w:ascii="Times New Roman" w:hAnsi="Times New Roman" w:cs="Times New Roman"/>
                <w:color w:val="000000"/>
                <w:sz w:val="24"/>
                <w:szCs w:val="24"/>
              </w:rPr>
              <w:t>7</w:t>
            </w:r>
          </w:p>
        </w:tc>
        <w:tc>
          <w:tcPr>
            <w:tcW w:w="283" w:type="pct"/>
            <w:vAlign w:val="bottom"/>
          </w:tcPr>
          <w:p w14:paraId="28C38D0D"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0.09</w:t>
            </w:r>
          </w:p>
        </w:tc>
      </w:tr>
      <w:tr w:rsidR="00540856" w:rsidRPr="0079412E" w14:paraId="07E24DE2" w14:textId="77777777" w:rsidTr="00540856">
        <w:trPr>
          <w:trHeight w:val="300"/>
        </w:trPr>
        <w:tc>
          <w:tcPr>
            <w:tcW w:w="1284" w:type="pct"/>
            <w:shd w:val="clear" w:color="auto" w:fill="auto"/>
            <w:noWrap/>
            <w:vAlign w:val="bottom"/>
            <w:hideMark/>
          </w:tcPr>
          <w:p w14:paraId="3225DCC0"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India</w:t>
            </w:r>
          </w:p>
        </w:tc>
        <w:tc>
          <w:tcPr>
            <w:tcW w:w="1168" w:type="pct"/>
            <w:shd w:val="clear" w:color="auto" w:fill="auto"/>
            <w:noWrap/>
            <w:vAlign w:val="bottom"/>
            <w:hideMark/>
          </w:tcPr>
          <w:p w14:paraId="71927303"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South-East Asia Region</w:t>
            </w:r>
          </w:p>
        </w:tc>
        <w:tc>
          <w:tcPr>
            <w:tcW w:w="614" w:type="pct"/>
            <w:shd w:val="clear" w:color="auto" w:fill="auto"/>
            <w:noWrap/>
            <w:vAlign w:val="bottom"/>
            <w:hideMark/>
          </w:tcPr>
          <w:p w14:paraId="1A531BF3"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Asia</w:t>
            </w:r>
          </w:p>
        </w:tc>
        <w:tc>
          <w:tcPr>
            <w:tcW w:w="438" w:type="pct"/>
            <w:shd w:val="clear" w:color="auto" w:fill="auto"/>
            <w:noWrap/>
            <w:vAlign w:val="bottom"/>
            <w:hideMark/>
          </w:tcPr>
          <w:p w14:paraId="0163F573"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215066</w:t>
            </w:r>
          </w:p>
        </w:tc>
        <w:tc>
          <w:tcPr>
            <w:tcW w:w="345" w:type="pct"/>
            <w:shd w:val="clear" w:color="auto" w:fill="auto"/>
            <w:noWrap/>
            <w:vAlign w:val="bottom"/>
            <w:hideMark/>
          </w:tcPr>
          <w:p w14:paraId="72CBEAC8"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182</w:t>
            </w:r>
          </w:p>
        </w:tc>
        <w:tc>
          <w:tcPr>
            <w:tcW w:w="416" w:type="pct"/>
            <w:shd w:val="clear" w:color="auto" w:fill="auto"/>
            <w:noWrap/>
            <w:vAlign w:val="bottom"/>
            <w:hideMark/>
          </w:tcPr>
          <w:p w14:paraId="13FAE8BB" w14:textId="5596EBBA"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152.79</w:t>
            </w:r>
          </w:p>
        </w:tc>
        <w:tc>
          <w:tcPr>
            <w:tcW w:w="453" w:type="pct"/>
            <w:shd w:val="clear" w:color="auto" w:fill="auto"/>
            <w:noWrap/>
            <w:vAlign w:val="bottom"/>
            <w:hideMark/>
          </w:tcPr>
          <w:p w14:paraId="1BBF0682" w14:textId="42297D5B"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0.1</w:t>
            </w:r>
            <w:r w:rsidR="00540856">
              <w:rPr>
                <w:rFonts w:ascii="Times New Roman" w:hAnsi="Times New Roman" w:cs="Times New Roman"/>
                <w:color w:val="000000"/>
                <w:sz w:val="24"/>
                <w:szCs w:val="24"/>
              </w:rPr>
              <w:t>3</w:t>
            </w:r>
          </w:p>
        </w:tc>
        <w:tc>
          <w:tcPr>
            <w:tcW w:w="283" w:type="pct"/>
            <w:vAlign w:val="bottom"/>
          </w:tcPr>
          <w:p w14:paraId="0A696207"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0.08</w:t>
            </w:r>
          </w:p>
        </w:tc>
      </w:tr>
      <w:tr w:rsidR="00540856" w:rsidRPr="0079412E" w14:paraId="3AF6DC1A" w14:textId="77777777" w:rsidTr="00540856">
        <w:trPr>
          <w:trHeight w:val="300"/>
        </w:trPr>
        <w:tc>
          <w:tcPr>
            <w:tcW w:w="1284" w:type="pct"/>
            <w:shd w:val="clear" w:color="auto" w:fill="auto"/>
            <w:noWrap/>
            <w:vAlign w:val="bottom"/>
            <w:hideMark/>
          </w:tcPr>
          <w:p w14:paraId="0FD29871"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Italy</w:t>
            </w:r>
          </w:p>
        </w:tc>
        <w:tc>
          <w:tcPr>
            <w:tcW w:w="1168" w:type="pct"/>
            <w:shd w:val="clear" w:color="auto" w:fill="auto"/>
            <w:noWrap/>
            <w:vAlign w:val="bottom"/>
            <w:hideMark/>
          </w:tcPr>
          <w:p w14:paraId="1D2EE984"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European Region</w:t>
            </w:r>
          </w:p>
        </w:tc>
        <w:tc>
          <w:tcPr>
            <w:tcW w:w="614" w:type="pct"/>
            <w:shd w:val="clear" w:color="auto" w:fill="auto"/>
            <w:noWrap/>
            <w:vAlign w:val="bottom"/>
            <w:hideMark/>
          </w:tcPr>
          <w:p w14:paraId="2BC124DA"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Europe</w:t>
            </w:r>
          </w:p>
        </w:tc>
        <w:tc>
          <w:tcPr>
            <w:tcW w:w="438" w:type="pct"/>
            <w:shd w:val="clear" w:color="auto" w:fill="auto"/>
            <w:noWrap/>
            <w:vAlign w:val="bottom"/>
            <w:hideMark/>
          </w:tcPr>
          <w:p w14:paraId="2BAF8601"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213</w:t>
            </w:r>
          </w:p>
        </w:tc>
        <w:tc>
          <w:tcPr>
            <w:tcW w:w="345" w:type="pct"/>
            <w:shd w:val="clear" w:color="auto" w:fill="auto"/>
            <w:noWrap/>
            <w:vAlign w:val="bottom"/>
            <w:hideMark/>
          </w:tcPr>
          <w:p w14:paraId="07B4A0CB"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378949B6" w14:textId="68DC0150"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w:t>
            </w:r>
            <w:r w:rsidR="00331D33">
              <w:rPr>
                <w:rFonts w:ascii="Times New Roman" w:hAnsi="Times New Roman" w:cs="Times New Roman"/>
                <w:color w:val="000000"/>
                <w:sz w:val="24"/>
                <w:szCs w:val="24"/>
              </w:rPr>
              <w:t>60</w:t>
            </w:r>
          </w:p>
        </w:tc>
        <w:tc>
          <w:tcPr>
            <w:tcW w:w="453" w:type="pct"/>
            <w:shd w:val="clear" w:color="auto" w:fill="auto"/>
            <w:noWrap/>
            <w:vAlign w:val="bottom"/>
            <w:hideMark/>
          </w:tcPr>
          <w:p w14:paraId="28DDAD46"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5B4D2E52"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14DE8BFB" w14:textId="77777777" w:rsidTr="00540856">
        <w:trPr>
          <w:trHeight w:val="300"/>
        </w:trPr>
        <w:tc>
          <w:tcPr>
            <w:tcW w:w="1284" w:type="pct"/>
            <w:shd w:val="clear" w:color="auto" w:fill="auto"/>
            <w:noWrap/>
            <w:vAlign w:val="bottom"/>
            <w:hideMark/>
          </w:tcPr>
          <w:p w14:paraId="2B66A2E5"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Ivory Coast</w:t>
            </w:r>
          </w:p>
        </w:tc>
        <w:tc>
          <w:tcPr>
            <w:tcW w:w="1168" w:type="pct"/>
            <w:shd w:val="clear" w:color="auto" w:fill="auto"/>
            <w:noWrap/>
            <w:vAlign w:val="bottom"/>
            <w:hideMark/>
          </w:tcPr>
          <w:p w14:paraId="1B83EFAE"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African Region</w:t>
            </w:r>
          </w:p>
        </w:tc>
        <w:tc>
          <w:tcPr>
            <w:tcW w:w="614" w:type="pct"/>
            <w:shd w:val="clear" w:color="auto" w:fill="auto"/>
            <w:noWrap/>
            <w:vAlign w:val="bottom"/>
            <w:hideMark/>
          </w:tcPr>
          <w:p w14:paraId="2F8E9A70"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w:t>
            </w:r>
          </w:p>
        </w:tc>
        <w:tc>
          <w:tcPr>
            <w:tcW w:w="438" w:type="pct"/>
            <w:shd w:val="clear" w:color="auto" w:fill="auto"/>
            <w:noWrap/>
            <w:vAlign w:val="bottom"/>
            <w:hideMark/>
          </w:tcPr>
          <w:p w14:paraId="0CC78552"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6134</w:t>
            </w:r>
          </w:p>
        </w:tc>
        <w:tc>
          <w:tcPr>
            <w:tcW w:w="345" w:type="pct"/>
            <w:shd w:val="clear" w:color="auto" w:fill="auto"/>
            <w:noWrap/>
            <w:vAlign w:val="bottom"/>
            <w:hideMark/>
          </w:tcPr>
          <w:p w14:paraId="5D524AF7"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5</w:t>
            </w:r>
          </w:p>
        </w:tc>
        <w:tc>
          <w:tcPr>
            <w:tcW w:w="416" w:type="pct"/>
            <w:shd w:val="clear" w:color="auto" w:fill="auto"/>
            <w:noWrap/>
            <w:vAlign w:val="bottom"/>
            <w:hideMark/>
          </w:tcPr>
          <w:p w14:paraId="3912DE11" w14:textId="7FAA761F"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223.23</w:t>
            </w:r>
          </w:p>
        </w:tc>
        <w:tc>
          <w:tcPr>
            <w:tcW w:w="453" w:type="pct"/>
            <w:shd w:val="clear" w:color="auto" w:fill="auto"/>
            <w:noWrap/>
            <w:vAlign w:val="bottom"/>
            <w:hideMark/>
          </w:tcPr>
          <w:p w14:paraId="23DE0114" w14:textId="24C5422A"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0.18</w:t>
            </w:r>
          </w:p>
        </w:tc>
        <w:tc>
          <w:tcPr>
            <w:tcW w:w="283" w:type="pct"/>
            <w:vAlign w:val="bottom"/>
          </w:tcPr>
          <w:p w14:paraId="16DC1A02"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0.08</w:t>
            </w:r>
          </w:p>
        </w:tc>
      </w:tr>
      <w:tr w:rsidR="00540856" w:rsidRPr="0079412E" w14:paraId="4521BB9C" w14:textId="77777777" w:rsidTr="00540856">
        <w:trPr>
          <w:trHeight w:val="300"/>
        </w:trPr>
        <w:tc>
          <w:tcPr>
            <w:tcW w:w="1284" w:type="pct"/>
            <w:shd w:val="clear" w:color="auto" w:fill="auto"/>
            <w:noWrap/>
            <w:vAlign w:val="bottom"/>
            <w:hideMark/>
          </w:tcPr>
          <w:p w14:paraId="38ACDA13"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Jamaica</w:t>
            </w:r>
          </w:p>
        </w:tc>
        <w:tc>
          <w:tcPr>
            <w:tcW w:w="1168" w:type="pct"/>
            <w:shd w:val="clear" w:color="auto" w:fill="auto"/>
            <w:noWrap/>
            <w:vAlign w:val="bottom"/>
            <w:hideMark/>
          </w:tcPr>
          <w:p w14:paraId="5A36E617"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Region of the Americas</w:t>
            </w:r>
          </w:p>
        </w:tc>
        <w:tc>
          <w:tcPr>
            <w:tcW w:w="614" w:type="pct"/>
            <w:shd w:val="clear" w:color="auto" w:fill="auto"/>
            <w:noWrap/>
            <w:vAlign w:val="bottom"/>
            <w:hideMark/>
          </w:tcPr>
          <w:p w14:paraId="0725DC5F"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438" w:type="pct"/>
            <w:shd w:val="clear" w:color="auto" w:fill="auto"/>
            <w:noWrap/>
            <w:vAlign w:val="bottom"/>
            <w:hideMark/>
          </w:tcPr>
          <w:p w14:paraId="5283DE16"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2034</w:t>
            </w:r>
          </w:p>
        </w:tc>
        <w:tc>
          <w:tcPr>
            <w:tcW w:w="345" w:type="pct"/>
            <w:shd w:val="clear" w:color="auto" w:fill="auto"/>
            <w:noWrap/>
            <w:vAlign w:val="bottom"/>
            <w:hideMark/>
          </w:tcPr>
          <w:p w14:paraId="27EBC6F6"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w:t>
            </w:r>
          </w:p>
        </w:tc>
        <w:tc>
          <w:tcPr>
            <w:tcW w:w="416" w:type="pct"/>
            <w:shd w:val="clear" w:color="auto" w:fill="auto"/>
            <w:noWrap/>
            <w:vAlign w:val="bottom"/>
            <w:hideMark/>
          </w:tcPr>
          <w:p w14:paraId="1B3CA476" w14:textId="7622F47D"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719.3</w:t>
            </w:r>
            <w:r w:rsidR="000758CB">
              <w:rPr>
                <w:rFonts w:ascii="Times New Roman" w:hAnsi="Times New Roman" w:cs="Times New Roman"/>
                <w:color w:val="000000"/>
                <w:sz w:val="24"/>
                <w:szCs w:val="24"/>
              </w:rPr>
              <w:t>1</w:t>
            </w:r>
          </w:p>
        </w:tc>
        <w:tc>
          <w:tcPr>
            <w:tcW w:w="453" w:type="pct"/>
            <w:shd w:val="clear" w:color="auto" w:fill="auto"/>
            <w:noWrap/>
            <w:vAlign w:val="bottom"/>
            <w:hideMark/>
          </w:tcPr>
          <w:p w14:paraId="007DF539" w14:textId="4F75520A"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0.35</w:t>
            </w:r>
          </w:p>
        </w:tc>
        <w:tc>
          <w:tcPr>
            <w:tcW w:w="283" w:type="pct"/>
            <w:vAlign w:val="bottom"/>
          </w:tcPr>
          <w:p w14:paraId="7B354194"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0.05</w:t>
            </w:r>
          </w:p>
        </w:tc>
      </w:tr>
      <w:tr w:rsidR="00540856" w:rsidRPr="0079412E" w14:paraId="1EFB3F1F" w14:textId="77777777" w:rsidTr="00540856">
        <w:trPr>
          <w:trHeight w:val="300"/>
        </w:trPr>
        <w:tc>
          <w:tcPr>
            <w:tcW w:w="1284" w:type="pct"/>
            <w:shd w:val="clear" w:color="auto" w:fill="auto"/>
            <w:noWrap/>
            <w:vAlign w:val="bottom"/>
            <w:hideMark/>
          </w:tcPr>
          <w:p w14:paraId="3A2723D1"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Kenya</w:t>
            </w:r>
          </w:p>
        </w:tc>
        <w:tc>
          <w:tcPr>
            <w:tcW w:w="1168" w:type="pct"/>
            <w:shd w:val="clear" w:color="auto" w:fill="auto"/>
            <w:noWrap/>
            <w:vAlign w:val="bottom"/>
            <w:hideMark/>
          </w:tcPr>
          <w:p w14:paraId="0A95E218"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African Region</w:t>
            </w:r>
          </w:p>
        </w:tc>
        <w:tc>
          <w:tcPr>
            <w:tcW w:w="614" w:type="pct"/>
            <w:shd w:val="clear" w:color="auto" w:fill="auto"/>
            <w:noWrap/>
            <w:vAlign w:val="bottom"/>
            <w:hideMark/>
          </w:tcPr>
          <w:p w14:paraId="330F6C0A"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w:t>
            </w:r>
          </w:p>
        </w:tc>
        <w:tc>
          <w:tcPr>
            <w:tcW w:w="438" w:type="pct"/>
            <w:shd w:val="clear" w:color="auto" w:fill="auto"/>
            <w:noWrap/>
            <w:vAlign w:val="bottom"/>
            <w:hideMark/>
          </w:tcPr>
          <w:p w14:paraId="71B093BF"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4443</w:t>
            </w:r>
          </w:p>
        </w:tc>
        <w:tc>
          <w:tcPr>
            <w:tcW w:w="345" w:type="pct"/>
            <w:shd w:val="clear" w:color="auto" w:fill="auto"/>
            <w:noWrap/>
            <w:vAlign w:val="bottom"/>
            <w:hideMark/>
          </w:tcPr>
          <w:p w14:paraId="1E20F79B"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71C7BA77" w14:textId="43E0D619"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83.82</w:t>
            </w:r>
          </w:p>
        </w:tc>
        <w:tc>
          <w:tcPr>
            <w:tcW w:w="453" w:type="pct"/>
            <w:shd w:val="clear" w:color="auto" w:fill="auto"/>
            <w:noWrap/>
            <w:vAlign w:val="bottom"/>
            <w:hideMark/>
          </w:tcPr>
          <w:p w14:paraId="16495A2C"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1715160A"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52B04C40" w14:textId="77777777" w:rsidTr="00540856">
        <w:trPr>
          <w:trHeight w:val="300"/>
        </w:trPr>
        <w:tc>
          <w:tcPr>
            <w:tcW w:w="1284" w:type="pct"/>
            <w:shd w:val="clear" w:color="auto" w:fill="auto"/>
            <w:noWrap/>
            <w:vAlign w:val="bottom"/>
            <w:hideMark/>
          </w:tcPr>
          <w:p w14:paraId="27B158A9"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Laos</w:t>
            </w:r>
          </w:p>
        </w:tc>
        <w:tc>
          <w:tcPr>
            <w:tcW w:w="1168" w:type="pct"/>
            <w:shd w:val="clear" w:color="auto" w:fill="auto"/>
            <w:noWrap/>
            <w:vAlign w:val="bottom"/>
            <w:hideMark/>
          </w:tcPr>
          <w:p w14:paraId="59A32169"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Western Pacific Region</w:t>
            </w:r>
          </w:p>
        </w:tc>
        <w:tc>
          <w:tcPr>
            <w:tcW w:w="614" w:type="pct"/>
            <w:shd w:val="clear" w:color="auto" w:fill="auto"/>
            <w:noWrap/>
            <w:vAlign w:val="bottom"/>
            <w:hideMark/>
          </w:tcPr>
          <w:p w14:paraId="6245A710"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Asia</w:t>
            </w:r>
          </w:p>
        </w:tc>
        <w:tc>
          <w:tcPr>
            <w:tcW w:w="438" w:type="pct"/>
            <w:shd w:val="clear" w:color="auto" w:fill="auto"/>
            <w:noWrap/>
            <w:vAlign w:val="bottom"/>
            <w:hideMark/>
          </w:tcPr>
          <w:p w14:paraId="2526FC90"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19486</w:t>
            </w:r>
          </w:p>
        </w:tc>
        <w:tc>
          <w:tcPr>
            <w:tcW w:w="345" w:type="pct"/>
            <w:shd w:val="clear" w:color="auto" w:fill="auto"/>
            <w:noWrap/>
            <w:vAlign w:val="bottom"/>
            <w:hideMark/>
          </w:tcPr>
          <w:p w14:paraId="63B3DB6E"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11</w:t>
            </w:r>
          </w:p>
        </w:tc>
        <w:tc>
          <w:tcPr>
            <w:tcW w:w="416" w:type="pct"/>
            <w:shd w:val="clear" w:color="auto" w:fill="auto"/>
            <w:noWrap/>
            <w:vAlign w:val="bottom"/>
            <w:hideMark/>
          </w:tcPr>
          <w:p w14:paraId="05F5F0DE" w14:textId="53AB70E4"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2624.3</w:t>
            </w:r>
            <w:r w:rsidR="000758CB">
              <w:rPr>
                <w:rFonts w:ascii="Times New Roman" w:hAnsi="Times New Roman" w:cs="Times New Roman"/>
                <w:color w:val="000000"/>
                <w:sz w:val="24"/>
                <w:szCs w:val="24"/>
              </w:rPr>
              <w:t>6</w:t>
            </w:r>
          </w:p>
        </w:tc>
        <w:tc>
          <w:tcPr>
            <w:tcW w:w="453" w:type="pct"/>
            <w:shd w:val="clear" w:color="auto" w:fill="auto"/>
            <w:noWrap/>
            <w:vAlign w:val="bottom"/>
            <w:hideMark/>
          </w:tcPr>
          <w:p w14:paraId="47262953" w14:textId="6E498D51"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1.48</w:t>
            </w:r>
          </w:p>
        </w:tc>
        <w:tc>
          <w:tcPr>
            <w:tcW w:w="283" w:type="pct"/>
            <w:vAlign w:val="bottom"/>
          </w:tcPr>
          <w:p w14:paraId="1E0C233B"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0.06</w:t>
            </w:r>
          </w:p>
        </w:tc>
      </w:tr>
      <w:tr w:rsidR="00540856" w:rsidRPr="0079412E" w14:paraId="2E90150E" w14:textId="77777777" w:rsidTr="00540856">
        <w:trPr>
          <w:trHeight w:val="300"/>
        </w:trPr>
        <w:tc>
          <w:tcPr>
            <w:tcW w:w="1284" w:type="pct"/>
            <w:shd w:val="clear" w:color="auto" w:fill="auto"/>
            <w:noWrap/>
            <w:vAlign w:val="bottom"/>
            <w:hideMark/>
          </w:tcPr>
          <w:p w14:paraId="506A0778"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Liberia</w:t>
            </w:r>
          </w:p>
        </w:tc>
        <w:tc>
          <w:tcPr>
            <w:tcW w:w="1168" w:type="pct"/>
            <w:shd w:val="clear" w:color="auto" w:fill="auto"/>
            <w:noWrap/>
            <w:vAlign w:val="bottom"/>
            <w:hideMark/>
          </w:tcPr>
          <w:p w14:paraId="0EAD66BB"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African Region</w:t>
            </w:r>
          </w:p>
        </w:tc>
        <w:tc>
          <w:tcPr>
            <w:tcW w:w="614" w:type="pct"/>
            <w:shd w:val="clear" w:color="auto" w:fill="auto"/>
            <w:noWrap/>
            <w:vAlign w:val="bottom"/>
            <w:hideMark/>
          </w:tcPr>
          <w:p w14:paraId="2D4AC922"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w:t>
            </w:r>
          </w:p>
        </w:tc>
        <w:tc>
          <w:tcPr>
            <w:tcW w:w="438" w:type="pct"/>
            <w:shd w:val="clear" w:color="auto" w:fill="auto"/>
            <w:noWrap/>
            <w:vAlign w:val="bottom"/>
            <w:hideMark/>
          </w:tcPr>
          <w:p w14:paraId="2912F5D8"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45</w:t>
            </w:r>
          </w:p>
        </w:tc>
        <w:tc>
          <w:tcPr>
            <w:tcW w:w="345" w:type="pct"/>
            <w:shd w:val="clear" w:color="auto" w:fill="auto"/>
            <w:noWrap/>
            <w:vAlign w:val="bottom"/>
            <w:hideMark/>
          </w:tcPr>
          <w:p w14:paraId="576E26CD"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37D35D51" w14:textId="2F3AA9CC"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8.66</w:t>
            </w:r>
          </w:p>
        </w:tc>
        <w:tc>
          <w:tcPr>
            <w:tcW w:w="453" w:type="pct"/>
            <w:shd w:val="clear" w:color="auto" w:fill="auto"/>
            <w:noWrap/>
            <w:vAlign w:val="bottom"/>
            <w:hideMark/>
          </w:tcPr>
          <w:p w14:paraId="42AFB3E8"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6995B00F"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45713473" w14:textId="77777777" w:rsidTr="00540856">
        <w:trPr>
          <w:trHeight w:val="300"/>
        </w:trPr>
        <w:tc>
          <w:tcPr>
            <w:tcW w:w="1284" w:type="pct"/>
            <w:shd w:val="clear" w:color="auto" w:fill="auto"/>
            <w:noWrap/>
            <w:vAlign w:val="bottom"/>
            <w:hideMark/>
          </w:tcPr>
          <w:p w14:paraId="68847940"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Malaysia</w:t>
            </w:r>
          </w:p>
        </w:tc>
        <w:tc>
          <w:tcPr>
            <w:tcW w:w="1168" w:type="pct"/>
            <w:shd w:val="clear" w:color="auto" w:fill="auto"/>
            <w:noWrap/>
            <w:vAlign w:val="bottom"/>
            <w:hideMark/>
          </w:tcPr>
          <w:p w14:paraId="3D2C6ACF"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Western Pacific Region</w:t>
            </w:r>
          </w:p>
        </w:tc>
        <w:tc>
          <w:tcPr>
            <w:tcW w:w="614" w:type="pct"/>
            <w:shd w:val="clear" w:color="auto" w:fill="auto"/>
            <w:noWrap/>
            <w:vAlign w:val="bottom"/>
            <w:hideMark/>
          </w:tcPr>
          <w:p w14:paraId="6C0A69E1"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Asia</w:t>
            </w:r>
          </w:p>
        </w:tc>
        <w:tc>
          <w:tcPr>
            <w:tcW w:w="438" w:type="pct"/>
            <w:shd w:val="clear" w:color="auto" w:fill="auto"/>
            <w:noWrap/>
            <w:vAlign w:val="bottom"/>
            <w:hideMark/>
          </w:tcPr>
          <w:p w14:paraId="668CBF0B"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122423</w:t>
            </w:r>
          </w:p>
        </w:tc>
        <w:tc>
          <w:tcPr>
            <w:tcW w:w="345" w:type="pct"/>
            <w:shd w:val="clear" w:color="auto" w:fill="auto"/>
            <w:noWrap/>
            <w:vAlign w:val="bottom"/>
            <w:hideMark/>
          </w:tcPr>
          <w:p w14:paraId="4089EED3"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67</w:t>
            </w:r>
          </w:p>
        </w:tc>
        <w:tc>
          <w:tcPr>
            <w:tcW w:w="416" w:type="pct"/>
            <w:shd w:val="clear" w:color="auto" w:fill="auto"/>
            <w:noWrap/>
            <w:vAlign w:val="bottom"/>
            <w:hideMark/>
          </w:tcPr>
          <w:p w14:paraId="069BE8BA" w14:textId="1BE5B3B2"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3646.3</w:t>
            </w:r>
            <w:r w:rsidR="000758CB">
              <w:rPr>
                <w:rFonts w:ascii="Times New Roman" w:hAnsi="Times New Roman" w:cs="Times New Roman"/>
                <w:color w:val="000000"/>
                <w:sz w:val="24"/>
                <w:szCs w:val="24"/>
              </w:rPr>
              <w:t>8</w:t>
            </w:r>
          </w:p>
        </w:tc>
        <w:tc>
          <w:tcPr>
            <w:tcW w:w="453" w:type="pct"/>
            <w:shd w:val="clear" w:color="auto" w:fill="auto"/>
            <w:noWrap/>
            <w:vAlign w:val="bottom"/>
            <w:hideMark/>
          </w:tcPr>
          <w:p w14:paraId="263BD368" w14:textId="6CC6CCFB" w:rsidR="0079412E" w:rsidRPr="0079412E" w:rsidRDefault="00540856" w:rsidP="00D74280">
            <w:pPr>
              <w:spacing w:after="0" w:line="240" w:lineRule="auto"/>
              <w:jc w:val="right"/>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2.00</w:t>
            </w:r>
          </w:p>
        </w:tc>
        <w:tc>
          <w:tcPr>
            <w:tcW w:w="283" w:type="pct"/>
            <w:vAlign w:val="bottom"/>
          </w:tcPr>
          <w:p w14:paraId="6029FA39"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0.05</w:t>
            </w:r>
          </w:p>
        </w:tc>
      </w:tr>
      <w:tr w:rsidR="00540856" w:rsidRPr="0079412E" w14:paraId="3E09239D" w14:textId="77777777" w:rsidTr="00540856">
        <w:trPr>
          <w:trHeight w:val="300"/>
        </w:trPr>
        <w:tc>
          <w:tcPr>
            <w:tcW w:w="1284" w:type="pct"/>
            <w:shd w:val="clear" w:color="auto" w:fill="auto"/>
            <w:noWrap/>
            <w:vAlign w:val="bottom"/>
            <w:hideMark/>
          </w:tcPr>
          <w:p w14:paraId="22F5EE28"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Maldives</w:t>
            </w:r>
          </w:p>
        </w:tc>
        <w:tc>
          <w:tcPr>
            <w:tcW w:w="1168" w:type="pct"/>
            <w:shd w:val="clear" w:color="auto" w:fill="auto"/>
            <w:noWrap/>
            <w:vAlign w:val="bottom"/>
            <w:hideMark/>
          </w:tcPr>
          <w:p w14:paraId="4FBE27DB"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South-East Asia Region</w:t>
            </w:r>
          </w:p>
        </w:tc>
        <w:tc>
          <w:tcPr>
            <w:tcW w:w="614" w:type="pct"/>
            <w:shd w:val="clear" w:color="auto" w:fill="auto"/>
            <w:noWrap/>
            <w:vAlign w:val="bottom"/>
            <w:hideMark/>
          </w:tcPr>
          <w:p w14:paraId="4D0BE6A8"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Asia</w:t>
            </w:r>
          </w:p>
        </w:tc>
        <w:tc>
          <w:tcPr>
            <w:tcW w:w="438" w:type="pct"/>
            <w:shd w:val="clear" w:color="auto" w:fill="auto"/>
            <w:noWrap/>
            <w:vAlign w:val="bottom"/>
            <w:hideMark/>
          </w:tcPr>
          <w:p w14:paraId="5C9C9CA9"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3294</w:t>
            </w:r>
          </w:p>
        </w:tc>
        <w:tc>
          <w:tcPr>
            <w:tcW w:w="345" w:type="pct"/>
            <w:shd w:val="clear" w:color="auto" w:fill="auto"/>
            <w:noWrap/>
            <w:vAlign w:val="bottom"/>
            <w:hideMark/>
          </w:tcPr>
          <w:p w14:paraId="7F32F33B"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w:t>
            </w:r>
          </w:p>
        </w:tc>
        <w:tc>
          <w:tcPr>
            <w:tcW w:w="416" w:type="pct"/>
            <w:shd w:val="clear" w:color="auto" w:fill="auto"/>
            <w:noWrap/>
            <w:vAlign w:val="bottom"/>
            <w:hideMark/>
          </w:tcPr>
          <w:p w14:paraId="60AA1797" w14:textId="5070631F"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6316.9</w:t>
            </w:r>
            <w:r w:rsidR="000758CB">
              <w:rPr>
                <w:rFonts w:ascii="Times New Roman" w:hAnsi="Times New Roman" w:cs="Times New Roman"/>
                <w:color w:val="000000"/>
                <w:sz w:val="24"/>
                <w:szCs w:val="24"/>
              </w:rPr>
              <w:t>2</w:t>
            </w:r>
          </w:p>
        </w:tc>
        <w:tc>
          <w:tcPr>
            <w:tcW w:w="453" w:type="pct"/>
            <w:shd w:val="clear" w:color="auto" w:fill="auto"/>
            <w:noWrap/>
            <w:vAlign w:val="bottom"/>
            <w:hideMark/>
          </w:tcPr>
          <w:p w14:paraId="7857F11D" w14:textId="447766C8"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3.8</w:t>
            </w:r>
            <w:r w:rsidR="00540856">
              <w:rPr>
                <w:rFonts w:ascii="Times New Roman" w:hAnsi="Times New Roman" w:cs="Times New Roman"/>
                <w:color w:val="000000"/>
                <w:sz w:val="24"/>
                <w:szCs w:val="24"/>
              </w:rPr>
              <w:t>4</w:t>
            </w:r>
          </w:p>
        </w:tc>
        <w:tc>
          <w:tcPr>
            <w:tcW w:w="283" w:type="pct"/>
            <w:vAlign w:val="bottom"/>
          </w:tcPr>
          <w:p w14:paraId="60C9F000"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0.06</w:t>
            </w:r>
          </w:p>
        </w:tc>
      </w:tr>
      <w:tr w:rsidR="00540856" w:rsidRPr="0079412E" w14:paraId="63F8FB4C" w14:textId="77777777" w:rsidTr="00540856">
        <w:trPr>
          <w:trHeight w:val="300"/>
        </w:trPr>
        <w:tc>
          <w:tcPr>
            <w:tcW w:w="1284" w:type="pct"/>
            <w:shd w:val="clear" w:color="auto" w:fill="auto"/>
            <w:noWrap/>
            <w:vAlign w:val="bottom"/>
            <w:hideMark/>
          </w:tcPr>
          <w:p w14:paraId="7FA82249"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Mali</w:t>
            </w:r>
          </w:p>
        </w:tc>
        <w:tc>
          <w:tcPr>
            <w:tcW w:w="1168" w:type="pct"/>
            <w:shd w:val="clear" w:color="auto" w:fill="auto"/>
            <w:noWrap/>
            <w:vAlign w:val="bottom"/>
            <w:hideMark/>
          </w:tcPr>
          <w:p w14:paraId="70384C11"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African Region</w:t>
            </w:r>
          </w:p>
        </w:tc>
        <w:tc>
          <w:tcPr>
            <w:tcW w:w="614" w:type="pct"/>
            <w:shd w:val="clear" w:color="auto" w:fill="auto"/>
            <w:noWrap/>
            <w:vAlign w:val="bottom"/>
            <w:hideMark/>
          </w:tcPr>
          <w:p w14:paraId="3ACB2AA0"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w:t>
            </w:r>
          </w:p>
        </w:tc>
        <w:tc>
          <w:tcPr>
            <w:tcW w:w="438" w:type="pct"/>
            <w:shd w:val="clear" w:color="auto" w:fill="auto"/>
            <w:noWrap/>
            <w:vAlign w:val="bottom"/>
            <w:hideMark/>
          </w:tcPr>
          <w:p w14:paraId="1F2F1F1C"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9556</w:t>
            </w:r>
          </w:p>
        </w:tc>
        <w:tc>
          <w:tcPr>
            <w:tcW w:w="345" w:type="pct"/>
            <w:shd w:val="clear" w:color="auto" w:fill="auto"/>
            <w:noWrap/>
            <w:vAlign w:val="bottom"/>
            <w:hideMark/>
          </w:tcPr>
          <w:p w14:paraId="6DC9269F"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12</w:t>
            </w:r>
          </w:p>
        </w:tc>
        <w:tc>
          <w:tcPr>
            <w:tcW w:w="416" w:type="pct"/>
            <w:shd w:val="clear" w:color="auto" w:fill="auto"/>
            <w:noWrap/>
            <w:vAlign w:val="bottom"/>
            <w:hideMark/>
          </w:tcPr>
          <w:p w14:paraId="58DB9D78" w14:textId="4BD6B05D"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436.2</w:t>
            </w:r>
            <w:r w:rsidR="000758CB">
              <w:rPr>
                <w:rFonts w:ascii="Times New Roman" w:hAnsi="Times New Roman" w:cs="Times New Roman"/>
                <w:color w:val="000000"/>
                <w:sz w:val="24"/>
                <w:szCs w:val="24"/>
              </w:rPr>
              <w:t>5</w:t>
            </w:r>
          </w:p>
        </w:tc>
        <w:tc>
          <w:tcPr>
            <w:tcW w:w="453" w:type="pct"/>
            <w:shd w:val="clear" w:color="auto" w:fill="auto"/>
            <w:noWrap/>
            <w:vAlign w:val="bottom"/>
            <w:hideMark/>
          </w:tcPr>
          <w:p w14:paraId="7C34DA3C" w14:textId="2B4DA02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0.5</w:t>
            </w:r>
            <w:r w:rsidR="00540856">
              <w:rPr>
                <w:rFonts w:ascii="Times New Roman" w:hAnsi="Times New Roman" w:cs="Times New Roman"/>
                <w:color w:val="000000"/>
                <w:sz w:val="24"/>
                <w:szCs w:val="24"/>
              </w:rPr>
              <w:t>5</w:t>
            </w:r>
          </w:p>
        </w:tc>
        <w:tc>
          <w:tcPr>
            <w:tcW w:w="283" w:type="pct"/>
            <w:vAlign w:val="bottom"/>
          </w:tcPr>
          <w:p w14:paraId="12A5213E"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0.13</w:t>
            </w:r>
          </w:p>
        </w:tc>
      </w:tr>
      <w:tr w:rsidR="00540856" w:rsidRPr="0079412E" w14:paraId="5A6E7F78" w14:textId="77777777" w:rsidTr="00540856">
        <w:trPr>
          <w:trHeight w:val="300"/>
        </w:trPr>
        <w:tc>
          <w:tcPr>
            <w:tcW w:w="1284" w:type="pct"/>
            <w:shd w:val="clear" w:color="auto" w:fill="auto"/>
            <w:noWrap/>
            <w:vAlign w:val="bottom"/>
            <w:hideMark/>
          </w:tcPr>
          <w:p w14:paraId="61CD8027"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Martinique</w:t>
            </w:r>
          </w:p>
        </w:tc>
        <w:tc>
          <w:tcPr>
            <w:tcW w:w="1168" w:type="pct"/>
            <w:shd w:val="clear" w:color="auto" w:fill="auto"/>
            <w:noWrap/>
            <w:vAlign w:val="bottom"/>
            <w:hideMark/>
          </w:tcPr>
          <w:p w14:paraId="23BA4770"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Region of the Americas</w:t>
            </w:r>
          </w:p>
        </w:tc>
        <w:tc>
          <w:tcPr>
            <w:tcW w:w="614" w:type="pct"/>
            <w:shd w:val="clear" w:color="auto" w:fill="auto"/>
            <w:noWrap/>
            <w:vAlign w:val="bottom"/>
            <w:hideMark/>
          </w:tcPr>
          <w:p w14:paraId="3C536369"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438" w:type="pct"/>
            <w:shd w:val="clear" w:color="auto" w:fill="auto"/>
            <w:noWrap/>
            <w:vAlign w:val="bottom"/>
            <w:hideMark/>
          </w:tcPr>
          <w:p w14:paraId="6619972C"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7371</w:t>
            </w:r>
          </w:p>
        </w:tc>
        <w:tc>
          <w:tcPr>
            <w:tcW w:w="345" w:type="pct"/>
            <w:shd w:val="clear" w:color="auto" w:fill="auto"/>
            <w:noWrap/>
            <w:vAlign w:val="bottom"/>
            <w:hideMark/>
          </w:tcPr>
          <w:p w14:paraId="7EC95FA0"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0E668BDE"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19986.66</w:t>
            </w:r>
          </w:p>
        </w:tc>
        <w:tc>
          <w:tcPr>
            <w:tcW w:w="453" w:type="pct"/>
            <w:shd w:val="clear" w:color="auto" w:fill="auto"/>
            <w:noWrap/>
            <w:vAlign w:val="bottom"/>
            <w:hideMark/>
          </w:tcPr>
          <w:p w14:paraId="0F10782D"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05DF167D"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69CFE870" w14:textId="77777777" w:rsidTr="00540856">
        <w:trPr>
          <w:trHeight w:val="300"/>
        </w:trPr>
        <w:tc>
          <w:tcPr>
            <w:tcW w:w="1284" w:type="pct"/>
            <w:shd w:val="clear" w:color="auto" w:fill="auto"/>
            <w:noWrap/>
            <w:vAlign w:val="bottom"/>
            <w:hideMark/>
          </w:tcPr>
          <w:p w14:paraId="5C1CF210"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Mauritania</w:t>
            </w:r>
          </w:p>
        </w:tc>
        <w:tc>
          <w:tcPr>
            <w:tcW w:w="1168" w:type="pct"/>
            <w:shd w:val="clear" w:color="auto" w:fill="auto"/>
            <w:noWrap/>
            <w:vAlign w:val="bottom"/>
            <w:hideMark/>
          </w:tcPr>
          <w:p w14:paraId="5D7F36FD"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African Region</w:t>
            </w:r>
          </w:p>
        </w:tc>
        <w:tc>
          <w:tcPr>
            <w:tcW w:w="614" w:type="pct"/>
            <w:shd w:val="clear" w:color="auto" w:fill="auto"/>
            <w:noWrap/>
            <w:vAlign w:val="bottom"/>
            <w:hideMark/>
          </w:tcPr>
          <w:p w14:paraId="746D6651"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w:t>
            </w:r>
          </w:p>
        </w:tc>
        <w:tc>
          <w:tcPr>
            <w:tcW w:w="438" w:type="pct"/>
            <w:shd w:val="clear" w:color="auto" w:fill="auto"/>
            <w:noWrap/>
            <w:vAlign w:val="bottom"/>
            <w:hideMark/>
          </w:tcPr>
          <w:p w14:paraId="23FB2C89"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3640</w:t>
            </w:r>
          </w:p>
        </w:tc>
        <w:tc>
          <w:tcPr>
            <w:tcW w:w="345" w:type="pct"/>
            <w:shd w:val="clear" w:color="auto" w:fill="auto"/>
            <w:noWrap/>
            <w:vAlign w:val="bottom"/>
            <w:hideMark/>
          </w:tcPr>
          <w:p w14:paraId="75E84807"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6B202096" w14:textId="20BB30D5"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788.7</w:t>
            </w:r>
            <w:r w:rsidR="000758CB">
              <w:rPr>
                <w:rFonts w:ascii="Times New Roman" w:hAnsi="Times New Roman" w:cs="Times New Roman"/>
                <w:color w:val="000000"/>
                <w:sz w:val="24"/>
                <w:szCs w:val="24"/>
              </w:rPr>
              <w:t>4</w:t>
            </w:r>
          </w:p>
        </w:tc>
        <w:tc>
          <w:tcPr>
            <w:tcW w:w="453" w:type="pct"/>
            <w:shd w:val="clear" w:color="auto" w:fill="auto"/>
            <w:noWrap/>
            <w:vAlign w:val="bottom"/>
            <w:hideMark/>
          </w:tcPr>
          <w:p w14:paraId="4A8F17FF"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6E987510"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2995345A" w14:textId="77777777" w:rsidTr="00540856">
        <w:trPr>
          <w:trHeight w:val="300"/>
        </w:trPr>
        <w:tc>
          <w:tcPr>
            <w:tcW w:w="1284" w:type="pct"/>
            <w:shd w:val="clear" w:color="auto" w:fill="auto"/>
            <w:noWrap/>
            <w:vAlign w:val="bottom"/>
            <w:hideMark/>
          </w:tcPr>
          <w:p w14:paraId="6814F3D1"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Mauritius</w:t>
            </w:r>
          </w:p>
        </w:tc>
        <w:tc>
          <w:tcPr>
            <w:tcW w:w="1168" w:type="pct"/>
            <w:shd w:val="clear" w:color="auto" w:fill="auto"/>
            <w:noWrap/>
            <w:vAlign w:val="bottom"/>
            <w:hideMark/>
          </w:tcPr>
          <w:p w14:paraId="06DA7EAF"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African Region</w:t>
            </w:r>
          </w:p>
        </w:tc>
        <w:tc>
          <w:tcPr>
            <w:tcW w:w="614" w:type="pct"/>
            <w:shd w:val="clear" w:color="auto" w:fill="auto"/>
            <w:noWrap/>
            <w:vAlign w:val="bottom"/>
            <w:hideMark/>
          </w:tcPr>
          <w:p w14:paraId="073AA651"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w:t>
            </w:r>
          </w:p>
        </w:tc>
        <w:tc>
          <w:tcPr>
            <w:tcW w:w="438" w:type="pct"/>
            <w:shd w:val="clear" w:color="auto" w:fill="auto"/>
            <w:noWrap/>
            <w:vAlign w:val="bottom"/>
            <w:hideMark/>
          </w:tcPr>
          <w:p w14:paraId="700B2161"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9917</w:t>
            </w:r>
          </w:p>
        </w:tc>
        <w:tc>
          <w:tcPr>
            <w:tcW w:w="345" w:type="pct"/>
            <w:shd w:val="clear" w:color="auto" w:fill="auto"/>
            <w:noWrap/>
            <w:vAlign w:val="bottom"/>
            <w:hideMark/>
          </w:tcPr>
          <w:p w14:paraId="760C69AA"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5</w:t>
            </w:r>
          </w:p>
        </w:tc>
        <w:tc>
          <w:tcPr>
            <w:tcW w:w="416" w:type="pct"/>
            <w:shd w:val="clear" w:color="auto" w:fill="auto"/>
            <w:noWrap/>
            <w:vAlign w:val="bottom"/>
            <w:hideMark/>
          </w:tcPr>
          <w:p w14:paraId="553EA075" w14:textId="4A248523"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7634.8</w:t>
            </w:r>
            <w:r w:rsidR="000758CB">
              <w:rPr>
                <w:rFonts w:ascii="Times New Roman" w:hAnsi="Times New Roman" w:cs="Times New Roman"/>
                <w:color w:val="000000"/>
                <w:sz w:val="24"/>
                <w:szCs w:val="24"/>
              </w:rPr>
              <w:t>4</w:t>
            </w:r>
          </w:p>
        </w:tc>
        <w:tc>
          <w:tcPr>
            <w:tcW w:w="453" w:type="pct"/>
            <w:shd w:val="clear" w:color="auto" w:fill="auto"/>
            <w:noWrap/>
            <w:vAlign w:val="bottom"/>
            <w:hideMark/>
          </w:tcPr>
          <w:p w14:paraId="5E9E9287" w14:textId="560F2AEF"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3.8</w:t>
            </w:r>
            <w:r w:rsidR="00540856">
              <w:rPr>
                <w:rFonts w:ascii="Times New Roman" w:hAnsi="Times New Roman" w:cs="Times New Roman"/>
                <w:color w:val="000000"/>
                <w:sz w:val="24"/>
                <w:szCs w:val="24"/>
              </w:rPr>
              <w:t>5</w:t>
            </w:r>
          </w:p>
        </w:tc>
        <w:tc>
          <w:tcPr>
            <w:tcW w:w="283" w:type="pct"/>
            <w:vAlign w:val="bottom"/>
          </w:tcPr>
          <w:p w14:paraId="04681FB6"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0.05</w:t>
            </w:r>
          </w:p>
        </w:tc>
      </w:tr>
      <w:tr w:rsidR="00540856" w:rsidRPr="0079412E" w14:paraId="24D9D46A" w14:textId="77777777" w:rsidTr="00540856">
        <w:trPr>
          <w:trHeight w:val="300"/>
        </w:trPr>
        <w:tc>
          <w:tcPr>
            <w:tcW w:w="1284" w:type="pct"/>
            <w:shd w:val="clear" w:color="auto" w:fill="auto"/>
            <w:noWrap/>
            <w:vAlign w:val="bottom"/>
            <w:hideMark/>
          </w:tcPr>
          <w:p w14:paraId="5C06331D"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Mayotte</w:t>
            </w:r>
          </w:p>
        </w:tc>
        <w:tc>
          <w:tcPr>
            <w:tcW w:w="1168" w:type="pct"/>
            <w:shd w:val="clear" w:color="auto" w:fill="auto"/>
            <w:noWrap/>
            <w:vAlign w:val="bottom"/>
            <w:hideMark/>
          </w:tcPr>
          <w:p w14:paraId="74E3D83E"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European Region</w:t>
            </w:r>
          </w:p>
        </w:tc>
        <w:tc>
          <w:tcPr>
            <w:tcW w:w="614" w:type="pct"/>
            <w:shd w:val="clear" w:color="auto" w:fill="auto"/>
            <w:noWrap/>
            <w:vAlign w:val="bottom"/>
            <w:hideMark/>
          </w:tcPr>
          <w:p w14:paraId="63EBB443"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w:t>
            </w:r>
          </w:p>
        </w:tc>
        <w:tc>
          <w:tcPr>
            <w:tcW w:w="438" w:type="pct"/>
            <w:shd w:val="clear" w:color="auto" w:fill="auto"/>
            <w:noWrap/>
            <w:vAlign w:val="bottom"/>
            <w:hideMark/>
          </w:tcPr>
          <w:p w14:paraId="646F645A"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64</w:t>
            </w:r>
          </w:p>
        </w:tc>
        <w:tc>
          <w:tcPr>
            <w:tcW w:w="345" w:type="pct"/>
            <w:shd w:val="clear" w:color="auto" w:fill="auto"/>
            <w:noWrap/>
            <w:vAlign w:val="bottom"/>
            <w:hideMark/>
          </w:tcPr>
          <w:p w14:paraId="2069ADC2"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113BB5E2" w14:textId="5ED4AD53"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202.5</w:t>
            </w:r>
            <w:r w:rsidR="000758CB">
              <w:rPr>
                <w:rFonts w:ascii="Times New Roman" w:hAnsi="Times New Roman" w:cs="Times New Roman"/>
                <w:color w:val="000000"/>
                <w:sz w:val="24"/>
                <w:szCs w:val="24"/>
              </w:rPr>
              <w:t>3</w:t>
            </w:r>
          </w:p>
        </w:tc>
        <w:tc>
          <w:tcPr>
            <w:tcW w:w="453" w:type="pct"/>
            <w:shd w:val="clear" w:color="auto" w:fill="auto"/>
            <w:noWrap/>
            <w:vAlign w:val="bottom"/>
            <w:hideMark/>
          </w:tcPr>
          <w:p w14:paraId="3ABD60BD"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0E351100"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399192DC" w14:textId="77777777" w:rsidTr="00540856">
        <w:trPr>
          <w:trHeight w:val="300"/>
        </w:trPr>
        <w:tc>
          <w:tcPr>
            <w:tcW w:w="1284" w:type="pct"/>
            <w:shd w:val="clear" w:color="auto" w:fill="auto"/>
            <w:noWrap/>
            <w:vAlign w:val="bottom"/>
            <w:hideMark/>
          </w:tcPr>
          <w:p w14:paraId="53B6AED0"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Mexico</w:t>
            </w:r>
          </w:p>
        </w:tc>
        <w:tc>
          <w:tcPr>
            <w:tcW w:w="1168" w:type="pct"/>
            <w:shd w:val="clear" w:color="auto" w:fill="auto"/>
            <w:noWrap/>
            <w:vAlign w:val="bottom"/>
            <w:hideMark/>
          </w:tcPr>
          <w:p w14:paraId="225D4645"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Region of the Americas</w:t>
            </w:r>
          </w:p>
        </w:tc>
        <w:tc>
          <w:tcPr>
            <w:tcW w:w="614" w:type="pct"/>
            <w:shd w:val="clear" w:color="auto" w:fill="auto"/>
            <w:noWrap/>
            <w:vAlign w:val="bottom"/>
            <w:hideMark/>
          </w:tcPr>
          <w:p w14:paraId="6F5D7D56"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438" w:type="pct"/>
            <w:shd w:val="clear" w:color="auto" w:fill="auto"/>
            <w:noWrap/>
            <w:vAlign w:val="bottom"/>
            <w:hideMark/>
          </w:tcPr>
          <w:p w14:paraId="709E35E3"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558846</w:t>
            </w:r>
          </w:p>
        </w:tc>
        <w:tc>
          <w:tcPr>
            <w:tcW w:w="345" w:type="pct"/>
            <w:shd w:val="clear" w:color="auto" w:fill="auto"/>
            <w:noWrap/>
            <w:vAlign w:val="bottom"/>
            <w:hideMark/>
          </w:tcPr>
          <w:p w14:paraId="00864A2B"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478</w:t>
            </w:r>
          </w:p>
        </w:tc>
        <w:tc>
          <w:tcPr>
            <w:tcW w:w="416" w:type="pct"/>
            <w:shd w:val="clear" w:color="auto" w:fill="auto"/>
            <w:noWrap/>
            <w:vAlign w:val="bottom"/>
            <w:hideMark/>
          </w:tcPr>
          <w:p w14:paraId="3AD7FB1C" w14:textId="200A3C52"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4410.60</w:t>
            </w:r>
          </w:p>
        </w:tc>
        <w:tc>
          <w:tcPr>
            <w:tcW w:w="453" w:type="pct"/>
            <w:shd w:val="clear" w:color="auto" w:fill="auto"/>
            <w:noWrap/>
            <w:vAlign w:val="bottom"/>
            <w:hideMark/>
          </w:tcPr>
          <w:p w14:paraId="0AC93073" w14:textId="03352FDD"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3.77</w:t>
            </w:r>
          </w:p>
        </w:tc>
        <w:tc>
          <w:tcPr>
            <w:tcW w:w="283" w:type="pct"/>
            <w:vAlign w:val="bottom"/>
          </w:tcPr>
          <w:p w14:paraId="63547175"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0.09</w:t>
            </w:r>
          </w:p>
        </w:tc>
      </w:tr>
      <w:tr w:rsidR="00540856" w:rsidRPr="0079412E" w14:paraId="6BFE8BFD" w14:textId="77777777" w:rsidTr="00540856">
        <w:trPr>
          <w:trHeight w:val="300"/>
        </w:trPr>
        <w:tc>
          <w:tcPr>
            <w:tcW w:w="1284" w:type="pct"/>
            <w:shd w:val="clear" w:color="auto" w:fill="auto"/>
            <w:noWrap/>
            <w:vAlign w:val="bottom"/>
            <w:hideMark/>
          </w:tcPr>
          <w:p w14:paraId="20BBD758"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Micronesia</w:t>
            </w:r>
          </w:p>
        </w:tc>
        <w:tc>
          <w:tcPr>
            <w:tcW w:w="1168" w:type="pct"/>
            <w:shd w:val="clear" w:color="auto" w:fill="auto"/>
            <w:noWrap/>
            <w:vAlign w:val="bottom"/>
            <w:hideMark/>
          </w:tcPr>
          <w:p w14:paraId="61410124"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Western Pacific Region</w:t>
            </w:r>
          </w:p>
        </w:tc>
        <w:tc>
          <w:tcPr>
            <w:tcW w:w="614" w:type="pct"/>
            <w:shd w:val="clear" w:color="auto" w:fill="auto"/>
            <w:noWrap/>
            <w:vAlign w:val="bottom"/>
            <w:hideMark/>
          </w:tcPr>
          <w:p w14:paraId="15D5A86F"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Oceania</w:t>
            </w:r>
          </w:p>
        </w:tc>
        <w:tc>
          <w:tcPr>
            <w:tcW w:w="438" w:type="pct"/>
            <w:shd w:val="clear" w:color="auto" w:fill="auto"/>
            <w:noWrap/>
            <w:vAlign w:val="bottom"/>
            <w:hideMark/>
          </w:tcPr>
          <w:p w14:paraId="40AB6272"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43</w:t>
            </w:r>
          </w:p>
        </w:tc>
        <w:tc>
          <w:tcPr>
            <w:tcW w:w="345" w:type="pct"/>
            <w:shd w:val="clear" w:color="auto" w:fill="auto"/>
            <w:noWrap/>
            <w:vAlign w:val="bottom"/>
            <w:hideMark/>
          </w:tcPr>
          <w:p w14:paraId="09EC8B21"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52A2310D" w14:textId="24195B5A"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380.09</w:t>
            </w:r>
          </w:p>
        </w:tc>
        <w:tc>
          <w:tcPr>
            <w:tcW w:w="453" w:type="pct"/>
            <w:shd w:val="clear" w:color="auto" w:fill="auto"/>
            <w:noWrap/>
            <w:vAlign w:val="bottom"/>
            <w:hideMark/>
          </w:tcPr>
          <w:p w14:paraId="3340A52D"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520D86F0"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65C0E413" w14:textId="77777777" w:rsidTr="00540856">
        <w:trPr>
          <w:trHeight w:val="300"/>
        </w:trPr>
        <w:tc>
          <w:tcPr>
            <w:tcW w:w="1284" w:type="pct"/>
            <w:shd w:val="clear" w:color="auto" w:fill="auto"/>
            <w:noWrap/>
            <w:vAlign w:val="bottom"/>
            <w:hideMark/>
          </w:tcPr>
          <w:p w14:paraId="1F4D4AD8"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lastRenderedPageBreak/>
              <w:t>Montserrat</w:t>
            </w:r>
          </w:p>
        </w:tc>
        <w:tc>
          <w:tcPr>
            <w:tcW w:w="1168" w:type="pct"/>
            <w:shd w:val="clear" w:color="auto" w:fill="auto"/>
            <w:noWrap/>
            <w:vAlign w:val="bottom"/>
            <w:hideMark/>
          </w:tcPr>
          <w:p w14:paraId="733D0387"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Region of the Americas</w:t>
            </w:r>
          </w:p>
        </w:tc>
        <w:tc>
          <w:tcPr>
            <w:tcW w:w="614" w:type="pct"/>
            <w:shd w:val="clear" w:color="auto" w:fill="auto"/>
            <w:noWrap/>
            <w:vAlign w:val="bottom"/>
            <w:hideMark/>
          </w:tcPr>
          <w:p w14:paraId="06BD41B1"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438" w:type="pct"/>
            <w:shd w:val="clear" w:color="auto" w:fill="auto"/>
            <w:noWrap/>
            <w:vAlign w:val="bottom"/>
            <w:hideMark/>
          </w:tcPr>
          <w:p w14:paraId="258DC94B"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w:t>
            </w:r>
          </w:p>
        </w:tc>
        <w:tc>
          <w:tcPr>
            <w:tcW w:w="345" w:type="pct"/>
            <w:shd w:val="clear" w:color="auto" w:fill="auto"/>
            <w:noWrap/>
            <w:vAlign w:val="bottom"/>
            <w:hideMark/>
          </w:tcPr>
          <w:p w14:paraId="4B6FF93E"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21B9A5CD" w14:textId="7BD23F18"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679.19</w:t>
            </w:r>
          </w:p>
        </w:tc>
        <w:tc>
          <w:tcPr>
            <w:tcW w:w="453" w:type="pct"/>
            <w:shd w:val="clear" w:color="auto" w:fill="auto"/>
            <w:noWrap/>
            <w:vAlign w:val="bottom"/>
            <w:hideMark/>
          </w:tcPr>
          <w:p w14:paraId="6A1A80FD"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15D349BF"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13A804F4" w14:textId="77777777" w:rsidTr="00540856">
        <w:trPr>
          <w:trHeight w:val="300"/>
        </w:trPr>
        <w:tc>
          <w:tcPr>
            <w:tcW w:w="1284" w:type="pct"/>
            <w:shd w:val="clear" w:color="auto" w:fill="auto"/>
            <w:noWrap/>
            <w:vAlign w:val="bottom"/>
            <w:hideMark/>
          </w:tcPr>
          <w:p w14:paraId="33FA95E1"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Myanmar</w:t>
            </w:r>
          </w:p>
        </w:tc>
        <w:tc>
          <w:tcPr>
            <w:tcW w:w="1168" w:type="pct"/>
            <w:shd w:val="clear" w:color="auto" w:fill="auto"/>
            <w:noWrap/>
            <w:vAlign w:val="bottom"/>
            <w:hideMark/>
          </w:tcPr>
          <w:p w14:paraId="2F549E93"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South-East Asia Region</w:t>
            </w:r>
          </w:p>
        </w:tc>
        <w:tc>
          <w:tcPr>
            <w:tcW w:w="614" w:type="pct"/>
            <w:shd w:val="clear" w:color="auto" w:fill="auto"/>
            <w:noWrap/>
            <w:vAlign w:val="bottom"/>
            <w:hideMark/>
          </w:tcPr>
          <w:p w14:paraId="5C542BF7"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Asia</w:t>
            </w:r>
          </w:p>
        </w:tc>
        <w:tc>
          <w:tcPr>
            <w:tcW w:w="438" w:type="pct"/>
            <w:shd w:val="clear" w:color="auto" w:fill="auto"/>
            <w:noWrap/>
            <w:vAlign w:val="bottom"/>
            <w:hideMark/>
          </w:tcPr>
          <w:p w14:paraId="24279646"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6388</w:t>
            </w:r>
          </w:p>
        </w:tc>
        <w:tc>
          <w:tcPr>
            <w:tcW w:w="345" w:type="pct"/>
            <w:shd w:val="clear" w:color="auto" w:fill="auto"/>
            <w:noWrap/>
            <w:vAlign w:val="bottom"/>
            <w:hideMark/>
          </w:tcPr>
          <w:p w14:paraId="1DBCB25B"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13</w:t>
            </w:r>
          </w:p>
        </w:tc>
        <w:tc>
          <w:tcPr>
            <w:tcW w:w="416" w:type="pct"/>
            <w:shd w:val="clear" w:color="auto" w:fill="auto"/>
            <w:noWrap/>
            <w:vAlign w:val="bottom"/>
            <w:hideMark/>
          </w:tcPr>
          <w:p w14:paraId="6B130600" w14:textId="5619389B"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118.74</w:t>
            </w:r>
          </w:p>
        </w:tc>
        <w:tc>
          <w:tcPr>
            <w:tcW w:w="453" w:type="pct"/>
            <w:shd w:val="clear" w:color="auto" w:fill="auto"/>
            <w:noWrap/>
            <w:vAlign w:val="bottom"/>
            <w:hideMark/>
          </w:tcPr>
          <w:p w14:paraId="53DA3000" w14:textId="61D62F80"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0.24</w:t>
            </w:r>
          </w:p>
        </w:tc>
        <w:tc>
          <w:tcPr>
            <w:tcW w:w="283" w:type="pct"/>
            <w:vAlign w:val="bottom"/>
          </w:tcPr>
          <w:p w14:paraId="74704F88"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0.20</w:t>
            </w:r>
          </w:p>
        </w:tc>
      </w:tr>
      <w:tr w:rsidR="00540856" w:rsidRPr="0079412E" w14:paraId="0DF15838" w14:textId="77777777" w:rsidTr="00540856">
        <w:trPr>
          <w:trHeight w:val="300"/>
        </w:trPr>
        <w:tc>
          <w:tcPr>
            <w:tcW w:w="1284" w:type="pct"/>
            <w:shd w:val="clear" w:color="auto" w:fill="auto"/>
            <w:noWrap/>
            <w:vAlign w:val="bottom"/>
            <w:hideMark/>
          </w:tcPr>
          <w:p w14:paraId="2FD2B186"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Nepal</w:t>
            </w:r>
          </w:p>
        </w:tc>
        <w:tc>
          <w:tcPr>
            <w:tcW w:w="1168" w:type="pct"/>
            <w:shd w:val="clear" w:color="auto" w:fill="auto"/>
            <w:noWrap/>
            <w:vAlign w:val="bottom"/>
            <w:hideMark/>
          </w:tcPr>
          <w:p w14:paraId="40F133F4"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South-East Asia Region</w:t>
            </w:r>
          </w:p>
        </w:tc>
        <w:tc>
          <w:tcPr>
            <w:tcW w:w="614" w:type="pct"/>
            <w:shd w:val="clear" w:color="auto" w:fill="auto"/>
            <w:noWrap/>
            <w:vAlign w:val="bottom"/>
            <w:hideMark/>
          </w:tcPr>
          <w:p w14:paraId="0062DC0E"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Asia</w:t>
            </w:r>
          </w:p>
        </w:tc>
        <w:tc>
          <w:tcPr>
            <w:tcW w:w="438" w:type="pct"/>
            <w:shd w:val="clear" w:color="auto" w:fill="auto"/>
            <w:noWrap/>
            <w:vAlign w:val="bottom"/>
            <w:hideMark/>
          </w:tcPr>
          <w:p w14:paraId="6BA0B257"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41865</w:t>
            </w:r>
          </w:p>
        </w:tc>
        <w:tc>
          <w:tcPr>
            <w:tcW w:w="345" w:type="pct"/>
            <w:shd w:val="clear" w:color="auto" w:fill="auto"/>
            <w:noWrap/>
            <w:vAlign w:val="bottom"/>
            <w:hideMark/>
          </w:tcPr>
          <w:p w14:paraId="0EE6A8B9"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15</w:t>
            </w:r>
          </w:p>
        </w:tc>
        <w:tc>
          <w:tcPr>
            <w:tcW w:w="416" w:type="pct"/>
            <w:shd w:val="clear" w:color="auto" w:fill="auto"/>
            <w:noWrap/>
            <w:vAlign w:val="bottom"/>
            <w:hideMark/>
          </w:tcPr>
          <w:p w14:paraId="41E37F79" w14:textId="3C32CE09"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1393.8</w:t>
            </w:r>
            <w:r w:rsidR="000758CB">
              <w:rPr>
                <w:rFonts w:ascii="Times New Roman" w:hAnsi="Times New Roman" w:cs="Times New Roman"/>
                <w:color w:val="000000"/>
                <w:sz w:val="24"/>
                <w:szCs w:val="24"/>
              </w:rPr>
              <w:t>7</w:t>
            </w:r>
          </w:p>
        </w:tc>
        <w:tc>
          <w:tcPr>
            <w:tcW w:w="453" w:type="pct"/>
            <w:shd w:val="clear" w:color="auto" w:fill="auto"/>
            <w:noWrap/>
            <w:vAlign w:val="bottom"/>
            <w:hideMark/>
          </w:tcPr>
          <w:p w14:paraId="4F9E1C9F" w14:textId="764C41EB"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r w:rsidR="00540856">
              <w:rPr>
                <w:rFonts w:ascii="Times New Roman" w:hAnsi="Times New Roman" w:cs="Times New Roman"/>
                <w:color w:val="000000"/>
                <w:sz w:val="24"/>
                <w:szCs w:val="24"/>
              </w:rPr>
              <w:t>50</w:t>
            </w:r>
          </w:p>
        </w:tc>
        <w:tc>
          <w:tcPr>
            <w:tcW w:w="283" w:type="pct"/>
            <w:vAlign w:val="bottom"/>
          </w:tcPr>
          <w:p w14:paraId="7FBCED87"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0.04</w:t>
            </w:r>
          </w:p>
        </w:tc>
      </w:tr>
      <w:tr w:rsidR="00540856" w:rsidRPr="0079412E" w14:paraId="7E99B4F1" w14:textId="77777777" w:rsidTr="00540856">
        <w:trPr>
          <w:trHeight w:val="300"/>
        </w:trPr>
        <w:tc>
          <w:tcPr>
            <w:tcW w:w="1284" w:type="pct"/>
            <w:shd w:val="clear" w:color="auto" w:fill="auto"/>
            <w:noWrap/>
            <w:vAlign w:val="bottom"/>
            <w:hideMark/>
          </w:tcPr>
          <w:p w14:paraId="7ED21FB3"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New Caledonia</w:t>
            </w:r>
          </w:p>
        </w:tc>
        <w:tc>
          <w:tcPr>
            <w:tcW w:w="1168" w:type="pct"/>
            <w:shd w:val="clear" w:color="auto" w:fill="auto"/>
            <w:noWrap/>
            <w:vAlign w:val="bottom"/>
            <w:hideMark/>
          </w:tcPr>
          <w:p w14:paraId="5E17218B"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Western Pacific Region</w:t>
            </w:r>
          </w:p>
        </w:tc>
        <w:tc>
          <w:tcPr>
            <w:tcW w:w="614" w:type="pct"/>
            <w:shd w:val="clear" w:color="auto" w:fill="auto"/>
            <w:noWrap/>
            <w:vAlign w:val="bottom"/>
            <w:hideMark/>
          </w:tcPr>
          <w:p w14:paraId="386EB3BA"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Oceania</w:t>
            </w:r>
          </w:p>
        </w:tc>
        <w:tc>
          <w:tcPr>
            <w:tcW w:w="438" w:type="pct"/>
            <w:shd w:val="clear" w:color="auto" w:fill="auto"/>
            <w:noWrap/>
            <w:vAlign w:val="bottom"/>
            <w:hideMark/>
          </w:tcPr>
          <w:p w14:paraId="09F1C56F"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16</w:t>
            </w:r>
          </w:p>
        </w:tc>
        <w:tc>
          <w:tcPr>
            <w:tcW w:w="345" w:type="pct"/>
            <w:shd w:val="clear" w:color="auto" w:fill="auto"/>
            <w:noWrap/>
            <w:vAlign w:val="bottom"/>
            <w:hideMark/>
          </w:tcPr>
          <w:p w14:paraId="1B2FE527"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1776DAFE" w14:textId="5F957974"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55.59</w:t>
            </w:r>
          </w:p>
        </w:tc>
        <w:tc>
          <w:tcPr>
            <w:tcW w:w="453" w:type="pct"/>
            <w:shd w:val="clear" w:color="auto" w:fill="auto"/>
            <w:noWrap/>
            <w:vAlign w:val="bottom"/>
            <w:hideMark/>
          </w:tcPr>
          <w:p w14:paraId="45BC033C"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58D50124"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71E3B4E9" w14:textId="77777777" w:rsidTr="00540856">
        <w:trPr>
          <w:trHeight w:val="300"/>
        </w:trPr>
        <w:tc>
          <w:tcPr>
            <w:tcW w:w="1284" w:type="pct"/>
            <w:shd w:val="clear" w:color="auto" w:fill="auto"/>
            <w:noWrap/>
            <w:vAlign w:val="bottom"/>
            <w:hideMark/>
          </w:tcPr>
          <w:p w14:paraId="69BF6CD9"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Nicaragua</w:t>
            </w:r>
          </w:p>
        </w:tc>
        <w:tc>
          <w:tcPr>
            <w:tcW w:w="1168" w:type="pct"/>
            <w:shd w:val="clear" w:color="auto" w:fill="auto"/>
            <w:noWrap/>
            <w:vAlign w:val="bottom"/>
            <w:hideMark/>
          </w:tcPr>
          <w:p w14:paraId="6FBF9EDD"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Region of the Americas</w:t>
            </w:r>
          </w:p>
        </w:tc>
        <w:tc>
          <w:tcPr>
            <w:tcW w:w="614" w:type="pct"/>
            <w:shd w:val="clear" w:color="auto" w:fill="auto"/>
            <w:noWrap/>
            <w:vAlign w:val="bottom"/>
            <w:hideMark/>
          </w:tcPr>
          <w:p w14:paraId="253E82EA"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438" w:type="pct"/>
            <w:shd w:val="clear" w:color="auto" w:fill="auto"/>
            <w:noWrap/>
            <w:vAlign w:val="bottom"/>
            <w:hideMark/>
          </w:tcPr>
          <w:p w14:paraId="6A3123F2"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92022</w:t>
            </w:r>
          </w:p>
        </w:tc>
        <w:tc>
          <w:tcPr>
            <w:tcW w:w="345" w:type="pct"/>
            <w:shd w:val="clear" w:color="auto" w:fill="auto"/>
            <w:noWrap/>
            <w:vAlign w:val="bottom"/>
            <w:hideMark/>
          </w:tcPr>
          <w:p w14:paraId="7A3CEC0D"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w:t>
            </w:r>
          </w:p>
        </w:tc>
        <w:tc>
          <w:tcPr>
            <w:tcW w:w="416" w:type="pct"/>
            <w:shd w:val="clear" w:color="auto" w:fill="auto"/>
            <w:noWrap/>
            <w:vAlign w:val="bottom"/>
            <w:hideMark/>
          </w:tcPr>
          <w:p w14:paraId="0E38B991"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13432.81</w:t>
            </w:r>
          </w:p>
        </w:tc>
        <w:tc>
          <w:tcPr>
            <w:tcW w:w="453" w:type="pct"/>
            <w:shd w:val="clear" w:color="auto" w:fill="auto"/>
            <w:noWrap/>
            <w:vAlign w:val="bottom"/>
            <w:hideMark/>
          </w:tcPr>
          <w:p w14:paraId="3133B97B" w14:textId="0F0646B6"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0.1</w:t>
            </w:r>
            <w:r w:rsidR="00540856">
              <w:rPr>
                <w:rFonts w:ascii="Times New Roman" w:hAnsi="Times New Roman" w:cs="Times New Roman"/>
                <w:color w:val="000000"/>
                <w:sz w:val="24"/>
                <w:szCs w:val="24"/>
              </w:rPr>
              <w:t>5</w:t>
            </w:r>
          </w:p>
        </w:tc>
        <w:tc>
          <w:tcPr>
            <w:tcW w:w="283" w:type="pct"/>
            <w:vAlign w:val="bottom"/>
          </w:tcPr>
          <w:p w14:paraId="285F7A4D"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0.00</w:t>
            </w:r>
          </w:p>
        </w:tc>
      </w:tr>
      <w:tr w:rsidR="00540856" w:rsidRPr="0079412E" w14:paraId="62035F61" w14:textId="77777777" w:rsidTr="00540856">
        <w:trPr>
          <w:trHeight w:val="300"/>
        </w:trPr>
        <w:tc>
          <w:tcPr>
            <w:tcW w:w="1284" w:type="pct"/>
            <w:shd w:val="clear" w:color="auto" w:fill="auto"/>
            <w:noWrap/>
            <w:vAlign w:val="bottom"/>
            <w:hideMark/>
          </w:tcPr>
          <w:p w14:paraId="47A03FC9"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Niger</w:t>
            </w:r>
          </w:p>
        </w:tc>
        <w:tc>
          <w:tcPr>
            <w:tcW w:w="1168" w:type="pct"/>
            <w:shd w:val="clear" w:color="auto" w:fill="auto"/>
            <w:noWrap/>
            <w:vAlign w:val="bottom"/>
            <w:hideMark/>
          </w:tcPr>
          <w:p w14:paraId="69BBE6A5"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African Region</w:t>
            </w:r>
          </w:p>
        </w:tc>
        <w:tc>
          <w:tcPr>
            <w:tcW w:w="614" w:type="pct"/>
            <w:shd w:val="clear" w:color="auto" w:fill="auto"/>
            <w:noWrap/>
            <w:vAlign w:val="bottom"/>
            <w:hideMark/>
          </w:tcPr>
          <w:p w14:paraId="688C45F8"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w:t>
            </w:r>
          </w:p>
        </w:tc>
        <w:tc>
          <w:tcPr>
            <w:tcW w:w="438" w:type="pct"/>
            <w:shd w:val="clear" w:color="auto" w:fill="auto"/>
            <w:noWrap/>
            <w:vAlign w:val="bottom"/>
            <w:hideMark/>
          </w:tcPr>
          <w:p w14:paraId="686528DD"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58</w:t>
            </w:r>
          </w:p>
        </w:tc>
        <w:tc>
          <w:tcPr>
            <w:tcW w:w="345" w:type="pct"/>
            <w:shd w:val="clear" w:color="auto" w:fill="auto"/>
            <w:noWrap/>
            <w:vAlign w:val="bottom"/>
            <w:hideMark/>
          </w:tcPr>
          <w:p w14:paraId="0BDD8419"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12</w:t>
            </w:r>
          </w:p>
        </w:tc>
        <w:tc>
          <w:tcPr>
            <w:tcW w:w="416" w:type="pct"/>
            <w:shd w:val="clear" w:color="auto" w:fill="auto"/>
            <w:noWrap/>
            <w:vAlign w:val="bottom"/>
            <w:hideMark/>
          </w:tcPr>
          <w:p w14:paraId="4C217671" w14:textId="4CA7B0E0"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w:t>
            </w:r>
            <w:r w:rsidR="000758CB">
              <w:rPr>
                <w:rFonts w:ascii="Times New Roman" w:hAnsi="Times New Roman" w:cs="Times New Roman"/>
                <w:color w:val="000000"/>
                <w:sz w:val="24"/>
                <w:szCs w:val="24"/>
              </w:rPr>
              <w:t>30</w:t>
            </w:r>
          </w:p>
        </w:tc>
        <w:tc>
          <w:tcPr>
            <w:tcW w:w="453" w:type="pct"/>
            <w:shd w:val="clear" w:color="auto" w:fill="auto"/>
            <w:noWrap/>
            <w:vAlign w:val="bottom"/>
            <w:hideMark/>
          </w:tcPr>
          <w:p w14:paraId="3AC9B234" w14:textId="44D44F31"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0.4</w:t>
            </w:r>
            <w:r w:rsidR="00540856">
              <w:rPr>
                <w:rFonts w:ascii="Times New Roman" w:hAnsi="Times New Roman" w:cs="Times New Roman"/>
                <w:color w:val="000000"/>
                <w:sz w:val="24"/>
                <w:szCs w:val="24"/>
              </w:rPr>
              <w:t>8</w:t>
            </w:r>
          </w:p>
        </w:tc>
        <w:tc>
          <w:tcPr>
            <w:tcW w:w="283" w:type="pct"/>
            <w:vAlign w:val="bottom"/>
          </w:tcPr>
          <w:p w14:paraId="66C656F8"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20.69</w:t>
            </w:r>
          </w:p>
        </w:tc>
      </w:tr>
      <w:tr w:rsidR="00540856" w:rsidRPr="0079412E" w14:paraId="04CD5537" w14:textId="77777777" w:rsidTr="00540856">
        <w:trPr>
          <w:trHeight w:val="300"/>
        </w:trPr>
        <w:tc>
          <w:tcPr>
            <w:tcW w:w="1284" w:type="pct"/>
            <w:shd w:val="clear" w:color="auto" w:fill="auto"/>
            <w:noWrap/>
            <w:vAlign w:val="bottom"/>
            <w:hideMark/>
          </w:tcPr>
          <w:p w14:paraId="366EECAC"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Northern Mariana Islands</w:t>
            </w:r>
          </w:p>
        </w:tc>
        <w:tc>
          <w:tcPr>
            <w:tcW w:w="1168" w:type="pct"/>
            <w:shd w:val="clear" w:color="auto" w:fill="auto"/>
            <w:noWrap/>
            <w:vAlign w:val="bottom"/>
            <w:hideMark/>
          </w:tcPr>
          <w:p w14:paraId="587A538E"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Western Pacific Region</w:t>
            </w:r>
          </w:p>
        </w:tc>
        <w:tc>
          <w:tcPr>
            <w:tcW w:w="614" w:type="pct"/>
            <w:shd w:val="clear" w:color="auto" w:fill="auto"/>
            <w:noWrap/>
            <w:vAlign w:val="bottom"/>
            <w:hideMark/>
          </w:tcPr>
          <w:p w14:paraId="67E45CF4"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Oceania</w:t>
            </w:r>
          </w:p>
        </w:tc>
        <w:tc>
          <w:tcPr>
            <w:tcW w:w="438" w:type="pct"/>
            <w:shd w:val="clear" w:color="auto" w:fill="auto"/>
            <w:noWrap/>
            <w:vAlign w:val="bottom"/>
            <w:hideMark/>
          </w:tcPr>
          <w:p w14:paraId="3ECEEBD6"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w:t>
            </w:r>
          </w:p>
        </w:tc>
        <w:tc>
          <w:tcPr>
            <w:tcW w:w="345" w:type="pct"/>
            <w:shd w:val="clear" w:color="auto" w:fill="auto"/>
            <w:noWrap/>
            <w:vAlign w:val="bottom"/>
            <w:hideMark/>
          </w:tcPr>
          <w:p w14:paraId="233A3980"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0BBCA54A" w14:textId="4659DBCD"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20.2</w:t>
            </w:r>
            <w:r w:rsidR="00723CA3">
              <w:rPr>
                <w:rFonts w:ascii="Times New Roman" w:hAnsi="Times New Roman" w:cs="Times New Roman"/>
                <w:color w:val="000000"/>
                <w:sz w:val="24"/>
                <w:szCs w:val="24"/>
              </w:rPr>
              <w:t>1</w:t>
            </w:r>
          </w:p>
        </w:tc>
        <w:tc>
          <w:tcPr>
            <w:tcW w:w="453" w:type="pct"/>
            <w:shd w:val="clear" w:color="auto" w:fill="auto"/>
            <w:noWrap/>
            <w:vAlign w:val="bottom"/>
            <w:hideMark/>
          </w:tcPr>
          <w:p w14:paraId="5F1DCDCA"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156CAA48"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42DA9FB2" w14:textId="77777777" w:rsidTr="00540856">
        <w:trPr>
          <w:trHeight w:val="300"/>
        </w:trPr>
        <w:tc>
          <w:tcPr>
            <w:tcW w:w="1284" w:type="pct"/>
            <w:shd w:val="clear" w:color="auto" w:fill="auto"/>
            <w:noWrap/>
            <w:vAlign w:val="bottom"/>
            <w:hideMark/>
          </w:tcPr>
          <w:p w14:paraId="544AD647"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Pakistan</w:t>
            </w:r>
          </w:p>
        </w:tc>
        <w:tc>
          <w:tcPr>
            <w:tcW w:w="1168" w:type="pct"/>
            <w:shd w:val="clear" w:color="auto" w:fill="auto"/>
            <w:noWrap/>
            <w:vAlign w:val="bottom"/>
            <w:hideMark/>
          </w:tcPr>
          <w:p w14:paraId="560B3D94"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Eastern Mediterranean Region</w:t>
            </w:r>
          </w:p>
        </w:tc>
        <w:tc>
          <w:tcPr>
            <w:tcW w:w="614" w:type="pct"/>
            <w:shd w:val="clear" w:color="auto" w:fill="auto"/>
            <w:noWrap/>
            <w:vAlign w:val="bottom"/>
            <w:hideMark/>
          </w:tcPr>
          <w:p w14:paraId="0846442A"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Asia</w:t>
            </w:r>
          </w:p>
        </w:tc>
        <w:tc>
          <w:tcPr>
            <w:tcW w:w="438" w:type="pct"/>
            <w:shd w:val="clear" w:color="auto" w:fill="auto"/>
            <w:noWrap/>
            <w:vAlign w:val="bottom"/>
            <w:hideMark/>
          </w:tcPr>
          <w:p w14:paraId="0AB1BA3B"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58670</w:t>
            </w:r>
          </w:p>
        </w:tc>
        <w:tc>
          <w:tcPr>
            <w:tcW w:w="345" w:type="pct"/>
            <w:shd w:val="clear" w:color="auto" w:fill="auto"/>
            <w:noWrap/>
            <w:vAlign w:val="bottom"/>
            <w:hideMark/>
          </w:tcPr>
          <w:p w14:paraId="5F421B09"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06140B8E" w14:textId="6C614E60"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253.54</w:t>
            </w:r>
          </w:p>
        </w:tc>
        <w:tc>
          <w:tcPr>
            <w:tcW w:w="453" w:type="pct"/>
            <w:shd w:val="clear" w:color="auto" w:fill="auto"/>
            <w:noWrap/>
            <w:vAlign w:val="bottom"/>
            <w:hideMark/>
          </w:tcPr>
          <w:p w14:paraId="4A0BED8C"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46A4FF15"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795C9122" w14:textId="77777777" w:rsidTr="00540856">
        <w:trPr>
          <w:trHeight w:val="300"/>
        </w:trPr>
        <w:tc>
          <w:tcPr>
            <w:tcW w:w="1284" w:type="pct"/>
            <w:shd w:val="clear" w:color="auto" w:fill="auto"/>
            <w:noWrap/>
            <w:vAlign w:val="bottom"/>
            <w:hideMark/>
          </w:tcPr>
          <w:p w14:paraId="582D4C0D"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Palau</w:t>
            </w:r>
          </w:p>
        </w:tc>
        <w:tc>
          <w:tcPr>
            <w:tcW w:w="1168" w:type="pct"/>
            <w:shd w:val="clear" w:color="auto" w:fill="auto"/>
            <w:noWrap/>
            <w:vAlign w:val="bottom"/>
            <w:hideMark/>
          </w:tcPr>
          <w:p w14:paraId="5CCB6723"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Western Pacific Region</w:t>
            </w:r>
          </w:p>
        </w:tc>
        <w:tc>
          <w:tcPr>
            <w:tcW w:w="614" w:type="pct"/>
            <w:shd w:val="clear" w:color="auto" w:fill="auto"/>
            <w:noWrap/>
            <w:vAlign w:val="bottom"/>
            <w:hideMark/>
          </w:tcPr>
          <w:p w14:paraId="02409072"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Oceania</w:t>
            </w:r>
          </w:p>
        </w:tc>
        <w:tc>
          <w:tcPr>
            <w:tcW w:w="438" w:type="pct"/>
            <w:shd w:val="clear" w:color="auto" w:fill="auto"/>
            <w:noWrap/>
            <w:vAlign w:val="bottom"/>
            <w:hideMark/>
          </w:tcPr>
          <w:p w14:paraId="01F21A05"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w:t>
            </w:r>
          </w:p>
        </w:tc>
        <w:tc>
          <w:tcPr>
            <w:tcW w:w="345" w:type="pct"/>
            <w:shd w:val="clear" w:color="auto" w:fill="auto"/>
            <w:noWrap/>
            <w:vAlign w:val="bottom"/>
            <w:hideMark/>
          </w:tcPr>
          <w:p w14:paraId="3FDCD290"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1586B740" w14:textId="55BB2AB5"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221.9</w:t>
            </w:r>
            <w:r w:rsidR="00723CA3">
              <w:rPr>
                <w:rFonts w:ascii="Times New Roman" w:hAnsi="Times New Roman" w:cs="Times New Roman"/>
                <w:color w:val="000000"/>
                <w:sz w:val="24"/>
                <w:szCs w:val="24"/>
              </w:rPr>
              <w:t>3</w:t>
            </w:r>
          </w:p>
        </w:tc>
        <w:tc>
          <w:tcPr>
            <w:tcW w:w="453" w:type="pct"/>
            <w:shd w:val="clear" w:color="auto" w:fill="auto"/>
            <w:noWrap/>
            <w:vAlign w:val="bottom"/>
            <w:hideMark/>
          </w:tcPr>
          <w:p w14:paraId="6C30D562"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28770737"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08CCCBD2" w14:textId="77777777" w:rsidTr="00540856">
        <w:trPr>
          <w:trHeight w:val="300"/>
        </w:trPr>
        <w:tc>
          <w:tcPr>
            <w:tcW w:w="1284" w:type="pct"/>
            <w:shd w:val="clear" w:color="auto" w:fill="auto"/>
            <w:noWrap/>
            <w:vAlign w:val="bottom"/>
            <w:hideMark/>
          </w:tcPr>
          <w:p w14:paraId="6F38C27B"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Panama</w:t>
            </w:r>
          </w:p>
        </w:tc>
        <w:tc>
          <w:tcPr>
            <w:tcW w:w="1168" w:type="pct"/>
            <w:shd w:val="clear" w:color="auto" w:fill="auto"/>
            <w:noWrap/>
            <w:vAlign w:val="bottom"/>
            <w:hideMark/>
          </w:tcPr>
          <w:p w14:paraId="6F89CFB5"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Region of the Americas</w:t>
            </w:r>
          </w:p>
        </w:tc>
        <w:tc>
          <w:tcPr>
            <w:tcW w:w="614" w:type="pct"/>
            <w:shd w:val="clear" w:color="auto" w:fill="auto"/>
            <w:noWrap/>
            <w:vAlign w:val="bottom"/>
            <w:hideMark/>
          </w:tcPr>
          <w:p w14:paraId="14F249AB"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438" w:type="pct"/>
            <w:shd w:val="clear" w:color="auto" w:fill="auto"/>
            <w:noWrap/>
            <w:vAlign w:val="bottom"/>
            <w:hideMark/>
          </w:tcPr>
          <w:p w14:paraId="2E00E2CA"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37231</w:t>
            </w:r>
          </w:p>
        </w:tc>
        <w:tc>
          <w:tcPr>
            <w:tcW w:w="345" w:type="pct"/>
            <w:shd w:val="clear" w:color="auto" w:fill="auto"/>
            <w:noWrap/>
            <w:vAlign w:val="bottom"/>
            <w:hideMark/>
          </w:tcPr>
          <w:p w14:paraId="730925AA"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52</w:t>
            </w:r>
          </w:p>
        </w:tc>
        <w:tc>
          <w:tcPr>
            <w:tcW w:w="416" w:type="pct"/>
            <w:shd w:val="clear" w:color="auto" w:fill="auto"/>
            <w:noWrap/>
            <w:vAlign w:val="bottom"/>
            <w:hideMark/>
          </w:tcPr>
          <w:p w14:paraId="40F6D322" w14:textId="20500140"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8556.3</w:t>
            </w:r>
            <w:r w:rsidR="00723CA3">
              <w:rPr>
                <w:rFonts w:ascii="Times New Roman" w:hAnsi="Times New Roman" w:cs="Times New Roman"/>
                <w:color w:val="000000"/>
                <w:sz w:val="24"/>
                <w:szCs w:val="24"/>
              </w:rPr>
              <w:t>4</w:t>
            </w:r>
          </w:p>
        </w:tc>
        <w:tc>
          <w:tcPr>
            <w:tcW w:w="453" w:type="pct"/>
            <w:shd w:val="clear" w:color="auto" w:fill="auto"/>
            <w:noWrap/>
            <w:vAlign w:val="bottom"/>
            <w:hideMark/>
          </w:tcPr>
          <w:p w14:paraId="580E9A3D" w14:textId="740EDFD3"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11.95</w:t>
            </w:r>
          </w:p>
        </w:tc>
        <w:tc>
          <w:tcPr>
            <w:tcW w:w="283" w:type="pct"/>
            <w:vAlign w:val="bottom"/>
          </w:tcPr>
          <w:p w14:paraId="433FFCAA"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0.14</w:t>
            </w:r>
          </w:p>
        </w:tc>
      </w:tr>
      <w:tr w:rsidR="00540856" w:rsidRPr="0079412E" w14:paraId="0A2B1D49" w14:textId="77777777" w:rsidTr="00540856">
        <w:trPr>
          <w:trHeight w:val="300"/>
        </w:trPr>
        <w:tc>
          <w:tcPr>
            <w:tcW w:w="1284" w:type="pct"/>
            <w:shd w:val="clear" w:color="auto" w:fill="auto"/>
            <w:noWrap/>
            <w:vAlign w:val="bottom"/>
            <w:hideMark/>
          </w:tcPr>
          <w:p w14:paraId="33B3E466"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Paraguay</w:t>
            </w:r>
          </w:p>
        </w:tc>
        <w:tc>
          <w:tcPr>
            <w:tcW w:w="1168" w:type="pct"/>
            <w:shd w:val="clear" w:color="auto" w:fill="auto"/>
            <w:noWrap/>
            <w:vAlign w:val="bottom"/>
            <w:hideMark/>
          </w:tcPr>
          <w:p w14:paraId="174DDDDF"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Region of the Americas</w:t>
            </w:r>
          </w:p>
        </w:tc>
        <w:tc>
          <w:tcPr>
            <w:tcW w:w="614" w:type="pct"/>
            <w:shd w:val="clear" w:color="auto" w:fill="auto"/>
            <w:noWrap/>
            <w:vAlign w:val="bottom"/>
            <w:hideMark/>
          </w:tcPr>
          <w:p w14:paraId="21456C0F"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South America</w:t>
            </w:r>
          </w:p>
        </w:tc>
        <w:tc>
          <w:tcPr>
            <w:tcW w:w="438" w:type="pct"/>
            <w:shd w:val="clear" w:color="auto" w:fill="auto"/>
            <w:noWrap/>
            <w:vAlign w:val="bottom"/>
            <w:hideMark/>
          </w:tcPr>
          <w:p w14:paraId="7F4F5031"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295785</w:t>
            </w:r>
          </w:p>
        </w:tc>
        <w:tc>
          <w:tcPr>
            <w:tcW w:w="345" w:type="pct"/>
            <w:shd w:val="clear" w:color="auto" w:fill="auto"/>
            <w:noWrap/>
            <w:vAlign w:val="bottom"/>
            <w:hideMark/>
          </w:tcPr>
          <w:p w14:paraId="20C4525A"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129</w:t>
            </w:r>
          </w:p>
        </w:tc>
        <w:tc>
          <w:tcPr>
            <w:tcW w:w="416" w:type="pct"/>
            <w:shd w:val="clear" w:color="auto" w:fill="auto"/>
            <w:noWrap/>
            <w:vAlign w:val="bottom"/>
            <w:hideMark/>
          </w:tcPr>
          <w:p w14:paraId="26980590" w14:textId="74917509"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44122</w:t>
            </w:r>
            <w:r w:rsidR="00723CA3">
              <w:rPr>
                <w:rFonts w:ascii="Times New Roman" w:hAnsi="Times New Roman" w:cs="Times New Roman"/>
                <w:color w:val="000000"/>
                <w:sz w:val="24"/>
                <w:szCs w:val="24"/>
              </w:rPr>
              <w:t>.00</w:t>
            </w:r>
          </w:p>
        </w:tc>
        <w:tc>
          <w:tcPr>
            <w:tcW w:w="453" w:type="pct"/>
            <w:shd w:val="clear" w:color="auto" w:fill="auto"/>
            <w:noWrap/>
            <w:vAlign w:val="bottom"/>
            <w:hideMark/>
          </w:tcPr>
          <w:p w14:paraId="311A2800" w14:textId="40E8D6C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19.24</w:t>
            </w:r>
          </w:p>
        </w:tc>
        <w:tc>
          <w:tcPr>
            <w:tcW w:w="283" w:type="pct"/>
            <w:vAlign w:val="bottom"/>
          </w:tcPr>
          <w:p w14:paraId="537D54CD"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0.04</w:t>
            </w:r>
          </w:p>
        </w:tc>
      </w:tr>
      <w:tr w:rsidR="00540856" w:rsidRPr="0079412E" w14:paraId="42B101F4" w14:textId="77777777" w:rsidTr="00540856">
        <w:trPr>
          <w:trHeight w:val="300"/>
        </w:trPr>
        <w:tc>
          <w:tcPr>
            <w:tcW w:w="1284" w:type="pct"/>
            <w:shd w:val="clear" w:color="auto" w:fill="auto"/>
            <w:noWrap/>
            <w:vAlign w:val="bottom"/>
            <w:hideMark/>
          </w:tcPr>
          <w:p w14:paraId="330F20B5"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Peru</w:t>
            </w:r>
          </w:p>
        </w:tc>
        <w:tc>
          <w:tcPr>
            <w:tcW w:w="1168" w:type="pct"/>
            <w:shd w:val="clear" w:color="auto" w:fill="auto"/>
            <w:noWrap/>
            <w:vAlign w:val="bottom"/>
            <w:hideMark/>
          </w:tcPr>
          <w:p w14:paraId="66669984"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Region of the Americas</w:t>
            </w:r>
          </w:p>
        </w:tc>
        <w:tc>
          <w:tcPr>
            <w:tcW w:w="614" w:type="pct"/>
            <w:shd w:val="clear" w:color="auto" w:fill="auto"/>
            <w:noWrap/>
            <w:vAlign w:val="bottom"/>
            <w:hideMark/>
          </w:tcPr>
          <w:p w14:paraId="091C4E06"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South America</w:t>
            </w:r>
          </w:p>
        </w:tc>
        <w:tc>
          <w:tcPr>
            <w:tcW w:w="438" w:type="pct"/>
            <w:shd w:val="clear" w:color="auto" w:fill="auto"/>
            <w:noWrap/>
            <w:vAlign w:val="bottom"/>
            <w:hideMark/>
          </w:tcPr>
          <w:p w14:paraId="1DE9F354"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280726</w:t>
            </w:r>
          </w:p>
        </w:tc>
        <w:tc>
          <w:tcPr>
            <w:tcW w:w="345" w:type="pct"/>
            <w:shd w:val="clear" w:color="auto" w:fill="auto"/>
            <w:noWrap/>
            <w:vAlign w:val="bottom"/>
            <w:hideMark/>
          </w:tcPr>
          <w:p w14:paraId="3328AB5E"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259</w:t>
            </w:r>
          </w:p>
        </w:tc>
        <w:tc>
          <w:tcPr>
            <w:tcW w:w="416" w:type="pct"/>
            <w:shd w:val="clear" w:color="auto" w:fill="auto"/>
            <w:noWrap/>
            <w:vAlign w:val="bottom"/>
            <w:hideMark/>
          </w:tcPr>
          <w:p w14:paraId="3A43046C" w14:textId="6C7D873F"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8326.3</w:t>
            </w:r>
            <w:r w:rsidR="00723CA3">
              <w:rPr>
                <w:rFonts w:ascii="Times New Roman" w:hAnsi="Times New Roman" w:cs="Times New Roman"/>
                <w:color w:val="000000"/>
                <w:sz w:val="24"/>
                <w:szCs w:val="24"/>
              </w:rPr>
              <w:t>3</w:t>
            </w:r>
          </w:p>
        </w:tc>
        <w:tc>
          <w:tcPr>
            <w:tcW w:w="453" w:type="pct"/>
            <w:shd w:val="clear" w:color="auto" w:fill="auto"/>
            <w:noWrap/>
            <w:vAlign w:val="bottom"/>
            <w:hideMark/>
          </w:tcPr>
          <w:p w14:paraId="380D83D1" w14:textId="2906369E"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7.68</w:t>
            </w:r>
          </w:p>
        </w:tc>
        <w:tc>
          <w:tcPr>
            <w:tcW w:w="283" w:type="pct"/>
            <w:vAlign w:val="bottom"/>
          </w:tcPr>
          <w:p w14:paraId="7986C7EF"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0.09</w:t>
            </w:r>
          </w:p>
        </w:tc>
      </w:tr>
      <w:tr w:rsidR="00540856" w:rsidRPr="0079412E" w14:paraId="47CE18E2" w14:textId="77777777" w:rsidTr="00540856">
        <w:trPr>
          <w:trHeight w:val="300"/>
        </w:trPr>
        <w:tc>
          <w:tcPr>
            <w:tcW w:w="1284" w:type="pct"/>
            <w:shd w:val="clear" w:color="auto" w:fill="auto"/>
            <w:noWrap/>
            <w:vAlign w:val="bottom"/>
            <w:hideMark/>
          </w:tcPr>
          <w:p w14:paraId="1BA4B74C"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Puerto Rico</w:t>
            </w:r>
          </w:p>
        </w:tc>
        <w:tc>
          <w:tcPr>
            <w:tcW w:w="1168" w:type="pct"/>
            <w:shd w:val="clear" w:color="auto" w:fill="auto"/>
            <w:noWrap/>
            <w:vAlign w:val="bottom"/>
            <w:hideMark/>
          </w:tcPr>
          <w:p w14:paraId="1918A74B"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Region of the Americas</w:t>
            </w:r>
          </w:p>
        </w:tc>
        <w:tc>
          <w:tcPr>
            <w:tcW w:w="614" w:type="pct"/>
            <w:shd w:val="clear" w:color="auto" w:fill="auto"/>
            <w:noWrap/>
            <w:vAlign w:val="bottom"/>
            <w:hideMark/>
          </w:tcPr>
          <w:p w14:paraId="61D6A310"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438" w:type="pct"/>
            <w:shd w:val="clear" w:color="auto" w:fill="auto"/>
            <w:noWrap/>
            <w:vAlign w:val="bottom"/>
            <w:hideMark/>
          </w:tcPr>
          <w:p w14:paraId="023A8D36"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5708</w:t>
            </w:r>
          </w:p>
        </w:tc>
        <w:tc>
          <w:tcPr>
            <w:tcW w:w="345" w:type="pct"/>
            <w:shd w:val="clear" w:color="auto" w:fill="auto"/>
            <w:noWrap/>
            <w:vAlign w:val="bottom"/>
            <w:hideMark/>
          </w:tcPr>
          <w:p w14:paraId="1B47EF6A"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7</w:t>
            </w:r>
          </w:p>
        </w:tc>
        <w:tc>
          <w:tcPr>
            <w:tcW w:w="416" w:type="pct"/>
            <w:shd w:val="clear" w:color="auto" w:fill="auto"/>
            <w:noWrap/>
            <w:vAlign w:val="bottom"/>
            <w:hideMark/>
          </w:tcPr>
          <w:p w14:paraId="31B88217" w14:textId="34C31E3B"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1753.0</w:t>
            </w:r>
            <w:r w:rsidR="00723CA3">
              <w:rPr>
                <w:rFonts w:ascii="Times New Roman" w:hAnsi="Times New Roman" w:cs="Times New Roman"/>
                <w:color w:val="000000"/>
                <w:sz w:val="24"/>
                <w:szCs w:val="24"/>
              </w:rPr>
              <w:t>6</w:t>
            </w:r>
          </w:p>
        </w:tc>
        <w:tc>
          <w:tcPr>
            <w:tcW w:w="453" w:type="pct"/>
            <w:shd w:val="clear" w:color="auto" w:fill="auto"/>
            <w:noWrap/>
            <w:vAlign w:val="bottom"/>
            <w:hideMark/>
          </w:tcPr>
          <w:p w14:paraId="0E6368E7" w14:textId="5D2F03FA"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2.1</w:t>
            </w:r>
            <w:r w:rsidR="00540856">
              <w:rPr>
                <w:rFonts w:ascii="Times New Roman" w:hAnsi="Times New Roman" w:cs="Times New Roman"/>
                <w:color w:val="000000"/>
                <w:sz w:val="24"/>
                <w:szCs w:val="24"/>
              </w:rPr>
              <w:t>5</w:t>
            </w:r>
          </w:p>
        </w:tc>
        <w:tc>
          <w:tcPr>
            <w:tcW w:w="283" w:type="pct"/>
            <w:vAlign w:val="bottom"/>
          </w:tcPr>
          <w:p w14:paraId="16BC1068"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0.12</w:t>
            </w:r>
          </w:p>
        </w:tc>
      </w:tr>
      <w:tr w:rsidR="00540856" w:rsidRPr="0079412E" w14:paraId="22CDBB66" w14:textId="77777777" w:rsidTr="00540856">
        <w:trPr>
          <w:trHeight w:val="300"/>
        </w:trPr>
        <w:tc>
          <w:tcPr>
            <w:tcW w:w="1284" w:type="pct"/>
            <w:shd w:val="clear" w:color="auto" w:fill="auto"/>
            <w:noWrap/>
            <w:vAlign w:val="bottom"/>
            <w:hideMark/>
          </w:tcPr>
          <w:p w14:paraId="489D6B4B"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Reunion</w:t>
            </w:r>
          </w:p>
        </w:tc>
        <w:tc>
          <w:tcPr>
            <w:tcW w:w="1168" w:type="pct"/>
            <w:shd w:val="clear" w:color="auto" w:fill="auto"/>
            <w:noWrap/>
            <w:vAlign w:val="bottom"/>
            <w:hideMark/>
          </w:tcPr>
          <w:p w14:paraId="5A2A0A3D" w14:textId="05EBBB50" w:rsidR="0079412E" w:rsidRPr="0079412E" w:rsidRDefault="002C33C1" w:rsidP="00D74280">
            <w:pPr>
              <w:spacing w:after="0" w:line="240" w:lineRule="auto"/>
              <w:rPr>
                <w:rFonts w:ascii="Times New Roman" w:eastAsia="Times New Roman" w:hAnsi="Times New Roman" w:cs="Times New Roman"/>
                <w:color w:val="000000"/>
                <w:kern w:val="0"/>
                <w:sz w:val="24"/>
                <w:szCs w:val="24"/>
                <w14:ligatures w14:val="none"/>
              </w:rPr>
            </w:pPr>
            <w:ins w:id="14" w:author="Mohammad Nayeem Hasan" w:date="2025-04-30T00:33:00Z" w16du:dateUtc="2025-04-29T18:33:00Z">
              <w:r w:rsidRPr="0079412E">
                <w:rPr>
                  <w:rFonts w:ascii="Times New Roman" w:hAnsi="Times New Roman" w:cs="Times New Roman"/>
                  <w:color w:val="000000"/>
                  <w:sz w:val="24"/>
                  <w:szCs w:val="24"/>
                </w:rPr>
                <w:t>African Region</w:t>
              </w:r>
            </w:ins>
            <w:del w:id="15" w:author="Mohammad Nayeem Hasan" w:date="2025-04-30T00:33:00Z" w16du:dateUtc="2025-04-29T18:33:00Z">
              <w:r w:rsidR="0079412E" w:rsidRPr="0079412E" w:rsidDel="002C33C1">
                <w:rPr>
                  <w:rFonts w:ascii="Times New Roman" w:hAnsi="Times New Roman" w:cs="Times New Roman"/>
                  <w:color w:val="000000"/>
                  <w:sz w:val="24"/>
                  <w:szCs w:val="24"/>
                </w:rPr>
                <w:delText>European Region</w:delText>
              </w:r>
            </w:del>
          </w:p>
        </w:tc>
        <w:tc>
          <w:tcPr>
            <w:tcW w:w="614" w:type="pct"/>
            <w:shd w:val="clear" w:color="auto" w:fill="auto"/>
            <w:noWrap/>
            <w:vAlign w:val="bottom"/>
            <w:hideMark/>
          </w:tcPr>
          <w:p w14:paraId="19D7B8E1"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w:t>
            </w:r>
          </w:p>
        </w:tc>
        <w:tc>
          <w:tcPr>
            <w:tcW w:w="438" w:type="pct"/>
            <w:shd w:val="clear" w:color="auto" w:fill="auto"/>
            <w:noWrap/>
            <w:vAlign w:val="bottom"/>
            <w:hideMark/>
          </w:tcPr>
          <w:p w14:paraId="03DC46BD"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1227</w:t>
            </w:r>
          </w:p>
        </w:tc>
        <w:tc>
          <w:tcPr>
            <w:tcW w:w="345" w:type="pct"/>
            <w:shd w:val="clear" w:color="auto" w:fill="auto"/>
            <w:noWrap/>
            <w:vAlign w:val="bottom"/>
            <w:hideMark/>
          </w:tcPr>
          <w:p w14:paraId="34928093"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w:t>
            </w:r>
          </w:p>
        </w:tc>
        <w:tc>
          <w:tcPr>
            <w:tcW w:w="416" w:type="pct"/>
            <w:shd w:val="clear" w:color="auto" w:fill="auto"/>
            <w:noWrap/>
            <w:vAlign w:val="bottom"/>
            <w:hideMark/>
          </w:tcPr>
          <w:p w14:paraId="735B5EEA" w14:textId="7C994212"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1270.0</w:t>
            </w:r>
            <w:r w:rsidR="00723CA3">
              <w:rPr>
                <w:rFonts w:ascii="Times New Roman" w:hAnsi="Times New Roman" w:cs="Times New Roman"/>
                <w:color w:val="000000"/>
                <w:sz w:val="24"/>
                <w:szCs w:val="24"/>
              </w:rPr>
              <w:t>2</w:t>
            </w:r>
          </w:p>
        </w:tc>
        <w:tc>
          <w:tcPr>
            <w:tcW w:w="453" w:type="pct"/>
            <w:shd w:val="clear" w:color="auto" w:fill="auto"/>
            <w:noWrap/>
            <w:vAlign w:val="bottom"/>
            <w:hideMark/>
          </w:tcPr>
          <w:p w14:paraId="13553D35" w14:textId="7DD9A1F9"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4.14</w:t>
            </w:r>
          </w:p>
        </w:tc>
        <w:tc>
          <w:tcPr>
            <w:tcW w:w="283" w:type="pct"/>
            <w:vAlign w:val="bottom"/>
          </w:tcPr>
          <w:p w14:paraId="4819DA05"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0.33</w:t>
            </w:r>
          </w:p>
        </w:tc>
      </w:tr>
      <w:tr w:rsidR="00540856" w:rsidRPr="0079412E" w14:paraId="5E6E328B" w14:textId="77777777" w:rsidTr="00540856">
        <w:trPr>
          <w:trHeight w:val="300"/>
        </w:trPr>
        <w:tc>
          <w:tcPr>
            <w:tcW w:w="1284" w:type="pct"/>
            <w:shd w:val="clear" w:color="auto" w:fill="auto"/>
            <w:noWrap/>
            <w:vAlign w:val="bottom"/>
            <w:hideMark/>
          </w:tcPr>
          <w:p w14:paraId="499AF9C4"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Saint Barthelemy</w:t>
            </w:r>
          </w:p>
        </w:tc>
        <w:tc>
          <w:tcPr>
            <w:tcW w:w="1168" w:type="pct"/>
            <w:shd w:val="clear" w:color="auto" w:fill="auto"/>
            <w:noWrap/>
            <w:vAlign w:val="bottom"/>
            <w:hideMark/>
          </w:tcPr>
          <w:p w14:paraId="596CB981"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Region of the Americas</w:t>
            </w:r>
          </w:p>
        </w:tc>
        <w:tc>
          <w:tcPr>
            <w:tcW w:w="614" w:type="pct"/>
            <w:shd w:val="clear" w:color="auto" w:fill="auto"/>
            <w:noWrap/>
            <w:vAlign w:val="bottom"/>
            <w:hideMark/>
          </w:tcPr>
          <w:p w14:paraId="3B1579E2"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438" w:type="pct"/>
            <w:shd w:val="clear" w:color="auto" w:fill="auto"/>
            <w:noWrap/>
            <w:vAlign w:val="bottom"/>
            <w:hideMark/>
          </w:tcPr>
          <w:p w14:paraId="41F19BC8"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173</w:t>
            </w:r>
          </w:p>
        </w:tc>
        <w:tc>
          <w:tcPr>
            <w:tcW w:w="345" w:type="pct"/>
            <w:shd w:val="clear" w:color="auto" w:fill="auto"/>
            <w:noWrap/>
            <w:vAlign w:val="bottom"/>
            <w:hideMark/>
          </w:tcPr>
          <w:p w14:paraId="6CF228D6"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21158A23"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15928.55</w:t>
            </w:r>
          </w:p>
        </w:tc>
        <w:tc>
          <w:tcPr>
            <w:tcW w:w="453" w:type="pct"/>
            <w:shd w:val="clear" w:color="auto" w:fill="auto"/>
            <w:noWrap/>
            <w:vAlign w:val="bottom"/>
            <w:hideMark/>
          </w:tcPr>
          <w:p w14:paraId="526125DF"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73F6CEF3"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4F702E1B" w14:textId="77777777" w:rsidTr="00540856">
        <w:trPr>
          <w:trHeight w:val="300"/>
        </w:trPr>
        <w:tc>
          <w:tcPr>
            <w:tcW w:w="1284" w:type="pct"/>
            <w:shd w:val="clear" w:color="auto" w:fill="auto"/>
            <w:noWrap/>
            <w:vAlign w:val="bottom"/>
            <w:hideMark/>
          </w:tcPr>
          <w:p w14:paraId="4495D87C"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Saint Kitts</w:t>
            </w:r>
          </w:p>
        </w:tc>
        <w:tc>
          <w:tcPr>
            <w:tcW w:w="1168" w:type="pct"/>
            <w:shd w:val="clear" w:color="auto" w:fill="auto"/>
            <w:noWrap/>
            <w:vAlign w:val="bottom"/>
            <w:hideMark/>
          </w:tcPr>
          <w:p w14:paraId="439EECA8"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Region of the Americas</w:t>
            </w:r>
          </w:p>
        </w:tc>
        <w:tc>
          <w:tcPr>
            <w:tcW w:w="614" w:type="pct"/>
            <w:shd w:val="clear" w:color="auto" w:fill="auto"/>
            <w:noWrap/>
            <w:vAlign w:val="bottom"/>
            <w:hideMark/>
          </w:tcPr>
          <w:p w14:paraId="42E9BA2E"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438" w:type="pct"/>
            <w:shd w:val="clear" w:color="auto" w:fill="auto"/>
            <w:noWrap/>
            <w:vAlign w:val="bottom"/>
            <w:hideMark/>
          </w:tcPr>
          <w:p w14:paraId="1B9845B0"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253</w:t>
            </w:r>
          </w:p>
        </w:tc>
        <w:tc>
          <w:tcPr>
            <w:tcW w:w="345" w:type="pct"/>
            <w:shd w:val="clear" w:color="auto" w:fill="auto"/>
            <w:noWrap/>
            <w:vAlign w:val="bottom"/>
            <w:hideMark/>
          </w:tcPr>
          <w:p w14:paraId="3BB635A6"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5834EA6F" w14:textId="71A84D6B"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5314.4</w:t>
            </w:r>
            <w:r w:rsidR="00723CA3">
              <w:rPr>
                <w:rFonts w:ascii="Times New Roman" w:hAnsi="Times New Roman" w:cs="Times New Roman"/>
                <w:color w:val="000000"/>
                <w:sz w:val="24"/>
                <w:szCs w:val="24"/>
              </w:rPr>
              <w:t>6</w:t>
            </w:r>
          </w:p>
        </w:tc>
        <w:tc>
          <w:tcPr>
            <w:tcW w:w="453" w:type="pct"/>
            <w:shd w:val="clear" w:color="auto" w:fill="auto"/>
            <w:noWrap/>
            <w:vAlign w:val="bottom"/>
            <w:hideMark/>
          </w:tcPr>
          <w:p w14:paraId="011288F5"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3F1CD04F"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6F03BC73" w14:textId="77777777" w:rsidTr="00540856">
        <w:trPr>
          <w:trHeight w:val="300"/>
        </w:trPr>
        <w:tc>
          <w:tcPr>
            <w:tcW w:w="1284" w:type="pct"/>
            <w:shd w:val="clear" w:color="auto" w:fill="auto"/>
            <w:noWrap/>
            <w:vAlign w:val="bottom"/>
            <w:hideMark/>
          </w:tcPr>
          <w:p w14:paraId="1DA5AB16"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Saint Lucia</w:t>
            </w:r>
          </w:p>
        </w:tc>
        <w:tc>
          <w:tcPr>
            <w:tcW w:w="1168" w:type="pct"/>
            <w:shd w:val="clear" w:color="auto" w:fill="auto"/>
            <w:noWrap/>
            <w:vAlign w:val="bottom"/>
            <w:hideMark/>
          </w:tcPr>
          <w:p w14:paraId="77A12655"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Region of the Americas</w:t>
            </w:r>
          </w:p>
        </w:tc>
        <w:tc>
          <w:tcPr>
            <w:tcW w:w="614" w:type="pct"/>
            <w:shd w:val="clear" w:color="auto" w:fill="auto"/>
            <w:noWrap/>
            <w:vAlign w:val="bottom"/>
            <w:hideMark/>
          </w:tcPr>
          <w:p w14:paraId="7C4885AF"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438" w:type="pct"/>
            <w:shd w:val="clear" w:color="auto" w:fill="auto"/>
            <w:noWrap/>
            <w:vAlign w:val="bottom"/>
            <w:hideMark/>
          </w:tcPr>
          <w:p w14:paraId="053D7FB1"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432</w:t>
            </w:r>
          </w:p>
        </w:tc>
        <w:tc>
          <w:tcPr>
            <w:tcW w:w="345" w:type="pct"/>
            <w:shd w:val="clear" w:color="auto" w:fill="auto"/>
            <w:noWrap/>
            <w:vAlign w:val="bottom"/>
            <w:hideMark/>
          </w:tcPr>
          <w:p w14:paraId="2358592F"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0F62162D" w14:textId="60AEE599"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2404.66</w:t>
            </w:r>
          </w:p>
        </w:tc>
        <w:tc>
          <w:tcPr>
            <w:tcW w:w="453" w:type="pct"/>
            <w:shd w:val="clear" w:color="auto" w:fill="auto"/>
            <w:noWrap/>
            <w:vAlign w:val="bottom"/>
            <w:hideMark/>
          </w:tcPr>
          <w:p w14:paraId="40F9755E"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3D1879C1"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0BCD9154" w14:textId="77777777" w:rsidTr="00540856">
        <w:trPr>
          <w:trHeight w:val="300"/>
        </w:trPr>
        <w:tc>
          <w:tcPr>
            <w:tcW w:w="1284" w:type="pct"/>
            <w:shd w:val="clear" w:color="auto" w:fill="auto"/>
            <w:noWrap/>
            <w:vAlign w:val="bottom"/>
            <w:hideMark/>
          </w:tcPr>
          <w:p w14:paraId="7D6171B9"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Saint Martin</w:t>
            </w:r>
          </w:p>
        </w:tc>
        <w:tc>
          <w:tcPr>
            <w:tcW w:w="1168" w:type="pct"/>
            <w:shd w:val="clear" w:color="auto" w:fill="auto"/>
            <w:noWrap/>
            <w:vAlign w:val="bottom"/>
            <w:hideMark/>
          </w:tcPr>
          <w:p w14:paraId="1E54C06B"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Region of the Americas</w:t>
            </w:r>
          </w:p>
        </w:tc>
        <w:tc>
          <w:tcPr>
            <w:tcW w:w="614" w:type="pct"/>
            <w:shd w:val="clear" w:color="auto" w:fill="auto"/>
            <w:noWrap/>
            <w:vAlign w:val="bottom"/>
            <w:hideMark/>
          </w:tcPr>
          <w:p w14:paraId="3466863D"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438" w:type="pct"/>
            <w:shd w:val="clear" w:color="auto" w:fill="auto"/>
            <w:noWrap/>
            <w:vAlign w:val="bottom"/>
            <w:hideMark/>
          </w:tcPr>
          <w:p w14:paraId="5C38A2EE"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624</w:t>
            </w:r>
          </w:p>
        </w:tc>
        <w:tc>
          <w:tcPr>
            <w:tcW w:w="345" w:type="pct"/>
            <w:shd w:val="clear" w:color="auto" w:fill="auto"/>
            <w:noWrap/>
            <w:vAlign w:val="bottom"/>
            <w:hideMark/>
          </w:tcPr>
          <w:p w14:paraId="03CF7D53"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4A078C1A"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19531.74</w:t>
            </w:r>
          </w:p>
        </w:tc>
        <w:tc>
          <w:tcPr>
            <w:tcW w:w="453" w:type="pct"/>
            <w:shd w:val="clear" w:color="auto" w:fill="auto"/>
            <w:noWrap/>
            <w:vAlign w:val="bottom"/>
            <w:hideMark/>
          </w:tcPr>
          <w:p w14:paraId="1E96AF11"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15C6EF0D"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131D818D" w14:textId="77777777" w:rsidTr="00540856">
        <w:trPr>
          <w:trHeight w:val="300"/>
        </w:trPr>
        <w:tc>
          <w:tcPr>
            <w:tcW w:w="1284" w:type="pct"/>
            <w:shd w:val="clear" w:color="auto" w:fill="auto"/>
            <w:noWrap/>
            <w:vAlign w:val="bottom"/>
            <w:hideMark/>
          </w:tcPr>
          <w:p w14:paraId="684D018E"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Saint Vincent</w:t>
            </w:r>
          </w:p>
        </w:tc>
        <w:tc>
          <w:tcPr>
            <w:tcW w:w="1168" w:type="pct"/>
            <w:shd w:val="clear" w:color="auto" w:fill="auto"/>
            <w:noWrap/>
            <w:vAlign w:val="bottom"/>
            <w:hideMark/>
          </w:tcPr>
          <w:p w14:paraId="6D418DB5"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Region of the Americas</w:t>
            </w:r>
          </w:p>
        </w:tc>
        <w:tc>
          <w:tcPr>
            <w:tcW w:w="614" w:type="pct"/>
            <w:shd w:val="clear" w:color="auto" w:fill="auto"/>
            <w:noWrap/>
            <w:vAlign w:val="bottom"/>
            <w:hideMark/>
          </w:tcPr>
          <w:p w14:paraId="06E652E4"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438" w:type="pct"/>
            <w:shd w:val="clear" w:color="auto" w:fill="auto"/>
            <w:noWrap/>
            <w:vAlign w:val="bottom"/>
            <w:hideMark/>
          </w:tcPr>
          <w:p w14:paraId="4D06AB4D"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971</w:t>
            </w:r>
          </w:p>
        </w:tc>
        <w:tc>
          <w:tcPr>
            <w:tcW w:w="345" w:type="pct"/>
            <w:shd w:val="clear" w:color="auto" w:fill="auto"/>
            <w:noWrap/>
            <w:vAlign w:val="bottom"/>
            <w:hideMark/>
          </w:tcPr>
          <w:p w14:paraId="13E684D6"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0D82D3BF" w14:textId="15DF7AD0"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9306.8</w:t>
            </w:r>
            <w:r w:rsidR="00723CA3">
              <w:rPr>
                <w:rFonts w:ascii="Times New Roman" w:hAnsi="Times New Roman" w:cs="Times New Roman"/>
                <w:color w:val="000000"/>
                <w:sz w:val="24"/>
                <w:szCs w:val="24"/>
              </w:rPr>
              <w:t>3</w:t>
            </w:r>
          </w:p>
        </w:tc>
        <w:tc>
          <w:tcPr>
            <w:tcW w:w="453" w:type="pct"/>
            <w:shd w:val="clear" w:color="auto" w:fill="auto"/>
            <w:noWrap/>
            <w:vAlign w:val="bottom"/>
            <w:hideMark/>
          </w:tcPr>
          <w:p w14:paraId="6F01FD3B"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3A5CBF23"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4C3E9F33" w14:textId="77777777" w:rsidTr="00540856">
        <w:trPr>
          <w:trHeight w:val="300"/>
        </w:trPr>
        <w:tc>
          <w:tcPr>
            <w:tcW w:w="1284" w:type="pct"/>
            <w:shd w:val="clear" w:color="auto" w:fill="auto"/>
            <w:noWrap/>
            <w:vAlign w:val="bottom"/>
            <w:hideMark/>
          </w:tcPr>
          <w:p w14:paraId="6DFFBDE9"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Samoa</w:t>
            </w:r>
          </w:p>
        </w:tc>
        <w:tc>
          <w:tcPr>
            <w:tcW w:w="1168" w:type="pct"/>
            <w:shd w:val="clear" w:color="auto" w:fill="auto"/>
            <w:noWrap/>
            <w:vAlign w:val="bottom"/>
            <w:hideMark/>
          </w:tcPr>
          <w:p w14:paraId="07257C9F"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Western Pacific Region</w:t>
            </w:r>
          </w:p>
        </w:tc>
        <w:tc>
          <w:tcPr>
            <w:tcW w:w="614" w:type="pct"/>
            <w:shd w:val="clear" w:color="auto" w:fill="auto"/>
            <w:noWrap/>
            <w:vAlign w:val="bottom"/>
            <w:hideMark/>
          </w:tcPr>
          <w:p w14:paraId="442AA5AB"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Oceania</w:t>
            </w:r>
          </w:p>
        </w:tc>
        <w:tc>
          <w:tcPr>
            <w:tcW w:w="438" w:type="pct"/>
            <w:shd w:val="clear" w:color="auto" w:fill="auto"/>
            <w:noWrap/>
            <w:vAlign w:val="bottom"/>
            <w:hideMark/>
          </w:tcPr>
          <w:p w14:paraId="33227D05"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473</w:t>
            </w:r>
          </w:p>
        </w:tc>
        <w:tc>
          <w:tcPr>
            <w:tcW w:w="345" w:type="pct"/>
            <w:shd w:val="clear" w:color="auto" w:fill="auto"/>
            <w:noWrap/>
            <w:vAlign w:val="bottom"/>
            <w:hideMark/>
          </w:tcPr>
          <w:p w14:paraId="4D22F1DF"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50A5D5AC" w14:textId="1C11B451"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2162.1</w:t>
            </w:r>
            <w:r w:rsidR="00723CA3">
              <w:rPr>
                <w:rFonts w:ascii="Times New Roman" w:hAnsi="Times New Roman" w:cs="Times New Roman"/>
                <w:color w:val="000000"/>
                <w:sz w:val="24"/>
                <w:szCs w:val="24"/>
              </w:rPr>
              <w:t>5</w:t>
            </w:r>
          </w:p>
        </w:tc>
        <w:tc>
          <w:tcPr>
            <w:tcW w:w="453" w:type="pct"/>
            <w:shd w:val="clear" w:color="auto" w:fill="auto"/>
            <w:noWrap/>
            <w:vAlign w:val="bottom"/>
            <w:hideMark/>
          </w:tcPr>
          <w:p w14:paraId="05030347"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5FA15B76"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34BD6001" w14:textId="77777777" w:rsidTr="00540856">
        <w:trPr>
          <w:trHeight w:val="300"/>
        </w:trPr>
        <w:tc>
          <w:tcPr>
            <w:tcW w:w="1284" w:type="pct"/>
            <w:shd w:val="clear" w:color="auto" w:fill="auto"/>
            <w:noWrap/>
            <w:vAlign w:val="bottom"/>
            <w:hideMark/>
          </w:tcPr>
          <w:p w14:paraId="196E3F7F"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lastRenderedPageBreak/>
              <w:t>Sao Tome and Principe</w:t>
            </w:r>
          </w:p>
        </w:tc>
        <w:tc>
          <w:tcPr>
            <w:tcW w:w="1168" w:type="pct"/>
            <w:shd w:val="clear" w:color="auto" w:fill="auto"/>
            <w:noWrap/>
            <w:vAlign w:val="bottom"/>
            <w:hideMark/>
          </w:tcPr>
          <w:p w14:paraId="3586A80E"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African Region</w:t>
            </w:r>
          </w:p>
        </w:tc>
        <w:tc>
          <w:tcPr>
            <w:tcW w:w="614" w:type="pct"/>
            <w:shd w:val="clear" w:color="auto" w:fill="auto"/>
            <w:noWrap/>
            <w:vAlign w:val="bottom"/>
            <w:hideMark/>
          </w:tcPr>
          <w:p w14:paraId="09E9EE6A"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w:t>
            </w:r>
          </w:p>
        </w:tc>
        <w:tc>
          <w:tcPr>
            <w:tcW w:w="438" w:type="pct"/>
            <w:shd w:val="clear" w:color="auto" w:fill="auto"/>
            <w:noWrap/>
            <w:vAlign w:val="bottom"/>
            <w:hideMark/>
          </w:tcPr>
          <w:p w14:paraId="6E6C1D5D"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32</w:t>
            </w:r>
          </w:p>
        </w:tc>
        <w:tc>
          <w:tcPr>
            <w:tcW w:w="345" w:type="pct"/>
            <w:shd w:val="clear" w:color="auto" w:fill="auto"/>
            <w:noWrap/>
            <w:vAlign w:val="bottom"/>
            <w:hideMark/>
          </w:tcPr>
          <w:p w14:paraId="44AF7637"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1A56F885" w14:textId="674EDBC5"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143.4</w:t>
            </w:r>
            <w:r w:rsidR="00723CA3">
              <w:rPr>
                <w:rFonts w:ascii="Times New Roman" w:hAnsi="Times New Roman" w:cs="Times New Roman"/>
                <w:color w:val="000000"/>
                <w:sz w:val="24"/>
                <w:szCs w:val="24"/>
              </w:rPr>
              <w:t>3</w:t>
            </w:r>
          </w:p>
        </w:tc>
        <w:tc>
          <w:tcPr>
            <w:tcW w:w="453" w:type="pct"/>
            <w:shd w:val="clear" w:color="auto" w:fill="auto"/>
            <w:noWrap/>
            <w:vAlign w:val="bottom"/>
            <w:hideMark/>
          </w:tcPr>
          <w:p w14:paraId="1588C64F"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3B2C7CD2"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5F672AE0" w14:textId="77777777" w:rsidTr="00540856">
        <w:trPr>
          <w:trHeight w:val="300"/>
        </w:trPr>
        <w:tc>
          <w:tcPr>
            <w:tcW w:w="1284" w:type="pct"/>
            <w:shd w:val="clear" w:color="auto" w:fill="auto"/>
            <w:noWrap/>
            <w:vAlign w:val="bottom"/>
            <w:hideMark/>
          </w:tcPr>
          <w:p w14:paraId="6018C66D"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Saudi Arabia</w:t>
            </w:r>
          </w:p>
        </w:tc>
        <w:tc>
          <w:tcPr>
            <w:tcW w:w="1168" w:type="pct"/>
            <w:shd w:val="clear" w:color="auto" w:fill="auto"/>
            <w:noWrap/>
            <w:vAlign w:val="bottom"/>
            <w:hideMark/>
          </w:tcPr>
          <w:p w14:paraId="3181290D"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Eastern Mediterranean Region</w:t>
            </w:r>
          </w:p>
        </w:tc>
        <w:tc>
          <w:tcPr>
            <w:tcW w:w="614" w:type="pct"/>
            <w:shd w:val="clear" w:color="auto" w:fill="auto"/>
            <w:noWrap/>
            <w:vAlign w:val="bottom"/>
            <w:hideMark/>
          </w:tcPr>
          <w:p w14:paraId="4310AF50"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Asia</w:t>
            </w:r>
          </w:p>
        </w:tc>
        <w:tc>
          <w:tcPr>
            <w:tcW w:w="438" w:type="pct"/>
            <w:shd w:val="clear" w:color="auto" w:fill="auto"/>
            <w:noWrap/>
            <w:vAlign w:val="bottom"/>
            <w:hideMark/>
          </w:tcPr>
          <w:p w14:paraId="722276DD"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8193</w:t>
            </w:r>
          </w:p>
        </w:tc>
        <w:tc>
          <w:tcPr>
            <w:tcW w:w="345" w:type="pct"/>
            <w:shd w:val="clear" w:color="auto" w:fill="auto"/>
            <w:noWrap/>
            <w:vAlign w:val="bottom"/>
            <w:hideMark/>
          </w:tcPr>
          <w:p w14:paraId="2F36DE38"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66F7CD67" w14:textId="60F1404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227.</w:t>
            </w:r>
            <w:r w:rsidR="00723CA3">
              <w:rPr>
                <w:rFonts w:ascii="Times New Roman" w:hAnsi="Times New Roman" w:cs="Times New Roman"/>
                <w:color w:val="000000"/>
                <w:sz w:val="24"/>
                <w:szCs w:val="24"/>
              </w:rPr>
              <w:t>90</w:t>
            </w:r>
          </w:p>
        </w:tc>
        <w:tc>
          <w:tcPr>
            <w:tcW w:w="453" w:type="pct"/>
            <w:shd w:val="clear" w:color="auto" w:fill="auto"/>
            <w:noWrap/>
            <w:vAlign w:val="bottom"/>
            <w:hideMark/>
          </w:tcPr>
          <w:p w14:paraId="4B8FD810"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6860AA03"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64D88FF1" w14:textId="77777777" w:rsidTr="00540856">
        <w:trPr>
          <w:trHeight w:val="300"/>
        </w:trPr>
        <w:tc>
          <w:tcPr>
            <w:tcW w:w="1284" w:type="pct"/>
            <w:shd w:val="clear" w:color="auto" w:fill="auto"/>
            <w:noWrap/>
            <w:vAlign w:val="bottom"/>
            <w:hideMark/>
          </w:tcPr>
          <w:p w14:paraId="13E4C1E6"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Senegal</w:t>
            </w:r>
          </w:p>
        </w:tc>
        <w:tc>
          <w:tcPr>
            <w:tcW w:w="1168" w:type="pct"/>
            <w:shd w:val="clear" w:color="auto" w:fill="auto"/>
            <w:noWrap/>
            <w:vAlign w:val="bottom"/>
            <w:hideMark/>
          </w:tcPr>
          <w:p w14:paraId="49EF44F5"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African Region</w:t>
            </w:r>
          </w:p>
        </w:tc>
        <w:tc>
          <w:tcPr>
            <w:tcW w:w="614" w:type="pct"/>
            <w:shd w:val="clear" w:color="auto" w:fill="auto"/>
            <w:noWrap/>
            <w:vAlign w:val="bottom"/>
            <w:hideMark/>
          </w:tcPr>
          <w:p w14:paraId="7B3551E1"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w:t>
            </w:r>
          </w:p>
        </w:tc>
        <w:tc>
          <w:tcPr>
            <w:tcW w:w="438" w:type="pct"/>
            <w:shd w:val="clear" w:color="auto" w:fill="auto"/>
            <w:noWrap/>
            <w:vAlign w:val="bottom"/>
            <w:hideMark/>
          </w:tcPr>
          <w:p w14:paraId="47930DA3"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1208</w:t>
            </w:r>
          </w:p>
        </w:tc>
        <w:tc>
          <w:tcPr>
            <w:tcW w:w="345" w:type="pct"/>
            <w:shd w:val="clear" w:color="auto" w:fill="auto"/>
            <w:noWrap/>
            <w:vAlign w:val="bottom"/>
            <w:hideMark/>
          </w:tcPr>
          <w:p w14:paraId="6F7F0B71"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9</w:t>
            </w:r>
          </w:p>
        </w:tc>
        <w:tc>
          <w:tcPr>
            <w:tcW w:w="416" w:type="pct"/>
            <w:shd w:val="clear" w:color="auto" w:fill="auto"/>
            <w:noWrap/>
            <w:vAlign w:val="bottom"/>
            <w:hideMark/>
          </w:tcPr>
          <w:p w14:paraId="77E6D719" w14:textId="11DEB3BC"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71.5</w:t>
            </w:r>
            <w:r w:rsidR="00723CA3">
              <w:rPr>
                <w:rFonts w:ascii="Times New Roman" w:hAnsi="Times New Roman" w:cs="Times New Roman"/>
                <w:color w:val="000000"/>
                <w:sz w:val="24"/>
                <w:szCs w:val="24"/>
              </w:rPr>
              <w:t>8</w:t>
            </w:r>
          </w:p>
        </w:tc>
        <w:tc>
          <w:tcPr>
            <w:tcW w:w="453" w:type="pct"/>
            <w:shd w:val="clear" w:color="auto" w:fill="auto"/>
            <w:noWrap/>
            <w:vAlign w:val="bottom"/>
            <w:hideMark/>
          </w:tcPr>
          <w:p w14:paraId="6DD6CD65" w14:textId="7FF9D3BE"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0.53</w:t>
            </w:r>
          </w:p>
        </w:tc>
        <w:tc>
          <w:tcPr>
            <w:tcW w:w="283" w:type="pct"/>
            <w:vAlign w:val="bottom"/>
          </w:tcPr>
          <w:p w14:paraId="64928A82"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0.75</w:t>
            </w:r>
          </w:p>
        </w:tc>
      </w:tr>
      <w:tr w:rsidR="00540856" w:rsidRPr="0079412E" w14:paraId="19EFE3F8" w14:textId="77777777" w:rsidTr="00540856">
        <w:trPr>
          <w:trHeight w:val="300"/>
        </w:trPr>
        <w:tc>
          <w:tcPr>
            <w:tcW w:w="1284" w:type="pct"/>
            <w:shd w:val="clear" w:color="auto" w:fill="auto"/>
            <w:noWrap/>
            <w:vAlign w:val="bottom"/>
            <w:hideMark/>
          </w:tcPr>
          <w:p w14:paraId="6316EDE9"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Seychelles</w:t>
            </w:r>
          </w:p>
        </w:tc>
        <w:tc>
          <w:tcPr>
            <w:tcW w:w="1168" w:type="pct"/>
            <w:shd w:val="clear" w:color="auto" w:fill="auto"/>
            <w:noWrap/>
            <w:vAlign w:val="bottom"/>
            <w:hideMark/>
          </w:tcPr>
          <w:p w14:paraId="01B1E9ED"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African Region</w:t>
            </w:r>
          </w:p>
        </w:tc>
        <w:tc>
          <w:tcPr>
            <w:tcW w:w="614" w:type="pct"/>
            <w:shd w:val="clear" w:color="auto" w:fill="auto"/>
            <w:noWrap/>
            <w:vAlign w:val="bottom"/>
            <w:hideMark/>
          </w:tcPr>
          <w:p w14:paraId="2167DA41"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w:t>
            </w:r>
          </w:p>
        </w:tc>
        <w:tc>
          <w:tcPr>
            <w:tcW w:w="438" w:type="pct"/>
            <w:shd w:val="clear" w:color="auto" w:fill="auto"/>
            <w:noWrap/>
            <w:vAlign w:val="bottom"/>
            <w:hideMark/>
          </w:tcPr>
          <w:p w14:paraId="282CA916"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2583</w:t>
            </w:r>
          </w:p>
        </w:tc>
        <w:tc>
          <w:tcPr>
            <w:tcW w:w="345" w:type="pct"/>
            <w:shd w:val="clear" w:color="auto" w:fill="auto"/>
            <w:noWrap/>
            <w:vAlign w:val="bottom"/>
            <w:hideMark/>
          </w:tcPr>
          <w:p w14:paraId="545F87AF"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6FE5247B"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24260.13</w:t>
            </w:r>
          </w:p>
        </w:tc>
        <w:tc>
          <w:tcPr>
            <w:tcW w:w="453" w:type="pct"/>
            <w:shd w:val="clear" w:color="auto" w:fill="auto"/>
            <w:noWrap/>
            <w:vAlign w:val="bottom"/>
            <w:hideMark/>
          </w:tcPr>
          <w:p w14:paraId="44B56FB4"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7F8B3151"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7FBD8ABD" w14:textId="77777777" w:rsidTr="00540856">
        <w:trPr>
          <w:trHeight w:val="300"/>
        </w:trPr>
        <w:tc>
          <w:tcPr>
            <w:tcW w:w="1284" w:type="pct"/>
            <w:shd w:val="clear" w:color="auto" w:fill="auto"/>
            <w:noWrap/>
            <w:vAlign w:val="bottom"/>
            <w:hideMark/>
          </w:tcPr>
          <w:p w14:paraId="2309582B"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Sierra Leone</w:t>
            </w:r>
          </w:p>
        </w:tc>
        <w:tc>
          <w:tcPr>
            <w:tcW w:w="1168" w:type="pct"/>
            <w:shd w:val="clear" w:color="auto" w:fill="auto"/>
            <w:noWrap/>
            <w:vAlign w:val="bottom"/>
            <w:hideMark/>
          </w:tcPr>
          <w:p w14:paraId="38883081"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African Region</w:t>
            </w:r>
          </w:p>
        </w:tc>
        <w:tc>
          <w:tcPr>
            <w:tcW w:w="614" w:type="pct"/>
            <w:shd w:val="clear" w:color="auto" w:fill="auto"/>
            <w:noWrap/>
            <w:vAlign w:val="bottom"/>
            <w:hideMark/>
          </w:tcPr>
          <w:p w14:paraId="5BB99842"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w:t>
            </w:r>
          </w:p>
        </w:tc>
        <w:tc>
          <w:tcPr>
            <w:tcW w:w="438" w:type="pct"/>
            <w:shd w:val="clear" w:color="auto" w:fill="auto"/>
            <w:noWrap/>
            <w:vAlign w:val="bottom"/>
            <w:hideMark/>
          </w:tcPr>
          <w:p w14:paraId="7A12FC2E"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w:t>
            </w:r>
          </w:p>
        </w:tc>
        <w:tc>
          <w:tcPr>
            <w:tcW w:w="345" w:type="pct"/>
            <w:shd w:val="clear" w:color="auto" w:fill="auto"/>
            <w:noWrap/>
            <w:vAlign w:val="bottom"/>
            <w:hideMark/>
          </w:tcPr>
          <w:p w14:paraId="4561799B"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478303C1" w14:textId="36A0F086"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0.1</w:t>
            </w:r>
            <w:r w:rsidR="00723CA3">
              <w:rPr>
                <w:rFonts w:ascii="Times New Roman" w:hAnsi="Times New Roman" w:cs="Times New Roman"/>
                <w:color w:val="000000"/>
                <w:sz w:val="24"/>
                <w:szCs w:val="24"/>
              </w:rPr>
              <w:t>2</w:t>
            </w:r>
          </w:p>
        </w:tc>
        <w:tc>
          <w:tcPr>
            <w:tcW w:w="453" w:type="pct"/>
            <w:shd w:val="clear" w:color="auto" w:fill="auto"/>
            <w:noWrap/>
            <w:vAlign w:val="bottom"/>
            <w:hideMark/>
          </w:tcPr>
          <w:p w14:paraId="0833D1CB"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47040195"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6252B757" w14:textId="77777777" w:rsidTr="00540856">
        <w:trPr>
          <w:trHeight w:val="300"/>
        </w:trPr>
        <w:tc>
          <w:tcPr>
            <w:tcW w:w="1284" w:type="pct"/>
            <w:shd w:val="clear" w:color="auto" w:fill="auto"/>
            <w:noWrap/>
            <w:vAlign w:val="bottom"/>
            <w:hideMark/>
          </w:tcPr>
          <w:p w14:paraId="25807E28"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Singapore</w:t>
            </w:r>
          </w:p>
        </w:tc>
        <w:tc>
          <w:tcPr>
            <w:tcW w:w="1168" w:type="pct"/>
            <w:shd w:val="clear" w:color="auto" w:fill="auto"/>
            <w:noWrap/>
            <w:vAlign w:val="bottom"/>
            <w:hideMark/>
          </w:tcPr>
          <w:p w14:paraId="4D7483FF"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Western Pacific Region</w:t>
            </w:r>
          </w:p>
        </w:tc>
        <w:tc>
          <w:tcPr>
            <w:tcW w:w="614" w:type="pct"/>
            <w:shd w:val="clear" w:color="auto" w:fill="auto"/>
            <w:noWrap/>
            <w:vAlign w:val="bottom"/>
            <w:hideMark/>
          </w:tcPr>
          <w:p w14:paraId="09F8A1B6"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Asia</w:t>
            </w:r>
          </w:p>
        </w:tc>
        <w:tc>
          <w:tcPr>
            <w:tcW w:w="438" w:type="pct"/>
            <w:shd w:val="clear" w:color="auto" w:fill="auto"/>
            <w:noWrap/>
            <w:vAlign w:val="bottom"/>
            <w:hideMark/>
          </w:tcPr>
          <w:p w14:paraId="22606EF4"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13655</w:t>
            </w:r>
          </w:p>
        </w:tc>
        <w:tc>
          <w:tcPr>
            <w:tcW w:w="345" w:type="pct"/>
            <w:shd w:val="clear" w:color="auto" w:fill="auto"/>
            <w:noWrap/>
            <w:vAlign w:val="bottom"/>
            <w:hideMark/>
          </w:tcPr>
          <w:p w14:paraId="688D4414"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0E79B160" w14:textId="5738050B"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2298.41</w:t>
            </w:r>
          </w:p>
        </w:tc>
        <w:tc>
          <w:tcPr>
            <w:tcW w:w="453" w:type="pct"/>
            <w:shd w:val="clear" w:color="auto" w:fill="auto"/>
            <w:noWrap/>
            <w:vAlign w:val="bottom"/>
            <w:hideMark/>
          </w:tcPr>
          <w:p w14:paraId="6D9657E2"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3BB67928"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2D65304B" w14:textId="77777777" w:rsidTr="00540856">
        <w:trPr>
          <w:trHeight w:val="300"/>
        </w:trPr>
        <w:tc>
          <w:tcPr>
            <w:tcW w:w="1284" w:type="pct"/>
            <w:shd w:val="clear" w:color="auto" w:fill="auto"/>
            <w:noWrap/>
            <w:vAlign w:val="bottom"/>
            <w:hideMark/>
          </w:tcPr>
          <w:p w14:paraId="1A506D35"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Sint Maarten</w:t>
            </w:r>
          </w:p>
        </w:tc>
        <w:tc>
          <w:tcPr>
            <w:tcW w:w="1168" w:type="pct"/>
            <w:shd w:val="clear" w:color="auto" w:fill="auto"/>
            <w:noWrap/>
            <w:vAlign w:val="bottom"/>
            <w:hideMark/>
          </w:tcPr>
          <w:p w14:paraId="1A7A539C"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Region of the Americas</w:t>
            </w:r>
          </w:p>
        </w:tc>
        <w:tc>
          <w:tcPr>
            <w:tcW w:w="614" w:type="pct"/>
            <w:shd w:val="clear" w:color="auto" w:fill="auto"/>
            <w:noWrap/>
            <w:vAlign w:val="bottom"/>
            <w:hideMark/>
          </w:tcPr>
          <w:p w14:paraId="61E65AD7"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438" w:type="pct"/>
            <w:shd w:val="clear" w:color="auto" w:fill="auto"/>
            <w:noWrap/>
            <w:vAlign w:val="bottom"/>
            <w:hideMark/>
          </w:tcPr>
          <w:p w14:paraId="5D37DBC5"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144</w:t>
            </w:r>
          </w:p>
        </w:tc>
        <w:tc>
          <w:tcPr>
            <w:tcW w:w="345" w:type="pct"/>
            <w:shd w:val="clear" w:color="auto" w:fill="auto"/>
            <w:noWrap/>
            <w:vAlign w:val="bottom"/>
            <w:hideMark/>
          </w:tcPr>
          <w:p w14:paraId="42F70376"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194C991D" w14:textId="64623741"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3269.6</w:t>
            </w:r>
            <w:r w:rsidR="00723CA3">
              <w:rPr>
                <w:rFonts w:ascii="Times New Roman" w:hAnsi="Times New Roman" w:cs="Times New Roman"/>
                <w:color w:val="000000"/>
                <w:sz w:val="24"/>
                <w:szCs w:val="24"/>
              </w:rPr>
              <w:t>1</w:t>
            </w:r>
          </w:p>
        </w:tc>
        <w:tc>
          <w:tcPr>
            <w:tcW w:w="453" w:type="pct"/>
            <w:shd w:val="clear" w:color="auto" w:fill="auto"/>
            <w:noWrap/>
            <w:vAlign w:val="bottom"/>
            <w:hideMark/>
          </w:tcPr>
          <w:p w14:paraId="2A9ABFCF"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0DBD2C9D"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35856F2F" w14:textId="77777777" w:rsidTr="00540856">
        <w:trPr>
          <w:trHeight w:val="300"/>
        </w:trPr>
        <w:tc>
          <w:tcPr>
            <w:tcW w:w="1284" w:type="pct"/>
            <w:shd w:val="clear" w:color="auto" w:fill="auto"/>
            <w:noWrap/>
            <w:vAlign w:val="bottom"/>
            <w:hideMark/>
          </w:tcPr>
          <w:p w14:paraId="1DFA7C00"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Solomon Islands</w:t>
            </w:r>
          </w:p>
        </w:tc>
        <w:tc>
          <w:tcPr>
            <w:tcW w:w="1168" w:type="pct"/>
            <w:shd w:val="clear" w:color="auto" w:fill="auto"/>
            <w:noWrap/>
            <w:vAlign w:val="bottom"/>
            <w:hideMark/>
          </w:tcPr>
          <w:p w14:paraId="2D73BBCE"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Western Pacific Region</w:t>
            </w:r>
          </w:p>
        </w:tc>
        <w:tc>
          <w:tcPr>
            <w:tcW w:w="614" w:type="pct"/>
            <w:shd w:val="clear" w:color="auto" w:fill="auto"/>
            <w:noWrap/>
            <w:vAlign w:val="bottom"/>
            <w:hideMark/>
          </w:tcPr>
          <w:p w14:paraId="4BF8A354" w14:textId="77777777" w:rsidR="0079412E" w:rsidRPr="0079412E" w:rsidRDefault="0079412E"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Oceania</w:t>
            </w:r>
          </w:p>
        </w:tc>
        <w:tc>
          <w:tcPr>
            <w:tcW w:w="438" w:type="pct"/>
            <w:shd w:val="clear" w:color="auto" w:fill="auto"/>
            <w:noWrap/>
            <w:vAlign w:val="bottom"/>
            <w:hideMark/>
          </w:tcPr>
          <w:p w14:paraId="1C9EB106"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125</w:t>
            </w:r>
          </w:p>
        </w:tc>
        <w:tc>
          <w:tcPr>
            <w:tcW w:w="345" w:type="pct"/>
            <w:shd w:val="clear" w:color="auto" w:fill="auto"/>
            <w:noWrap/>
            <w:vAlign w:val="bottom"/>
            <w:hideMark/>
          </w:tcPr>
          <w:p w14:paraId="0EF9EF0D"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16" w:type="pct"/>
            <w:shd w:val="clear" w:color="auto" w:fill="auto"/>
            <w:noWrap/>
            <w:vAlign w:val="bottom"/>
            <w:hideMark/>
          </w:tcPr>
          <w:p w14:paraId="25547E38" w14:textId="2E4F05F2"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176.59</w:t>
            </w:r>
          </w:p>
        </w:tc>
        <w:tc>
          <w:tcPr>
            <w:tcW w:w="453" w:type="pct"/>
            <w:shd w:val="clear" w:color="auto" w:fill="auto"/>
            <w:noWrap/>
            <w:vAlign w:val="bottom"/>
            <w:hideMark/>
          </w:tcPr>
          <w:p w14:paraId="357B0289"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283" w:type="pct"/>
            <w:vAlign w:val="bottom"/>
          </w:tcPr>
          <w:p w14:paraId="4B1D1397"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52F27E2A" w14:textId="77777777" w:rsidTr="00540856">
        <w:trPr>
          <w:trHeight w:val="300"/>
        </w:trPr>
        <w:tc>
          <w:tcPr>
            <w:tcW w:w="1284" w:type="pct"/>
            <w:shd w:val="clear" w:color="auto" w:fill="auto"/>
            <w:noWrap/>
            <w:vAlign w:val="bottom"/>
          </w:tcPr>
          <w:p w14:paraId="5B07240E"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Spain</w:t>
            </w:r>
          </w:p>
        </w:tc>
        <w:tc>
          <w:tcPr>
            <w:tcW w:w="1168" w:type="pct"/>
            <w:shd w:val="clear" w:color="auto" w:fill="auto"/>
            <w:noWrap/>
            <w:vAlign w:val="bottom"/>
          </w:tcPr>
          <w:p w14:paraId="3BFF1FF4"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European Region</w:t>
            </w:r>
          </w:p>
        </w:tc>
        <w:tc>
          <w:tcPr>
            <w:tcW w:w="614" w:type="pct"/>
            <w:shd w:val="clear" w:color="auto" w:fill="auto"/>
            <w:noWrap/>
            <w:vAlign w:val="bottom"/>
          </w:tcPr>
          <w:p w14:paraId="45799893"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Europe</w:t>
            </w:r>
          </w:p>
        </w:tc>
        <w:tc>
          <w:tcPr>
            <w:tcW w:w="438" w:type="pct"/>
            <w:shd w:val="clear" w:color="auto" w:fill="auto"/>
            <w:noWrap/>
            <w:vAlign w:val="bottom"/>
          </w:tcPr>
          <w:p w14:paraId="64DF1D6F"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10</w:t>
            </w:r>
          </w:p>
        </w:tc>
        <w:tc>
          <w:tcPr>
            <w:tcW w:w="345" w:type="pct"/>
            <w:shd w:val="clear" w:color="auto" w:fill="auto"/>
            <w:noWrap/>
            <w:vAlign w:val="bottom"/>
          </w:tcPr>
          <w:p w14:paraId="5E7929F4"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w:t>
            </w:r>
          </w:p>
        </w:tc>
        <w:tc>
          <w:tcPr>
            <w:tcW w:w="416" w:type="pct"/>
            <w:shd w:val="clear" w:color="auto" w:fill="auto"/>
            <w:noWrap/>
            <w:vAlign w:val="bottom"/>
          </w:tcPr>
          <w:p w14:paraId="694B4E6E" w14:textId="472FA1FA"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0.21</w:t>
            </w:r>
          </w:p>
        </w:tc>
        <w:tc>
          <w:tcPr>
            <w:tcW w:w="453" w:type="pct"/>
            <w:shd w:val="clear" w:color="auto" w:fill="auto"/>
            <w:noWrap/>
            <w:vAlign w:val="bottom"/>
          </w:tcPr>
          <w:p w14:paraId="090CB52B"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w:t>
            </w:r>
          </w:p>
        </w:tc>
        <w:tc>
          <w:tcPr>
            <w:tcW w:w="283" w:type="pct"/>
            <w:vAlign w:val="bottom"/>
          </w:tcPr>
          <w:p w14:paraId="478EF8FB"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3773468C" w14:textId="77777777" w:rsidTr="00540856">
        <w:trPr>
          <w:trHeight w:val="300"/>
        </w:trPr>
        <w:tc>
          <w:tcPr>
            <w:tcW w:w="1284" w:type="pct"/>
            <w:shd w:val="clear" w:color="auto" w:fill="auto"/>
            <w:noWrap/>
            <w:vAlign w:val="bottom"/>
          </w:tcPr>
          <w:p w14:paraId="3BDEE7F3"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Sri Lanka</w:t>
            </w:r>
          </w:p>
        </w:tc>
        <w:tc>
          <w:tcPr>
            <w:tcW w:w="1168" w:type="pct"/>
            <w:shd w:val="clear" w:color="auto" w:fill="auto"/>
            <w:noWrap/>
            <w:vAlign w:val="bottom"/>
          </w:tcPr>
          <w:p w14:paraId="7175352F"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South-East Asia Region</w:t>
            </w:r>
          </w:p>
        </w:tc>
        <w:tc>
          <w:tcPr>
            <w:tcW w:w="614" w:type="pct"/>
            <w:shd w:val="clear" w:color="auto" w:fill="auto"/>
            <w:noWrap/>
            <w:vAlign w:val="bottom"/>
          </w:tcPr>
          <w:p w14:paraId="38863918"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Asia</w:t>
            </w:r>
          </w:p>
        </w:tc>
        <w:tc>
          <w:tcPr>
            <w:tcW w:w="438" w:type="pct"/>
            <w:shd w:val="clear" w:color="auto" w:fill="auto"/>
            <w:noWrap/>
            <w:vAlign w:val="bottom"/>
          </w:tcPr>
          <w:p w14:paraId="104932A7"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33236</w:t>
            </w:r>
          </w:p>
        </w:tc>
        <w:tc>
          <w:tcPr>
            <w:tcW w:w="345" w:type="pct"/>
            <w:shd w:val="clear" w:color="auto" w:fill="auto"/>
            <w:noWrap/>
            <w:vAlign w:val="bottom"/>
          </w:tcPr>
          <w:p w14:paraId="6328D77B"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w:t>
            </w:r>
          </w:p>
        </w:tc>
        <w:tc>
          <w:tcPr>
            <w:tcW w:w="416" w:type="pct"/>
            <w:shd w:val="clear" w:color="auto" w:fill="auto"/>
            <w:noWrap/>
            <w:vAlign w:val="bottom"/>
          </w:tcPr>
          <w:p w14:paraId="30DF66F8" w14:textId="254B5BD3"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1526.4</w:t>
            </w:r>
            <w:r w:rsidR="00723CA3">
              <w:rPr>
                <w:rFonts w:ascii="Times New Roman" w:hAnsi="Times New Roman" w:cs="Times New Roman"/>
                <w:color w:val="000000"/>
                <w:sz w:val="24"/>
                <w:szCs w:val="24"/>
              </w:rPr>
              <w:t>5</w:t>
            </w:r>
          </w:p>
        </w:tc>
        <w:tc>
          <w:tcPr>
            <w:tcW w:w="453" w:type="pct"/>
            <w:shd w:val="clear" w:color="auto" w:fill="auto"/>
            <w:noWrap/>
            <w:vAlign w:val="bottom"/>
          </w:tcPr>
          <w:p w14:paraId="057E1768"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w:t>
            </w:r>
          </w:p>
        </w:tc>
        <w:tc>
          <w:tcPr>
            <w:tcW w:w="283" w:type="pct"/>
            <w:vAlign w:val="bottom"/>
          </w:tcPr>
          <w:p w14:paraId="5154A60E"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30B6A47D" w14:textId="77777777" w:rsidTr="00540856">
        <w:trPr>
          <w:trHeight w:val="300"/>
        </w:trPr>
        <w:tc>
          <w:tcPr>
            <w:tcW w:w="1284" w:type="pct"/>
            <w:shd w:val="clear" w:color="auto" w:fill="auto"/>
            <w:noWrap/>
            <w:vAlign w:val="bottom"/>
          </w:tcPr>
          <w:p w14:paraId="5C662C12"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Sudan</w:t>
            </w:r>
          </w:p>
        </w:tc>
        <w:tc>
          <w:tcPr>
            <w:tcW w:w="1168" w:type="pct"/>
            <w:shd w:val="clear" w:color="auto" w:fill="auto"/>
            <w:noWrap/>
            <w:vAlign w:val="bottom"/>
          </w:tcPr>
          <w:p w14:paraId="56B585C1"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Eastern Mediterranean Region</w:t>
            </w:r>
          </w:p>
        </w:tc>
        <w:tc>
          <w:tcPr>
            <w:tcW w:w="614" w:type="pct"/>
            <w:shd w:val="clear" w:color="auto" w:fill="auto"/>
            <w:noWrap/>
            <w:vAlign w:val="bottom"/>
          </w:tcPr>
          <w:p w14:paraId="0CD92771"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Africa</w:t>
            </w:r>
          </w:p>
        </w:tc>
        <w:tc>
          <w:tcPr>
            <w:tcW w:w="438" w:type="pct"/>
            <w:shd w:val="clear" w:color="auto" w:fill="auto"/>
            <w:noWrap/>
            <w:vAlign w:val="bottom"/>
          </w:tcPr>
          <w:p w14:paraId="01CAC3DD"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10560</w:t>
            </w:r>
          </w:p>
        </w:tc>
        <w:tc>
          <w:tcPr>
            <w:tcW w:w="345" w:type="pct"/>
            <w:shd w:val="clear" w:color="auto" w:fill="auto"/>
            <w:noWrap/>
            <w:vAlign w:val="bottom"/>
          </w:tcPr>
          <w:p w14:paraId="5AC8B666"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8</w:t>
            </w:r>
          </w:p>
        </w:tc>
        <w:tc>
          <w:tcPr>
            <w:tcW w:w="416" w:type="pct"/>
            <w:shd w:val="clear" w:color="auto" w:fill="auto"/>
            <w:noWrap/>
            <w:vAlign w:val="bottom"/>
          </w:tcPr>
          <w:p w14:paraId="610A3AFA" w14:textId="0E5683FF"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231.2</w:t>
            </w:r>
            <w:r w:rsidR="00723CA3">
              <w:rPr>
                <w:rFonts w:ascii="Times New Roman" w:hAnsi="Times New Roman" w:cs="Times New Roman"/>
                <w:color w:val="000000"/>
                <w:sz w:val="24"/>
                <w:szCs w:val="24"/>
              </w:rPr>
              <w:t>9</w:t>
            </w:r>
          </w:p>
        </w:tc>
        <w:tc>
          <w:tcPr>
            <w:tcW w:w="453" w:type="pct"/>
            <w:shd w:val="clear" w:color="auto" w:fill="auto"/>
            <w:noWrap/>
            <w:vAlign w:val="bottom"/>
          </w:tcPr>
          <w:p w14:paraId="60856415" w14:textId="5C20F6E8"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0.1</w:t>
            </w:r>
            <w:r w:rsidR="00540856">
              <w:rPr>
                <w:rFonts w:ascii="Times New Roman" w:hAnsi="Times New Roman" w:cs="Times New Roman"/>
                <w:color w:val="000000"/>
                <w:sz w:val="24"/>
                <w:szCs w:val="24"/>
              </w:rPr>
              <w:t>8</w:t>
            </w:r>
          </w:p>
        </w:tc>
        <w:tc>
          <w:tcPr>
            <w:tcW w:w="283" w:type="pct"/>
            <w:vAlign w:val="bottom"/>
          </w:tcPr>
          <w:p w14:paraId="785D5C9B"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0.08</w:t>
            </w:r>
          </w:p>
        </w:tc>
      </w:tr>
      <w:tr w:rsidR="00540856" w:rsidRPr="0079412E" w14:paraId="56DDD9CE" w14:textId="77777777" w:rsidTr="00540856">
        <w:trPr>
          <w:trHeight w:val="300"/>
        </w:trPr>
        <w:tc>
          <w:tcPr>
            <w:tcW w:w="1284" w:type="pct"/>
            <w:shd w:val="clear" w:color="auto" w:fill="auto"/>
            <w:noWrap/>
            <w:vAlign w:val="bottom"/>
          </w:tcPr>
          <w:p w14:paraId="69D124C0"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Suriname</w:t>
            </w:r>
          </w:p>
        </w:tc>
        <w:tc>
          <w:tcPr>
            <w:tcW w:w="1168" w:type="pct"/>
            <w:shd w:val="clear" w:color="auto" w:fill="auto"/>
            <w:noWrap/>
            <w:vAlign w:val="bottom"/>
          </w:tcPr>
          <w:p w14:paraId="177BD5AF"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Region of the Americas</w:t>
            </w:r>
          </w:p>
        </w:tc>
        <w:tc>
          <w:tcPr>
            <w:tcW w:w="614" w:type="pct"/>
            <w:shd w:val="clear" w:color="auto" w:fill="auto"/>
            <w:noWrap/>
            <w:vAlign w:val="bottom"/>
          </w:tcPr>
          <w:p w14:paraId="04C15EB0"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South America</w:t>
            </w:r>
          </w:p>
        </w:tc>
        <w:tc>
          <w:tcPr>
            <w:tcW w:w="438" w:type="pct"/>
            <w:shd w:val="clear" w:color="auto" w:fill="auto"/>
            <w:noWrap/>
            <w:vAlign w:val="bottom"/>
          </w:tcPr>
          <w:p w14:paraId="095A3DB0"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95</w:t>
            </w:r>
          </w:p>
        </w:tc>
        <w:tc>
          <w:tcPr>
            <w:tcW w:w="345" w:type="pct"/>
            <w:shd w:val="clear" w:color="auto" w:fill="auto"/>
            <w:noWrap/>
            <w:vAlign w:val="bottom"/>
          </w:tcPr>
          <w:p w14:paraId="65FD41CE"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3</w:t>
            </w:r>
          </w:p>
        </w:tc>
        <w:tc>
          <w:tcPr>
            <w:tcW w:w="416" w:type="pct"/>
            <w:shd w:val="clear" w:color="auto" w:fill="auto"/>
            <w:noWrap/>
            <w:vAlign w:val="bottom"/>
          </w:tcPr>
          <w:p w14:paraId="3FD276DE" w14:textId="51D62109"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154.9</w:t>
            </w:r>
            <w:r w:rsidR="00723CA3">
              <w:rPr>
                <w:rFonts w:ascii="Times New Roman" w:hAnsi="Times New Roman" w:cs="Times New Roman"/>
                <w:color w:val="000000"/>
                <w:sz w:val="24"/>
                <w:szCs w:val="24"/>
              </w:rPr>
              <w:t>8</w:t>
            </w:r>
          </w:p>
        </w:tc>
        <w:tc>
          <w:tcPr>
            <w:tcW w:w="453" w:type="pct"/>
            <w:shd w:val="clear" w:color="auto" w:fill="auto"/>
            <w:noWrap/>
            <w:vAlign w:val="bottom"/>
          </w:tcPr>
          <w:p w14:paraId="0827063B" w14:textId="43C0A2AD"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4.89</w:t>
            </w:r>
          </w:p>
        </w:tc>
        <w:tc>
          <w:tcPr>
            <w:tcW w:w="283" w:type="pct"/>
            <w:vAlign w:val="bottom"/>
          </w:tcPr>
          <w:p w14:paraId="5C26C845"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3.16</w:t>
            </w:r>
          </w:p>
        </w:tc>
      </w:tr>
      <w:tr w:rsidR="00540856" w:rsidRPr="0079412E" w14:paraId="1C5F9DF6" w14:textId="77777777" w:rsidTr="00540856">
        <w:trPr>
          <w:trHeight w:val="300"/>
        </w:trPr>
        <w:tc>
          <w:tcPr>
            <w:tcW w:w="1284" w:type="pct"/>
            <w:shd w:val="clear" w:color="auto" w:fill="auto"/>
            <w:noWrap/>
            <w:vAlign w:val="bottom"/>
          </w:tcPr>
          <w:p w14:paraId="17F98C67"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Tanzania</w:t>
            </w:r>
          </w:p>
        </w:tc>
        <w:tc>
          <w:tcPr>
            <w:tcW w:w="1168" w:type="pct"/>
            <w:shd w:val="clear" w:color="auto" w:fill="auto"/>
            <w:noWrap/>
            <w:vAlign w:val="bottom"/>
          </w:tcPr>
          <w:p w14:paraId="5B8C19B7" w14:textId="09F0FDC3" w:rsidR="0079412E" w:rsidRPr="0079412E" w:rsidRDefault="00136AFB" w:rsidP="00D74280">
            <w:pPr>
              <w:spacing w:after="0" w:line="240" w:lineRule="auto"/>
              <w:rPr>
                <w:rFonts w:ascii="Times New Roman" w:hAnsi="Times New Roman" w:cs="Times New Roman"/>
                <w:color w:val="000000"/>
                <w:sz w:val="24"/>
                <w:szCs w:val="24"/>
              </w:rPr>
            </w:pPr>
            <w:ins w:id="16" w:author="Mohammad Nayeem Hasan" w:date="2025-04-30T00:32:00Z" w16du:dateUtc="2025-04-29T18:32:00Z">
              <w:r w:rsidRPr="0079412E">
                <w:rPr>
                  <w:rFonts w:ascii="Times New Roman" w:hAnsi="Times New Roman" w:cs="Times New Roman"/>
                  <w:color w:val="000000"/>
                  <w:sz w:val="24"/>
                  <w:szCs w:val="24"/>
                </w:rPr>
                <w:t>African Region</w:t>
              </w:r>
            </w:ins>
            <w:del w:id="17" w:author="Mohammad Nayeem Hasan" w:date="2025-04-30T00:32:00Z" w16du:dateUtc="2025-04-29T18:32:00Z">
              <w:r w:rsidR="0079412E" w:rsidRPr="0079412E" w:rsidDel="00136AFB">
                <w:rPr>
                  <w:rFonts w:ascii="Times New Roman" w:hAnsi="Times New Roman" w:cs="Times New Roman"/>
                  <w:color w:val="000000"/>
                  <w:sz w:val="24"/>
                  <w:szCs w:val="24"/>
                </w:rPr>
                <w:delText>European Region</w:delText>
              </w:r>
            </w:del>
          </w:p>
        </w:tc>
        <w:tc>
          <w:tcPr>
            <w:tcW w:w="614" w:type="pct"/>
            <w:shd w:val="clear" w:color="auto" w:fill="auto"/>
            <w:noWrap/>
            <w:vAlign w:val="bottom"/>
          </w:tcPr>
          <w:p w14:paraId="28C37A91"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Africa</w:t>
            </w:r>
          </w:p>
        </w:tc>
        <w:tc>
          <w:tcPr>
            <w:tcW w:w="438" w:type="pct"/>
            <w:shd w:val="clear" w:color="auto" w:fill="auto"/>
            <w:noWrap/>
            <w:vAlign w:val="bottom"/>
          </w:tcPr>
          <w:p w14:paraId="6E41D488"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34</w:t>
            </w:r>
          </w:p>
        </w:tc>
        <w:tc>
          <w:tcPr>
            <w:tcW w:w="345" w:type="pct"/>
            <w:shd w:val="clear" w:color="auto" w:fill="auto"/>
            <w:noWrap/>
            <w:vAlign w:val="bottom"/>
          </w:tcPr>
          <w:p w14:paraId="6E8346A9"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w:t>
            </w:r>
          </w:p>
        </w:tc>
        <w:tc>
          <w:tcPr>
            <w:tcW w:w="416" w:type="pct"/>
            <w:shd w:val="clear" w:color="auto" w:fill="auto"/>
            <w:noWrap/>
            <w:vAlign w:val="bottom"/>
          </w:tcPr>
          <w:p w14:paraId="3D3AB8E8" w14:textId="288355F0"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0.53</w:t>
            </w:r>
          </w:p>
        </w:tc>
        <w:tc>
          <w:tcPr>
            <w:tcW w:w="453" w:type="pct"/>
            <w:shd w:val="clear" w:color="auto" w:fill="auto"/>
            <w:noWrap/>
            <w:vAlign w:val="bottom"/>
          </w:tcPr>
          <w:p w14:paraId="10D46B55"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w:t>
            </w:r>
          </w:p>
        </w:tc>
        <w:tc>
          <w:tcPr>
            <w:tcW w:w="283" w:type="pct"/>
            <w:vAlign w:val="bottom"/>
          </w:tcPr>
          <w:p w14:paraId="4026678F"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2A7E8539" w14:textId="77777777" w:rsidTr="00540856">
        <w:trPr>
          <w:trHeight w:val="300"/>
        </w:trPr>
        <w:tc>
          <w:tcPr>
            <w:tcW w:w="1284" w:type="pct"/>
            <w:shd w:val="clear" w:color="auto" w:fill="auto"/>
            <w:noWrap/>
            <w:vAlign w:val="bottom"/>
          </w:tcPr>
          <w:p w14:paraId="1B3BA503"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Thailand</w:t>
            </w:r>
          </w:p>
        </w:tc>
        <w:tc>
          <w:tcPr>
            <w:tcW w:w="1168" w:type="pct"/>
            <w:shd w:val="clear" w:color="auto" w:fill="auto"/>
            <w:noWrap/>
            <w:vAlign w:val="bottom"/>
          </w:tcPr>
          <w:p w14:paraId="5A3611DF"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South-East Asia Region</w:t>
            </w:r>
          </w:p>
        </w:tc>
        <w:tc>
          <w:tcPr>
            <w:tcW w:w="614" w:type="pct"/>
            <w:shd w:val="clear" w:color="auto" w:fill="auto"/>
            <w:noWrap/>
            <w:vAlign w:val="bottom"/>
          </w:tcPr>
          <w:p w14:paraId="6758712D"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Asia</w:t>
            </w:r>
          </w:p>
        </w:tc>
        <w:tc>
          <w:tcPr>
            <w:tcW w:w="438" w:type="pct"/>
            <w:shd w:val="clear" w:color="auto" w:fill="auto"/>
            <w:noWrap/>
            <w:vAlign w:val="bottom"/>
          </w:tcPr>
          <w:p w14:paraId="46FAAB08"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104681</w:t>
            </w:r>
          </w:p>
        </w:tc>
        <w:tc>
          <w:tcPr>
            <w:tcW w:w="345" w:type="pct"/>
            <w:shd w:val="clear" w:color="auto" w:fill="auto"/>
            <w:noWrap/>
            <w:vAlign w:val="bottom"/>
          </w:tcPr>
          <w:p w14:paraId="19802A06"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87</w:t>
            </w:r>
          </w:p>
        </w:tc>
        <w:tc>
          <w:tcPr>
            <w:tcW w:w="416" w:type="pct"/>
            <w:shd w:val="clear" w:color="auto" w:fill="auto"/>
            <w:noWrap/>
            <w:vAlign w:val="bottom"/>
          </w:tcPr>
          <w:p w14:paraId="64D8F308" w14:textId="08226701"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1462.0</w:t>
            </w:r>
            <w:r w:rsidR="00723CA3">
              <w:rPr>
                <w:rFonts w:ascii="Times New Roman" w:hAnsi="Times New Roman" w:cs="Times New Roman"/>
                <w:color w:val="000000"/>
                <w:sz w:val="24"/>
                <w:szCs w:val="24"/>
              </w:rPr>
              <w:t>0</w:t>
            </w:r>
          </w:p>
        </w:tc>
        <w:tc>
          <w:tcPr>
            <w:tcW w:w="453" w:type="pct"/>
            <w:shd w:val="clear" w:color="auto" w:fill="auto"/>
            <w:noWrap/>
            <w:vAlign w:val="bottom"/>
          </w:tcPr>
          <w:p w14:paraId="71F0655A" w14:textId="095862B6"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1.2</w:t>
            </w:r>
            <w:r w:rsidR="00540856">
              <w:rPr>
                <w:rFonts w:ascii="Times New Roman" w:hAnsi="Times New Roman" w:cs="Times New Roman"/>
                <w:color w:val="000000"/>
                <w:sz w:val="24"/>
                <w:szCs w:val="24"/>
              </w:rPr>
              <w:t>2</w:t>
            </w:r>
          </w:p>
        </w:tc>
        <w:tc>
          <w:tcPr>
            <w:tcW w:w="283" w:type="pct"/>
            <w:vAlign w:val="bottom"/>
          </w:tcPr>
          <w:p w14:paraId="2E6D19AB"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0.08</w:t>
            </w:r>
          </w:p>
        </w:tc>
      </w:tr>
      <w:tr w:rsidR="00540856" w:rsidRPr="0079412E" w14:paraId="03B5B529" w14:textId="77777777" w:rsidTr="00540856">
        <w:trPr>
          <w:trHeight w:val="300"/>
        </w:trPr>
        <w:tc>
          <w:tcPr>
            <w:tcW w:w="1284" w:type="pct"/>
            <w:shd w:val="clear" w:color="auto" w:fill="auto"/>
            <w:noWrap/>
            <w:vAlign w:val="bottom"/>
          </w:tcPr>
          <w:p w14:paraId="52C995DA"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Tokelau</w:t>
            </w:r>
          </w:p>
        </w:tc>
        <w:tc>
          <w:tcPr>
            <w:tcW w:w="1168" w:type="pct"/>
            <w:shd w:val="clear" w:color="auto" w:fill="auto"/>
            <w:noWrap/>
            <w:vAlign w:val="bottom"/>
          </w:tcPr>
          <w:p w14:paraId="1A86A43D"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Western Pacific Region</w:t>
            </w:r>
          </w:p>
        </w:tc>
        <w:tc>
          <w:tcPr>
            <w:tcW w:w="614" w:type="pct"/>
            <w:shd w:val="clear" w:color="auto" w:fill="auto"/>
            <w:noWrap/>
            <w:vAlign w:val="bottom"/>
          </w:tcPr>
          <w:p w14:paraId="3A577C0C"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Oceania</w:t>
            </w:r>
          </w:p>
        </w:tc>
        <w:tc>
          <w:tcPr>
            <w:tcW w:w="438" w:type="pct"/>
            <w:shd w:val="clear" w:color="auto" w:fill="auto"/>
            <w:noWrap/>
            <w:vAlign w:val="bottom"/>
          </w:tcPr>
          <w:p w14:paraId="493EA190"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4</w:t>
            </w:r>
          </w:p>
        </w:tc>
        <w:tc>
          <w:tcPr>
            <w:tcW w:w="345" w:type="pct"/>
            <w:shd w:val="clear" w:color="auto" w:fill="auto"/>
            <w:noWrap/>
            <w:vAlign w:val="bottom"/>
          </w:tcPr>
          <w:p w14:paraId="02C8FCEA"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w:t>
            </w:r>
          </w:p>
        </w:tc>
        <w:tc>
          <w:tcPr>
            <w:tcW w:w="416" w:type="pct"/>
            <w:shd w:val="clear" w:color="auto" w:fill="auto"/>
            <w:noWrap/>
            <w:vAlign w:val="bottom"/>
          </w:tcPr>
          <w:p w14:paraId="739B4A30" w14:textId="2AD646CA"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2163.33</w:t>
            </w:r>
          </w:p>
        </w:tc>
        <w:tc>
          <w:tcPr>
            <w:tcW w:w="453" w:type="pct"/>
            <w:shd w:val="clear" w:color="auto" w:fill="auto"/>
            <w:noWrap/>
            <w:vAlign w:val="bottom"/>
          </w:tcPr>
          <w:p w14:paraId="277A0196"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w:t>
            </w:r>
          </w:p>
        </w:tc>
        <w:tc>
          <w:tcPr>
            <w:tcW w:w="283" w:type="pct"/>
            <w:vAlign w:val="bottom"/>
          </w:tcPr>
          <w:p w14:paraId="0E9BA280"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55BD5ECB" w14:textId="77777777" w:rsidTr="00540856">
        <w:trPr>
          <w:trHeight w:val="300"/>
        </w:trPr>
        <w:tc>
          <w:tcPr>
            <w:tcW w:w="1284" w:type="pct"/>
            <w:shd w:val="clear" w:color="auto" w:fill="auto"/>
            <w:noWrap/>
            <w:vAlign w:val="bottom"/>
          </w:tcPr>
          <w:p w14:paraId="6CF3A342"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Tonga</w:t>
            </w:r>
          </w:p>
        </w:tc>
        <w:tc>
          <w:tcPr>
            <w:tcW w:w="1168" w:type="pct"/>
            <w:shd w:val="clear" w:color="auto" w:fill="auto"/>
            <w:noWrap/>
            <w:vAlign w:val="bottom"/>
          </w:tcPr>
          <w:p w14:paraId="59CB121C"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Western Pacific Region</w:t>
            </w:r>
          </w:p>
        </w:tc>
        <w:tc>
          <w:tcPr>
            <w:tcW w:w="614" w:type="pct"/>
            <w:shd w:val="clear" w:color="auto" w:fill="auto"/>
            <w:noWrap/>
            <w:vAlign w:val="bottom"/>
          </w:tcPr>
          <w:p w14:paraId="5E82B52E"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Oceania</w:t>
            </w:r>
          </w:p>
        </w:tc>
        <w:tc>
          <w:tcPr>
            <w:tcW w:w="438" w:type="pct"/>
            <w:shd w:val="clear" w:color="auto" w:fill="auto"/>
            <w:noWrap/>
            <w:vAlign w:val="bottom"/>
          </w:tcPr>
          <w:p w14:paraId="576D8CF6"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14</w:t>
            </w:r>
          </w:p>
        </w:tc>
        <w:tc>
          <w:tcPr>
            <w:tcW w:w="345" w:type="pct"/>
            <w:shd w:val="clear" w:color="auto" w:fill="auto"/>
            <w:noWrap/>
            <w:vAlign w:val="bottom"/>
          </w:tcPr>
          <w:p w14:paraId="20C59EBF"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w:t>
            </w:r>
          </w:p>
        </w:tc>
        <w:tc>
          <w:tcPr>
            <w:tcW w:w="416" w:type="pct"/>
            <w:shd w:val="clear" w:color="auto" w:fill="auto"/>
            <w:noWrap/>
            <w:vAlign w:val="bottom"/>
          </w:tcPr>
          <w:p w14:paraId="5867D602" w14:textId="6B7315D6"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132.05</w:t>
            </w:r>
          </w:p>
        </w:tc>
        <w:tc>
          <w:tcPr>
            <w:tcW w:w="453" w:type="pct"/>
            <w:shd w:val="clear" w:color="auto" w:fill="auto"/>
            <w:noWrap/>
            <w:vAlign w:val="bottom"/>
          </w:tcPr>
          <w:p w14:paraId="2289F5A7"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w:t>
            </w:r>
          </w:p>
        </w:tc>
        <w:tc>
          <w:tcPr>
            <w:tcW w:w="283" w:type="pct"/>
            <w:vAlign w:val="bottom"/>
          </w:tcPr>
          <w:p w14:paraId="21A1C2DD"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033DFBA6" w14:textId="77777777" w:rsidTr="00540856">
        <w:trPr>
          <w:trHeight w:val="300"/>
        </w:trPr>
        <w:tc>
          <w:tcPr>
            <w:tcW w:w="1284" w:type="pct"/>
            <w:shd w:val="clear" w:color="auto" w:fill="auto"/>
            <w:noWrap/>
            <w:vAlign w:val="bottom"/>
          </w:tcPr>
          <w:p w14:paraId="5CEA68A9"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Trinidad</w:t>
            </w:r>
          </w:p>
        </w:tc>
        <w:tc>
          <w:tcPr>
            <w:tcW w:w="1168" w:type="pct"/>
            <w:shd w:val="clear" w:color="auto" w:fill="auto"/>
            <w:noWrap/>
            <w:vAlign w:val="bottom"/>
          </w:tcPr>
          <w:p w14:paraId="27BE1036"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Region of the Americas</w:t>
            </w:r>
          </w:p>
        </w:tc>
        <w:tc>
          <w:tcPr>
            <w:tcW w:w="614" w:type="pct"/>
            <w:shd w:val="clear" w:color="auto" w:fill="auto"/>
            <w:noWrap/>
            <w:vAlign w:val="bottom"/>
          </w:tcPr>
          <w:p w14:paraId="4180A1E9"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North America</w:t>
            </w:r>
          </w:p>
        </w:tc>
        <w:tc>
          <w:tcPr>
            <w:tcW w:w="438" w:type="pct"/>
            <w:shd w:val="clear" w:color="auto" w:fill="auto"/>
            <w:noWrap/>
            <w:vAlign w:val="bottom"/>
          </w:tcPr>
          <w:p w14:paraId="7ED04D9E"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2004</w:t>
            </w:r>
          </w:p>
        </w:tc>
        <w:tc>
          <w:tcPr>
            <w:tcW w:w="345" w:type="pct"/>
            <w:shd w:val="clear" w:color="auto" w:fill="auto"/>
            <w:noWrap/>
            <w:vAlign w:val="bottom"/>
          </w:tcPr>
          <w:p w14:paraId="183EAEC5"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19</w:t>
            </w:r>
          </w:p>
        </w:tc>
        <w:tc>
          <w:tcPr>
            <w:tcW w:w="416" w:type="pct"/>
            <w:shd w:val="clear" w:color="auto" w:fill="auto"/>
            <w:noWrap/>
            <w:vAlign w:val="bottom"/>
          </w:tcPr>
          <w:p w14:paraId="37C38585" w14:textId="0A15A961"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1313.5</w:t>
            </w:r>
            <w:r w:rsidR="00723CA3">
              <w:rPr>
                <w:rFonts w:ascii="Times New Roman" w:hAnsi="Times New Roman" w:cs="Times New Roman"/>
                <w:color w:val="000000"/>
                <w:sz w:val="24"/>
                <w:szCs w:val="24"/>
              </w:rPr>
              <w:t>3</w:t>
            </w:r>
          </w:p>
        </w:tc>
        <w:tc>
          <w:tcPr>
            <w:tcW w:w="453" w:type="pct"/>
            <w:shd w:val="clear" w:color="auto" w:fill="auto"/>
            <w:noWrap/>
            <w:vAlign w:val="bottom"/>
          </w:tcPr>
          <w:p w14:paraId="62E623DE" w14:textId="1AEB3094"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12.45</w:t>
            </w:r>
          </w:p>
        </w:tc>
        <w:tc>
          <w:tcPr>
            <w:tcW w:w="283" w:type="pct"/>
            <w:vAlign w:val="bottom"/>
          </w:tcPr>
          <w:p w14:paraId="31FAF2B6"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0.95</w:t>
            </w:r>
          </w:p>
        </w:tc>
      </w:tr>
      <w:tr w:rsidR="00540856" w:rsidRPr="0079412E" w14:paraId="62E55A17" w14:textId="77777777" w:rsidTr="00540856">
        <w:trPr>
          <w:trHeight w:val="300"/>
        </w:trPr>
        <w:tc>
          <w:tcPr>
            <w:tcW w:w="1284" w:type="pct"/>
            <w:shd w:val="clear" w:color="auto" w:fill="auto"/>
            <w:noWrap/>
            <w:vAlign w:val="bottom"/>
          </w:tcPr>
          <w:p w14:paraId="7BEBC660"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Turks and Caicos Islands</w:t>
            </w:r>
          </w:p>
        </w:tc>
        <w:tc>
          <w:tcPr>
            <w:tcW w:w="1168" w:type="pct"/>
            <w:shd w:val="clear" w:color="auto" w:fill="auto"/>
            <w:noWrap/>
            <w:vAlign w:val="bottom"/>
          </w:tcPr>
          <w:p w14:paraId="1F263E20"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Region of the Americas</w:t>
            </w:r>
          </w:p>
        </w:tc>
        <w:tc>
          <w:tcPr>
            <w:tcW w:w="614" w:type="pct"/>
            <w:shd w:val="clear" w:color="auto" w:fill="auto"/>
            <w:noWrap/>
            <w:vAlign w:val="bottom"/>
          </w:tcPr>
          <w:p w14:paraId="192A15BD"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North America</w:t>
            </w:r>
          </w:p>
        </w:tc>
        <w:tc>
          <w:tcPr>
            <w:tcW w:w="438" w:type="pct"/>
            <w:shd w:val="clear" w:color="auto" w:fill="auto"/>
            <w:noWrap/>
            <w:vAlign w:val="bottom"/>
          </w:tcPr>
          <w:p w14:paraId="7E90AB67"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117</w:t>
            </w:r>
          </w:p>
        </w:tc>
        <w:tc>
          <w:tcPr>
            <w:tcW w:w="345" w:type="pct"/>
            <w:shd w:val="clear" w:color="auto" w:fill="auto"/>
            <w:noWrap/>
            <w:vAlign w:val="bottom"/>
          </w:tcPr>
          <w:p w14:paraId="0F0C9405"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w:t>
            </w:r>
          </w:p>
        </w:tc>
        <w:tc>
          <w:tcPr>
            <w:tcW w:w="416" w:type="pct"/>
            <w:shd w:val="clear" w:color="auto" w:fill="auto"/>
            <w:noWrap/>
            <w:vAlign w:val="bottom"/>
          </w:tcPr>
          <w:p w14:paraId="70973232"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2593.43</w:t>
            </w:r>
          </w:p>
        </w:tc>
        <w:tc>
          <w:tcPr>
            <w:tcW w:w="453" w:type="pct"/>
            <w:shd w:val="clear" w:color="auto" w:fill="auto"/>
            <w:noWrap/>
            <w:vAlign w:val="bottom"/>
          </w:tcPr>
          <w:p w14:paraId="736D92B6"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w:t>
            </w:r>
          </w:p>
        </w:tc>
        <w:tc>
          <w:tcPr>
            <w:tcW w:w="283" w:type="pct"/>
            <w:vAlign w:val="bottom"/>
          </w:tcPr>
          <w:p w14:paraId="4DA23558"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18CAB4BD" w14:textId="77777777" w:rsidTr="00540856">
        <w:trPr>
          <w:trHeight w:val="300"/>
        </w:trPr>
        <w:tc>
          <w:tcPr>
            <w:tcW w:w="1284" w:type="pct"/>
            <w:shd w:val="clear" w:color="auto" w:fill="auto"/>
            <w:noWrap/>
            <w:vAlign w:val="bottom"/>
          </w:tcPr>
          <w:p w14:paraId="13BE1E7E"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Tuvalu</w:t>
            </w:r>
          </w:p>
        </w:tc>
        <w:tc>
          <w:tcPr>
            <w:tcW w:w="1168" w:type="pct"/>
            <w:shd w:val="clear" w:color="auto" w:fill="auto"/>
            <w:noWrap/>
            <w:vAlign w:val="bottom"/>
          </w:tcPr>
          <w:p w14:paraId="7FA47E18"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Western Pacific Region</w:t>
            </w:r>
          </w:p>
        </w:tc>
        <w:tc>
          <w:tcPr>
            <w:tcW w:w="614" w:type="pct"/>
            <w:shd w:val="clear" w:color="auto" w:fill="auto"/>
            <w:noWrap/>
            <w:vAlign w:val="bottom"/>
          </w:tcPr>
          <w:p w14:paraId="64865301"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Oceania</w:t>
            </w:r>
          </w:p>
        </w:tc>
        <w:tc>
          <w:tcPr>
            <w:tcW w:w="438" w:type="pct"/>
            <w:shd w:val="clear" w:color="auto" w:fill="auto"/>
            <w:noWrap/>
            <w:vAlign w:val="bottom"/>
          </w:tcPr>
          <w:p w14:paraId="102B49F9"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1</w:t>
            </w:r>
          </w:p>
        </w:tc>
        <w:tc>
          <w:tcPr>
            <w:tcW w:w="345" w:type="pct"/>
            <w:shd w:val="clear" w:color="auto" w:fill="auto"/>
            <w:noWrap/>
            <w:vAlign w:val="bottom"/>
          </w:tcPr>
          <w:p w14:paraId="67C18B8E"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w:t>
            </w:r>
          </w:p>
        </w:tc>
        <w:tc>
          <w:tcPr>
            <w:tcW w:w="416" w:type="pct"/>
            <w:shd w:val="clear" w:color="auto" w:fill="auto"/>
            <w:noWrap/>
            <w:vAlign w:val="bottom"/>
          </w:tcPr>
          <w:p w14:paraId="0713A5F9" w14:textId="6916E8A8"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89.25</w:t>
            </w:r>
          </w:p>
        </w:tc>
        <w:tc>
          <w:tcPr>
            <w:tcW w:w="453" w:type="pct"/>
            <w:shd w:val="clear" w:color="auto" w:fill="auto"/>
            <w:noWrap/>
            <w:vAlign w:val="bottom"/>
          </w:tcPr>
          <w:p w14:paraId="17D2FDB4"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w:t>
            </w:r>
          </w:p>
        </w:tc>
        <w:tc>
          <w:tcPr>
            <w:tcW w:w="283" w:type="pct"/>
            <w:vAlign w:val="bottom"/>
          </w:tcPr>
          <w:p w14:paraId="145B975E"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19F51DD0" w14:textId="77777777" w:rsidTr="00540856">
        <w:trPr>
          <w:trHeight w:val="300"/>
        </w:trPr>
        <w:tc>
          <w:tcPr>
            <w:tcW w:w="1284" w:type="pct"/>
            <w:shd w:val="clear" w:color="auto" w:fill="auto"/>
            <w:noWrap/>
            <w:vAlign w:val="bottom"/>
          </w:tcPr>
          <w:p w14:paraId="338463FE"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Uruguay</w:t>
            </w:r>
          </w:p>
        </w:tc>
        <w:tc>
          <w:tcPr>
            <w:tcW w:w="1168" w:type="pct"/>
            <w:shd w:val="clear" w:color="auto" w:fill="auto"/>
            <w:noWrap/>
            <w:vAlign w:val="bottom"/>
          </w:tcPr>
          <w:p w14:paraId="78FCDCFD"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Region of the Americas</w:t>
            </w:r>
          </w:p>
        </w:tc>
        <w:tc>
          <w:tcPr>
            <w:tcW w:w="614" w:type="pct"/>
            <w:shd w:val="clear" w:color="auto" w:fill="auto"/>
            <w:noWrap/>
            <w:vAlign w:val="bottom"/>
          </w:tcPr>
          <w:p w14:paraId="17B6CE53"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South America</w:t>
            </w:r>
          </w:p>
        </w:tc>
        <w:tc>
          <w:tcPr>
            <w:tcW w:w="438" w:type="pct"/>
            <w:shd w:val="clear" w:color="auto" w:fill="auto"/>
            <w:noWrap/>
            <w:vAlign w:val="bottom"/>
          </w:tcPr>
          <w:p w14:paraId="5B15F5BB"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701</w:t>
            </w:r>
          </w:p>
        </w:tc>
        <w:tc>
          <w:tcPr>
            <w:tcW w:w="345" w:type="pct"/>
            <w:shd w:val="clear" w:color="auto" w:fill="auto"/>
            <w:noWrap/>
            <w:vAlign w:val="bottom"/>
          </w:tcPr>
          <w:p w14:paraId="7480EDE2"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2</w:t>
            </w:r>
          </w:p>
        </w:tc>
        <w:tc>
          <w:tcPr>
            <w:tcW w:w="416" w:type="pct"/>
            <w:shd w:val="clear" w:color="auto" w:fill="auto"/>
            <w:noWrap/>
            <w:vAlign w:val="bottom"/>
          </w:tcPr>
          <w:p w14:paraId="1132E6F9" w14:textId="4E1CF72D"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204.</w:t>
            </w:r>
            <w:r w:rsidR="00723CA3">
              <w:rPr>
                <w:rFonts w:ascii="Times New Roman" w:hAnsi="Times New Roman" w:cs="Times New Roman"/>
                <w:color w:val="000000"/>
                <w:sz w:val="24"/>
                <w:szCs w:val="24"/>
              </w:rPr>
              <w:t>60</w:t>
            </w:r>
          </w:p>
        </w:tc>
        <w:tc>
          <w:tcPr>
            <w:tcW w:w="453" w:type="pct"/>
            <w:shd w:val="clear" w:color="auto" w:fill="auto"/>
            <w:noWrap/>
            <w:vAlign w:val="bottom"/>
          </w:tcPr>
          <w:p w14:paraId="68D39946" w14:textId="41B381CB"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0.58</w:t>
            </w:r>
          </w:p>
        </w:tc>
        <w:tc>
          <w:tcPr>
            <w:tcW w:w="283" w:type="pct"/>
            <w:vAlign w:val="bottom"/>
          </w:tcPr>
          <w:p w14:paraId="18AC02D3"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0.29</w:t>
            </w:r>
          </w:p>
        </w:tc>
      </w:tr>
      <w:tr w:rsidR="00540856" w:rsidRPr="0079412E" w14:paraId="233F5C0D" w14:textId="77777777" w:rsidTr="00540856">
        <w:trPr>
          <w:trHeight w:val="300"/>
        </w:trPr>
        <w:tc>
          <w:tcPr>
            <w:tcW w:w="1284" w:type="pct"/>
            <w:shd w:val="clear" w:color="auto" w:fill="auto"/>
            <w:noWrap/>
            <w:vAlign w:val="bottom"/>
          </w:tcPr>
          <w:p w14:paraId="6B858123"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USA</w:t>
            </w:r>
          </w:p>
        </w:tc>
        <w:tc>
          <w:tcPr>
            <w:tcW w:w="1168" w:type="pct"/>
            <w:shd w:val="clear" w:color="auto" w:fill="auto"/>
            <w:noWrap/>
            <w:vAlign w:val="bottom"/>
          </w:tcPr>
          <w:p w14:paraId="7BB80DFA"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Region of the Americas</w:t>
            </w:r>
          </w:p>
        </w:tc>
        <w:tc>
          <w:tcPr>
            <w:tcW w:w="614" w:type="pct"/>
            <w:shd w:val="clear" w:color="auto" w:fill="auto"/>
            <w:noWrap/>
            <w:vAlign w:val="bottom"/>
          </w:tcPr>
          <w:p w14:paraId="5EFD302C"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North America</w:t>
            </w:r>
          </w:p>
        </w:tc>
        <w:tc>
          <w:tcPr>
            <w:tcW w:w="438" w:type="pct"/>
            <w:shd w:val="clear" w:color="auto" w:fill="auto"/>
            <w:noWrap/>
            <w:vAlign w:val="bottom"/>
          </w:tcPr>
          <w:p w14:paraId="322DE7AB"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3071</w:t>
            </w:r>
          </w:p>
        </w:tc>
        <w:tc>
          <w:tcPr>
            <w:tcW w:w="345" w:type="pct"/>
            <w:shd w:val="clear" w:color="auto" w:fill="auto"/>
            <w:noWrap/>
            <w:vAlign w:val="bottom"/>
          </w:tcPr>
          <w:p w14:paraId="261D633D"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w:t>
            </w:r>
          </w:p>
        </w:tc>
        <w:tc>
          <w:tcPr>
            <w:tcW w:w="416" w:type="pct"/>
            <w:shd w:val="clear" w:color="auto" w:fill="auto"/>
            <w:noWrap/>
            <w:vAlign w:val="bottom"/>
          </w:tcPr>
          <w:p w14:paraId="5074E603" w14:textId="4F5EAE28"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9.11</w:t>
            </w:r>
          </w:p>
        </w:tc>
        <w:tc>
          <w:tcPr>
            <w:tcW w:w="453" w:type="pct"/>
            <w:shd w:val="clear" w:color="auto" w:fill="auto"/>
            <w:noWrap/>
            <w:vAlign w:val="bottom"/>
          </w:tcPr>
          <w:p w14:paraId="2FA8EC8A"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w:t>
            </w:r>
          </w:p>
        </w:tc>
        <w:tc>
          <w:tcPr>
            <w:tcW w:w="283" w:type="pct"/>
            <w:vAlign w:val="bottom"/>
          </w:tcPr>
          <w:p w14:paraId="7E872FBD"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2A53A74F" w14:textId="77777777" w:rsidTr="00540856">
        <w:trPr>
          <w:trHeight w:val="300"/>
        </w:trPr>
        <w:tc>
          <w:tcPr>
            <w:tcW w:w="1284" w:type="pct"/>
            <w:shd w:val="clear" w:color="auto" w:fill="auto"/>
            <w:noWrap/>
            <w:vAlign w:val="bottom"/>
          </w:tcPr>
          <w:p w14:paraId="50BB11E6"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Vanuatu</w:t>
            </w:r>
          </w:p>
        </w:tc>
        <w:tc>
          <w:tcPr>
            <w:tcW w:w="1168" w:type="pct"/>
            <w:shd w:val="clear" w:color="auto" w:fill="auto"/>
            <w:noWrap/>
            <w:vAlign w:val="bottom"/>
          </w:tcPr>
          <w:p w14:paraId="33AA80B8"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Western Pacific Region</w:t>
            </w:r>
          </w:p>
        </w:tc>
        <w:tc>
          <w:tcPr>
            <w:tcW w:w="614" w:type="pct"/>
            <w:shd w:val="clear" w:color="auto" w:fill="auto"/>
            <w:noWrap/>
            <w:vAlign w:val="bottom"/>
          </w:tcPr>
          <w:p w14:paraId="2F18D65B"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Oceania</w:t>
            </w:r>
          </w:p>
        </w:tc>
        <w:tc>
          <w:tcPr>
            <w:tcW w:w="438" w:type="pct"/>
            <w:shd w:val="clear" w:color="auto" w:fill="auto"/>
            <w:noWrap/>
            <w:vAlign w:val="bottom"/>
          </w:tcPr>
          <w:p w14:paraId="66E42DC8"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138</w:t>
            </w:r>
          </w:p>
        </w:tc>
        <w:tc>
          <w:tcPr>
            <w:tcW w:w="345" w:type="pct"/>
            <w:shd w:val="clear" w:color="auto" w:fill="auto"/>
            <w:noWrap/>
            <w:vAlign w:val="bottom"/>
          </w:tcPr>
          <w:p w14:paraId="5ABD51DB"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w:t>
            </w:r>
          </w:p>
        </w:tc>
        <w:tc>
          <w:tcPr>
            <w:tcW w:w="416" w:type="pct"/>
            <w:shd w:val="clear" w:color="auto" w:fill="auto"/>
            <w:noWrap/>
            <w:vAlign w:val="bottom"/>
          </w:tcPr>
          <w:p w14:paraId="2BFA3698" w14:textId="7C173B6A"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432.4</w:t>
            </w:r>
            <w:r w:rsidR="00723CA3">
              <w:rPr>
                <w:rFonts w:ascii="Times New Roman" w:hAnsi="Times New Roman" w:cs="Times New Roman"/>
                <w:color w:val="000000"/>
                <w:sz w:val="24"/>
                <w:szCs w:val="24"/>
              </w:rPr>
              <w:t>2</w:t>
            </w:r>
          </w:p>
        </w:tc>
        <w:tc>
          <w:tcPr>
            <w:tcW w:w="453" w:type="pct"/>
            <w:shd w:val="clear" w:color="auto" w:fill="auto"/>
            <w:noWrap/>
            <w:vAlign w:val="bottom"/>
          </w:tcPr>
          <w:p w14:paraId="390D3E9C"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w:t>
            </w:r>
          </w:p>
        </w:tc>
        <w:tc>
          <w:tcPr>
            <w:tcW w:w="283" w:type="pct"/>
            <w:vAlign w:val="bottom"/>
          </w:tcPr>
          <w:p w14:paraId="4C27B4E6"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0B5EB59E" w14:textId="77777777" w:rsidTr="00540856">
        <w:trPr>
          <w:trHeight w:val="300"/>
        </w:trPr>
        <w:tc>
          <w:tcPr>
            <w:tcW w:w="1284" w:type="pct"/>
            <w:shd w:val="clear" w:color="auto" w:fill="auto"/>
            <w:noWrap/>
            <w:vAlign w:val="bottom"/>
          </w:tcPr>
          <w:p w14:paraId="66464DAD"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Vietnam</w:t>
            </w:r>
          </w:p>
        </w:tc>
        <w:tc>
          <w:tcPr>
            <w:tcW w:w="1168" w:type="pct"/>
            <w:shd w:val="clear" w:color="auto" w:fill="auto"/>
            <w:noWrap/>
            <w:vAlign w:val="bottom"/>
          </w:tcPr>
          <w:p w14:paraId="321EC6BB"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Western Pacific Region</w:t>
            </w:r>
          </w:p>
        </w:tc>
        <w:tc>
          <w:tcPr>
            <w:tcW w:w="614" w:type="pct"/>
            <w:shd w:val="clear" w:color="auto" w:fill="auto"/>
            <w:noWrap/>
            <w:vAlign w:val="bottom"/>
          </w:tcPr>
          <w:p w14:paraId="61BAC873"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Asia</w:t>
            </w:r>
          </w:p>
        </w:tc>
        <w:tc>
          <w:tcPr>
            <w:tcW w:w="438" w:type="pct"/>
            <w:shd w:val="clear" w:color="auto" w:fill="auto"/>
            <w:noWrap/>
            <w:vAlign w:val="bottom"/>
          </w:tcPr>
          <w:p w14:paraId="55A8DFC8"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108433</w:t>
            </w:r>
          </w:p>
        </w:tc>
        <w:tc>
          <w:tcPr>
            <w:tcW w:w="345" w:type="pct"/>
            <w:shd w:val="clear" w:color="auto" w:fill="auto"/>
            <w:noWrap/>
            <w:vAlign w:val="bottom"/>
          </w:tcPr>
          <w:p w14:paraId="4A9DED19"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26</w:t>
            </w:r>
          </w:p>
        </w:tc>
        <w:tc>
          <w:tcPr>
            <w:tcW w:w="416" w:type="pct"/>
            <w:shd w:val="clear" w:color="auto" w:fill="auto"/>
            <w:noWrap/>
            <w:vAlign w:val="bottom"/>
          </w:tcPr>
          <w:p w14:paraId="279DB213" w14:textId="01FD7252"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1112.</w:t>
            </w:r>
            <w:r w:rsidR="00723CA3">
              <w:rPr>
                <w:rFonts w:ascii="Times New Roman" w:hAnsi="Times New Roman" w:cs="Times New Roman"/>
                <w:color w:val="000000"/>
                <w:sz w:val="24"/>
                <w:szCs w:val="24"/>
              </w:rPr>
              <w:t>50</w:t>
            </w:r>
          </w:p>
        </w:tc>
        <w:tc>
          <w:tcPr>
            <w:tcW w:w="453" w:type="pct"/>
            <w:shd w:val="clear" w:color="auto" w:fill="auto"/>
            <w:noWrap/>
            <w:vAlign w:val="bottom"/>
          </w:tcPr>
          <w:p w14:paraId="67C53C25" w14:textId="0EA5F94D"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0.2</w:t>
            </w:r>
            <w:r w:rsidR="00540856">
              <w:rPr>
                <w:rFonts w:ascii="Times New Roman" w:hAnsi="Times New Roman" w:cs="Times New Roman"/>
                <w:color w:val="000000"/>
                <w:sz w:val="24"/>
                <w:szCs w:val="24"/>
              </w:rPr>
              <w:t>7</w:t>
            </w:r>
          </w:p>
        </w:tc>
        <w:tc>
          <w:tcPr>
            <w:tcW w:w="283" w:type="pct"/>
            <w:vAlign w:val="bottom"/>
          </w:tcPr>
          <w:p w14:paraId="14A14EF4"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0.02</w:t>
            </w:r>
          </w:p>
        </w:tc>
      </w:tr>
      <w:tr w:rsidR="00540856" w:rsidRPr="0079412E" w14:paraId="32B587F3" w14:textId="77777777" w:rsidTr="00540856">
        <w:trPr>
          <w:trHeight w:val="300"/>
        </w:trPr>
        <w:tc>
          <w:tcPr>
            <w:tcW w:w="1284" w:type="pct"/>
            <w:shd w:val="clear" w:color="auto" w:fill="auto"/>
            <w:noWrap/>
            <w:vAlign w:val="bottom"/>
          </w:tcPr>
          <w:p w14:paraId="4B6A331B"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lastRenderedPageBreak/>
              <w:t>Virgin Islands</w:t>
            </w:r>
          </w:p>
        </w:tc>
        <w:tc>
          <w:tcPr>
            <w:tcW w:w="1168" w:type="pct"/>
            <w:shd w:val="clear" w:color="auto" w:fill="auto"/>
            <w:noWrap/>
            <w:vAlign w:val="bottom"/>
          </w:tcPr>
          <w:p w14:paraId="4437824D"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Region of the Americas</w:t>
            </w:r>
          </w:p>
        </w:tc>
        <w:tc>
          <w:tcPr>
            <w:tcW w:w="614" w:type="pct"/>
            <w:shd w:val="clear" w:color="auto" w:fill="auto"/>
            <w:noWrap/>
            <w:vAlign w:val="bottom"/>
          </w:tcPr>
          <w:p w14:paraId="208EA89B"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North America</w:t>
            </w:r>
          </w:p>
        </w:tc>
        <w:tc>
          <w:tcPr>
            <w:tcW w:w="438" w:type="pct"/>
            <w:shd w:val="clear" w:color="auto" w:fill="auto"/>
            <w:noWrap/>
            <w:vAlign w:val="bottom"/>
          </w:tcPr>
          <w:p w14:paraId="1BE6F39D"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185</w:t>
            </w:r>
          </w:p>
        </w:tc>
        <w:tc>
          <w:tcPr>
            <w:tcW w:w="345" w:type="pct"/>
            <w:shd w:val="clear" w:color="auto" w:fill="auto"/>
            <w:noWrap/>
            <w:vAlign w:val="bottom"/>
          </w:tcPr>
          <w:p w14:paraId="061C9572"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w:t>
            </w:r>
          </w:p>
        </w:tc>
        <w:tc>
          <w:tcPr>
            <w:tcW w:w="416" w:type="pct"/>
            <w:shd w:val="clear" w:color="auto" w:fill="auto"/>
            <w:noWrap/>
            <w:vAlign w:val="bottom"/>
          </w:tcPr>
          <w:p w14:paraId="119DEDDD" w14:textId="463FA970"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1873.4</w:t>
            </w:r>
            <w:r w:rsidR="00723CA3">
              <w:rPr>
                <w:rFonts w:ascii="Times New Roman" w:hAnsi="Times New Roman" w:cs="Times New Roman"/>
                <w:color w:val="000000"/>
                <w:sz w:val="24"/>
                <w:szCs w:val="24"/>
              </w:rPr>
              <w:t>2</w:t>
            </w:r>
          </w:p>
        </w:tc>
        <w:tc>
          <w:tcPr>
            <w:tcW w:w="453" w:type="pct"/>
            <w:shd w:val="clear" w:color="auto" w:fill="auto"/>
            <w:noWrap/>
            <w:vAlign w:val="bottom"/>
          </w:tcPr>
          <w:p w14:paraId="72BAFAA5"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w:t>
            </w:r>
          </w:p>
        </w:tc>
        <w:tc>
          <w:tcPr>
            <w:tcW w:w="283" w:type="pct"/>
            <w:vAlign w:val="bottom"/>
          </w:tcPr>
          <w:p w14:paraId="0A2E7119"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5D1DBAE6" w14:textId="77777777" w:rsidTr="00540856">
        <w:trPr>
          <w:trHeight w:val="300"/>
        </w:trPr>
        <w:tc>
          <w:tcPr>
            <w:tcW w:w="1284" w:type="pct"/>
            <w:shd w:val="clear" w:color="auto" w:fill="auto"/>
            <w:noWrap/>
            <w:vAlign w:val="bottom"/>
          </w:tcPr>
          <w:p w14:paraId="792D5422"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Wallis and Futuna</w:t>
            </w:r>
          </w:p>
        </w:tc>
        <w:tc>
          <w:tcPr>
            <w:tcW w:w="1168" w:type="pct"/>
            <w:shd w:val="clear" w:color="auto" w:fill="auto"/>
            <w:noWrap/>
            <w:vAlign w:val="bottom"/>
          </w:tcPr>
          <w:p w14:paraId="5B019AE7"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Western Pacific Region</w:t>
            </w:r>
          </w:p>
        </w:tc>
        <w:tc>
          <w:tcPr>
            <w:tcW w:w="614" w:type="pct"/>
            <w:shd w:val="clear" w:color="auto" w:fill="auto"/>
            <w:noWrap/>
            <w:vAlign w:val="bottom"/>
          </w:tcPr>
          <w:p w14:paraId="67A0882D"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Oceania</w:t>
            </w:r>
          </w:p>
        </w:tc>
        <w:tc>
          <w:tcPr>
            <w:tcW w:w="438" w:type="pct"/>
            <w:shd w:val="clear" w:color="auto" w:fill="auto"/>
            <w:noWrap/>
            <w:vAlign w:val="bottom"/>
          </w:tcPr>
          <w:p w14:paraId="149514A5"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78</w:t>
            </w:r>
          </w:p>
        </w:tc>
        <w:tc>
          <w:tcPr>
            <w:tcW w:w="345" w:type="pct"/>
            <w:shd w:val="clear" w:color="auto" w:fill="auto"/>
            <w:noWrap/>
            <w:vAlign w:val="bottom"/>
          </w:tcPr>
          <w:p w14:paraId="3645BFCE"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w:t>
            </w:r>
          </w:p>
        </w:tc>
        <w:tc>
          <w:tcPr>
            <w:tcW w:w="416" w:type="pct"/>
            <w:shd w:val="clear" w:color="auto" w:fill="auto"/>
            <w:noWrap/>
            <w:vAlign w:val="bottom"/>
          </w:tcPr>
          <w:p w14:paraId="2CDC0EB7" w14:textId="135419E3"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6708.52</w:t>
            </w:r>
          </w:p>
        </w:tc>
        <w:tc>
          <w:tcPr>
            <w:tcW w:w="453" w:type="pct"/>
            <w:shd w:val="clear" w:color="auto" w:fill="auto"/>
            <w:noWrap/>
            <w:vAlign w:val="bottom"/>
          </w:tcPr>
          <w:p w14:paraId="112D43E5"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w:t>
            </w:r>
          </w:p>
        </w:tc>
        <w:tc>
          <w:tcPr>
            <w:tcW w:w="283" w:type="pct"/>
            <w:vAlign w:val="bottom"/>
          </w:tcPr>
          <w:p w14:paraId="109271A0"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540856" w:rsidRPr="0079412E" w14:paraId="0128D5EE" w14:textId="77777777" w:rsidTr="00540856">
        <w:trPr>
          <w:trHeight w:val="300"/>
        </w:trPr>
        <w:tc>
          <w:tcPr>
            <w:tcW w:w="1284" w:type="pct"/>
            <w:shd w:val="clear" w:color="auto" w:fill="auto"/>
            <w:noWrap/>
            <w:vAlign w:val="bottom"/>
          </w:tcPr>
          <w:p w14:paraId="5897F719"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Spain</w:t>
            </w:r>
          </w:p>
        </w:tc>
        <w:tc>
          <w:tcPr>
            <w:tcW w:w="1168" w:type="pct"/>
            <w:shd w:val="clear" w:color="auto" w:fill="auto"/>
            <w:noWrap/>
            <w:vAlign w:val="bottom"/>
          </w:tcPr>
          <w:p w14:paraId="58EF6959"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European Region</w:t>
            </w:r>
          </w:p>
        </w:tc>
        <w:tc>
          <w:tcPr>
            <w:tcW w:w="614" w:type="pct"/>
            <w:shd w:val="clear" w:color="auto" w:fill="auto"/>
            <w:noWrap/>
            <w:vAlign w:val="bottom"/>
          </w:tcPr>
          <w:p w14:paraId="73A9716B" w14:textId="77777777" w:rsidR="0079412E" w:rsidRPr="0079412E" w:rsidRDefault="0079412E" w:rsidP="00D74280">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Europe</w:t>
            </w:r>
          </w:p>
        </w:tc>
        <w:tc>
          <w:tcPr>
            <w:tcW w:w="438" w:type="pct"/>
            <w:shd w:val="clear" w:color="auto" w:fill="auto"/>
            <w:noWrap/>
            <w:vAlign w:val="bottom"/>
          </w:tcPr>
          <w:p w14:paraId="4670F9E6"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10</w:t>
            </w:r>
          </w:p>
        </w:tc>
        <w:tc>
          <w:tcPr>
            <w:tcW w:w="345" w:type="pct"/>
            <w:shd w:val="clear" w:color="auto" w:fill="auto"/>
            <w:noWrap/>
            <w:vAlign w:val="bottom"/>
          </w:tcPr>
          <w:p w14:paraId="772FD946"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w:t>
            </w:r>
          </w:p>
        </w:tc>
        <w:tc>
          <w:tcPr>
            <w:tcW w:w="416" w:type="pct"/>
            <w:shd w:val="clear" w:color="auto" w:fill="auto"/>
            <w:noWrap/>
            <w:vAlign w:val="bottom"/>
          </w:tcPr>
          <w:p w14:paraId="01AF41C7" w14:textId="6B43E250"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0.21</w:t>
            </w:r>
          </w:p>
        </w:tc>
        <w:tc>
          <w:tcPr>
            <w:tcW w:w="453" w:type="pct"/>
            <w:shd w:val="clear" w:color="auto" w:fill="auto"/>
            <w:noWrap/>
            <w:vAlign w:val="bottom"/>
          </w:tcPr>
          <w:p w14:paraId="3B7B1FC6" w14:textId="77777777" w:rsidR="0079412E" w:rsidRPr="0079412E" w:rsidRDefault="0079412E" w:rsidP="00D74280">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w:t>
            </w:r>
          </w:p>
        </w:tc>
        <w:tc>
          <w:tcPr>
            <w:tcW w:w="283" w:type="pct"/>
            <w:vAlign w:val="bottom"/>
          </w:tcPr>
          <w:p w14:paraId="7D7EB669" w14:textId="77777777" w:rsidR="0079412E" w:rsidRPr="0079412E" w:rsidRDefault="0079412E" w:rsidP="00D74280">
            <w:pPr>
              <w:spacing w:after="0" w:line="240" w:lineRule="auto"/>
              <w:jc w:val="right"/>
              <w:rPr>
                <w:rFonts w:ascii="Times New Roman" w:eastAsia="Times New Roman" w:hAnsi="Times New Roman" w:cs="Times New Roman"/>
                <w:color w:val="000000"/>
                <w:kern w:val="0"/>
                <w:sz w:val="24"/>
                <w:szCs w:val="24"/>
                <w14:ligatures w14:val="none"/>
              </w:rPr>
            </w:pPr>
          </w:p>
        </w:tc>
      </w:tr>
    </w:tbl>
    <w:p w14:paraId="16A3C1A3" w14:textId="77777777" w:rsidR="0079412E" w:rsidRPr="0079412E" w:rsidRDefault="0079412E" w:rsidP="0079412E">
      <w:pPr>
        <w:rPr>
          <w:rFonts w:ascii="Times New Roman" w:hAnsi="Times New Roman" w:cs="Times New Roman"/>
          <w:sz w:val="24"/>
          <w:szCs w:val="24"/>
        </w:rPr>
      </w:pPr>
    </w:p>
    <w:p w14:paraId="69C68858" w14:textId="77777777" w:rsidR="0079412E" w:rsidRPr="0079412E" w:rsidRDefault="0079412E" w:rsidP="00143754">
      <w:pPr>
        <w:rPr>
          <w:rFonts w:ascii="Times New Roman" w:hAnsi="Times New Roman" w:cs="Times New Roman"/>
          <w:b/>
          <w:bCs/>
          <w:sz w:val="24"/>
          <w:szCs w:val="24"/>
        </w:rPr>
      </w:pPr>
    </w:p>
    <w:sectPr w:rsidR="0079412E" w:rsidRPr="0079412E" w:rsidSect="0079412E">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63A57D" w14:textId="77777777" w:rsidR="00B41C26" w:rsidRDefault="00B41C26" w:rsidP="005E78AE">
      <w:pPr>
        <w:spacing w:after="0" w:line="240" w:lineRule="auto"/>
      </w:pPr>
      <w:r>
        <w:separator/>
      </w:r>
    </w:p>
  </w:endnote>
  <w:endnote w:type="continuationSeparator" w:id="0">
    <w:p w14:paraId="62140767" w14:textId="77777777" w:rsidR="00B41C26" w:rsidRDefault="00B41C26" w:rsidP="005E7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5877312"/>
      <w:docPartObj>
        <w:docPartGallery w:val="Page Numbers (Bottom of Page)"/>
        <w:docPartUnique/>
      </w:docPartObj>
    </w:sdtPr>
    <w:sdtEndPr>
      <w:rPr>
        <w:noProof/>
      </w:rPr>
    </w:sdtEndPr>
    <w:sdtContent>
      <w:p w14:paraId="39966D0C" w14:textId="77777777" w:rsidR="005E78AE" w:rsidRDefault="005E78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E23CCD" w14:textId="77777777" w:rsidR="005E78AE" w:rsidRDefault="005E78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7A7312" w14:textId="77777777" w:rsidR="00B41C26" w:rsidRDefault="00B41C26" w:rsidP="005E78AE">
      <w:pPr>
        <w:spacing w:after="0" w:line="240" w:lineRule="auto"/>
      </w:pPr>
      <w:r>
        <w:separator/>
      </w:r>
    </w:p>
  </w:footnote>
  <w:footnote w:type="continuationSeparator" w:id="0">
    <w:p w14:paraId="37365438" w14:textId="77777777" w:rsidR="00B41C26" w:rsidRDefault="00B41C26" w:rsidP="005E78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341DFA"/>
    <w:multiLevelType w:val="hybridMultilevel"/>
    <w:tmpl w:val="41C23B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2C67D2"/>
    <w:multiLevelType w:val="hybridMultilevel"/>
    <w:tmpl w:val="24E0F8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500656426">
    <w:abstractNumId w:val="0"/>
  </w:num>
  <w:num w:numId="2" w16cid:durableId="48458842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ohammad Nayeem Hasan">
    <w15:presenceInfo w15:providerId="Windows Live" w15:userId="5be14f6c7eaf8e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attachedTemplate r:id="rId1"/>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98C"/>
    <w:rsid w:val="0000090E"/>
    <w:rsid w:val="0000203C"/>
    <w:rsid w:val="0000389D"/>
    <w:rsid w:val="00006366"/>
    <w:rsid w:val="000075A5"/>
    <w:rsid w:val="00007762"/>
    <w:rsid w:val="00020B1B"/>
    <w:rsid w:val="000249DC"/>
    <w:rsid w:val="00025B9B"/>
    <w:rsid w:val="00025C73"/>
    <w:rsid w:val="00030116"/>
    <w:rsid w:val="00032BAE"/>
    <w:rsid w:val="00042722"/>
    <w:rsid w:val="0004389B"/>
    <w:rsid w:val="000440A2"/>
    <w:rsid w:val="00045940"/>
    <w:rsid w:val="00052049"/>
    <w:rsid w:val="00053CDE"/>
    <w:rsid w:val="00054708"/>
    <w:rsid w:val="00056054"/>
    <w:rsid w:val="00056E5F"/>
    <w:rsid w:val="00057A2F"/>
    <w:rsid w:val="00057F1E"/>
    <w:rsid w:val="00057F6B"/>
    <w:rsid w:val="00061B72"/>
    <w:rsid w:val="000632C2"/>
    <w:rsid w:val="00063C02"/>
    <w:rsid w:val="00063D59"/>
    <w:rsid w:val="00073F9A"/>
    <w:rsid w:val="0007485C"/>
    <w:rsid w:val="000758CB"/>
    <w:rsid w:val="0008052B"/>
    <w:rsid w:val="00082945"/>
    <w:rsid w:val="000839D5"/>
    <w:rsid w:val="00085D22"/>
    <w:rsid w:val="00086CAE"/>
    <w:rsid w:val="00091C3D"/>
    <w:rsid w:val="0009526F"/>
    <w:rsid w:val="000968A0"/>
    <w:rsid w:val="00097CA1"/>
    <w:rsid w:val="000A590B"/>
    <w:rsid w:val="000A71A7"/>
    <w:rsid w:val="000B2C43"/>
    <w:rsid w:val="000B2CE0"/>
    <w:rsid w:val="000B399C"/>
    <w:rsid w:val="000B49CA"/>
    <w:rsid w:val="000B5882"/>
    <w:rsid w:val="000C164E"/>
    <w:rsid w:val="000C1F83"/>
    <w:rsid w:val="000C2B78"/>
    <w:rsid w:val="000C542F"/>
    <w:rsid w:val="000D7978"/>
    <w:rsid w:val="000E0701"/>
    <w:rsid w:val="000E20B1"/>
    <w:rsid w:val="000E25BE"/>
    <w:rsid w:val="000E2C48"/>
    <w:rsid w:val="000E4D2B"/>
    <w:rsid w:val="000E510B"/>
    <w:rsid w:val="000E58B4"/>
    <w:rsid w:val="000E59EF"/>
    <w:rsid w:val="000E5ABC"/>
    <w:rsid w:val="000F1328"/>
    <w:rsid w:val="000F18CD"/>
    <w:rsid w:val="000F3CE8"/>
    <w:rsid w:val="000F5214"/>
    <w:rsid w:val="000F6342"/>
    <w:rsid w:val="000F6686"/>
    <w:rsid w:val="0010010C"/>
    <w:rsid w:val="001007D4"/>
    <w:rsid w:val="00103829"/>
    <w:rsid w:val="0010391F"/>
    <w:rsid w:val="0010630E"/>
    <w:rsid w:val="001065E5"/>
    <w:rsid w:val="00107D60"/>
    <w:rsid w:val="00111D8D"/>
    <w:rsid w:val="00112B31"/>
    <w:rsid w:val="001146F0"/>
    <w:rsid w:val="00115428"/>
    <w:rsid w:val="00115958"/>
    <w:rsid w:val="00116F89"/>
    <w:rsid w:val="0012053D"/>
    <w:rsid w:val="00123095"/>
    <w:rsid w:val="001247F4"/>
    <w:rsid w:val="001276F3"/>
    <w:rsid w:val="00127D6B"/>
    <w:rsid w:val="0013171F"/>
    <w:rsid w:val="0013260F"/>
    <w:rsid w:val="0013417C"/>
    <w:rsid w:val="00135A72"/>
    <w:rsid w:val="00136AFB"/>
    <w:rsid w:val="001373D3"/>
    <w:rsid w:val="0013777A"/>
    <w:rsid w:val="001404D4"/>
    <w:rsid w:val="00141523"/>
    <w:rsid w:val="00143754"/>
    <w:rsid w:val="00144183"/>
    <w:rsid w:val="00145BC9"/>
    <w:rsid w:val="00146577"/>
    <w:rsid w:val="001501D0"/>
    <w:rsid w:val="00151ABF"/>
    <w:rsid w:val="00155697"/>
    <w:rsid w:val="00157DFF"/>
    <w:rsid w:val="00160621"/>
    <w:rsid w:val="001622D3"/>
    <w:rsid w:val="00162383"/>
    <w:rsid w:val="00162FEF"/>
    <w:rsid w:val="0016748F"/>
    <w:rsid w:val="00167982"/>
    <w:rsid w:val="00170FD4"/>
    <w:rsid w:val="001717C0"/>
    <w:rsid w:val="001754F9"/>
    <w:rsid w:val="00175D17"/>
    <w:rsid w:val="00185AB4"/>
    <w:rsid w:val="00186B8D"/>
    <w:rsid w:val="0018701B"/>
    <w:rsid w:val="0019698D"/>
    <w:rsid w:val="001A0A02"/>
    <w:rsid w:val="001A4273"/>
    <w:rsid w:val="001A50BD"/>
    <w:rsid w:val="001B0560"/>
    <w:rsid w:val="001B1CA1"/>
    <w:rsid w:val="001B2A70"/>
    <w:rsid w:val="001C008F"/>
    <w:rsid w:val="001C1DED"/>
    <w:rsid w:val="001C23D1"/>
    <w:rsid w:val="001C64F1"/>
    <w:rsid w:val="001C64F7"/>
    <w:rsid w:val="001C6C4C"/>
    <w:rsid w:val="001D00F1"/>
    <w:rsid w:val="001D0314"/>
    <w:rsid w:val="001D15D5"/>
    <w:rsid w:val="001D2C14"/>
    <w:rsid w:val="001D354D"/>
    <w:rsid w:val="001D39E1"/>
    <w:rsid w:val="001D4583"/>
    <w:rsid w:val="001D6368"/>
    <w:rsid w:val="001D6C22"/>
    <w:rsid w:val="001D7995"/>
    <w:rsid w:val="001D7D24"/>
    <w:rsid w:val="001E00AA"/>
    <w:rsid w:val="001E3F79"/>
    <w:rsid w:val="001E5B15"/>
    <w:rsid w:val="001E62A4"/>
    <w:rsid w:val="001F0191"/>
    <w:rsid w:val="001F19FD"/>
    <w:rsid w:val="001F3403"/>
    <w:rsid w:val="00204F46"/>
    <w:rsid w:val="00204F65"/>
    <w:rsid w:val="002109DE"/>
    <w:rsid w:val="00211F96"/>
    <w:rsid w:val="002133B2"/>
    <w:rsid w:val="00213ABD"/>
    <w:rsid w:val="00214983"/>
    <w:rsid w:val="00215529"/>
    <w:rsid w:val="00216793"/>
    <w:rsid w:val="00216828"/>
    <w:rsid w:val="00217305"/>
    <w:rsid w:val="0022041E"/>
    <w:rsid w:val="00221A45"/>
    <w:rsid w:val="0022343A"/>
    <w:rsid w:val="002234B9"/>
    <w:rsid w:val="00225023"/>
    <w:rsid w:val="0022781A"/>
    <w:rsid w:val="00230230"/>
    <w:rsid w:val="002305F9"/>
    <w:rsid w:val="00231378"/>
    <w:rsid w:val="002336C4"/>
    <w:rsid w:val="0023480F"/>
    <w:rsid w:val="00236AF0"/>
    <w:rsid w:val="00237336"/>
    <w:rsid w:val="0024017A"/>
    <w:rsid w:val="0024042B"/>
    <w:rsid w:val="00242978"/>
    <w:rsid w:val="002443A2"/>
    <w:rsid w:val="002448C5"/>
    <w:rsid w:val="002455D5"/>
    <w:rsid w:val="00245F82"/>
    <w:rsid w:val="002502A9"/>
    <w:rsid w:val="002524E6"/>
    <w:rsid w:val="00252EE7"/>
    <w:rsid w:val="0025399D"/>
    <w:rsid w:val="002562DD"/>
    <w:rsid w:val="00260093"/>
    <w:rsid w:val="0026013B"/>
    <w:rsid w:val="002615CB"/>
    <w:rsid w:val="0026532C"/>
    <w:rsid w:val="0026634B"/>
    <w:rsid w:val="00267A85"/>
    <w:rsid w:val="00267E5D"/>
    <w:rsid w:val="00270494"/>
    <w:rsid w:val="00270B52"/>
    <w:rsid w:val="00275B44"/>
    <w:rsid w:val="0027729F"/>
    <w:rsid w:val="0028323C"/>
    <w:rsid w:val="0028398C"/>
    <w:rsid w:val="002839FC"/>
    <w:rsid w:val="002908C0"/>
    <w:rsid w:val="0029258E"/>
    <w:rsid w:val="00294504"/>
    <w:rsid w:val="00294B58"/>
    <w:rsid w:val="00294FD1"/>
    <w:rsid w:val="002A33F7"/>
    <w:rsid w:val="002A5A45"/>
    <w:rsid w:val="002B1B8F"/>
    <w:rsid w:val="002B4FB3"/>
    <w:rsid w:val="002B5EC5"/>
    <w:rsid w:val="002C33C1"/>
    <w:rsid w:val="002D07AF"/>
    <w:rsid w:val="002D2C6A"/>
    <w:rsid w:val="002D2F40"/>
    <w:rsid w:val="002D2F74"/>
    <w:rsid w:val="002D555F"/>
    <w:rsid w:val="002E25BD"/>
    <w:rsid w:val="002E5A9A"/>
    <w:rsid w:val="002F234D"/>
    <w:rsid w:val="002F39C3"/>
    <w:rsid w:val="002F45CC"/>
    <w:rsid w:val="002F4DD6"/>
    <w:rsid w:val="002F51FE"/>
    <w:rsid w:val="002F64FC"/>
    <w:rsid w:val="00301044"/>
    <w:rsid w:val="00304AA7"/>
    <w:rsid w:val="00312084"/>
    <w:rsid w:val="00312FF1"/>
    <w:rsid w:val="00313B1E"/>
    <w:rsid w:val="0031510E"/>
    <w:rsid w:val="003168C5"/>
    <w:rsid w:val="003203B1"/>
    <w:rsid w:val="003203D5"/>
    <w:rsid w:val="00321B4E"/>
    <w:rsid w:val="00323464"/>
    <w:rsid w:val="003235C3"/>
    <w:rsid w:val="0032550D"/>
    <w:rsid w:val="0033024F"/>
    <w:rsid w:val="00331D33"/>
    <w:rsid w:val="00335717"/>
    <w:rsid w:val="003409F7"/>
    <w:rsid w:val="00341F4C"/>
    <w:rsid w:val="0034254A"/>
    <w:rsid w:val="003428E6"/>
    <w:rsid w:val="003429B4"/>
    <w:rsid w:val="00344371"/>
    <w:rsid w:val="00345FD4"/>
    <w:rsid w:val="003463FC"/>
    <w:rsid w:val="003464F7"/>
    <w:rsid w:val="003472E6"/>
    <w:rsid w:val="00353B71"/>
    <w:rsid w:val="00353C88"/>
    <w:rsid w:val="00354DBE"/>
    <w:rsid w:val="00361E42"/>
    <w:rsid w:val="00364853"/>
    <w:rsid w:val="003659CF"/>
    <w:rsid w:val="00366A53"/>
    <w:rsid w:val="00367F49"/>
    <w:rsid w:val="003700E8"/>
    <w:rsid w:val="00371749"/>
    <w:rsid w:val="00371909"/>
    <w:rsid w:val="00372E47"/>
    <w:rsid w:val="00373780"/>
    <w:rsid w:val="003757CB"/>
    <w:rsid w:val="00375BBE"/>
    <w:rsid w:val="0037758D"/>
    <w:rsid w:val="0038076A"/>
    <w:rsid w:val="00380ABA"/>
    <w:rsid w:val="00381096"/>
    <w:rsid w:val="003816C0"/>
    <w:rsid w:val="003821D2"/>
    <w:rsid w:val="0038415C"/>
    <w:rsid w:val="00385380"/>
    <w:rsid w:val="00391095"/>
    <w:rsid w:val="00391854"/>
    <w:rsid w:val="003929E4"/>
    <w:rsid w:val="003A2298"/>
    <w:rsid w:val="003A720B"/>
    <w:rsid w:val="003B0183"/>
    <w:rsid w:val="003B2828"/>
    <w:rsid w:val="003B312B"/>
    <w:rsid w:val="003B4A36"/>
    <w:rsid w:val="003B5CED"/>
    <w:rsid w:val="003B65EB"/>
    <w:rsid w:val="003C2502"/>
    <w:rsid w:val="003C2627"/>
    <w:rsid w:val="003C775A"/>
    <w:rsid w:val="003D2881"/>
    <w:rsid w:val="003D36D2"/>
    <w:rsid w:val="003E05C8"/>
    <w:rsid w:val="003E3931"/>
    <w:rsid w:val="003E53DC"/>
    <w:rsid w:val="003F04B0"/>
    <w:rsid w:val="003F0C58"/>
    <w:rsid w:val="003F1810"/>
    <w:rsid w:val="003F4FFB"/>
    <w:rsid w:val="003F5ED3"/>
    <w:rsid w:val="003F712D"/>
    <w:rsid w:val="0040171B"/>
    <w:rsid w:val="00407CE2"/>
    <w:rsid w:val="00410EFE"/>
    <w:rsid w:val="0041408A"/>
    <w:rsid w:val="00417B93"/>
    <w:rsid w:val="00421A47"/>
    <w:rsid w:val="00422330"/>
    <w:rsid w:val="0042470B"/>
    <w:rsid w:val="00424F7E"/>
    <w:rsid w:val="00427B34"/>
    <w:rsid w:val="004339D5"/>
    <w:rsid w:val="00437038"/>
    <w:rsid w:val="0043767C"/>
    <w:rsid w:val="00441D71"/>
    <w:rsid w:val="00444F6E"/>
    <w:rsid w:val="00445D9E"/>
    <w:rsid w:val="00445F36"/>
    <w:rsid w:val="00450695"/>
    <w:rsid w:val="00451627"/>
    <w:rsid w:val="0045325D"/>
    <w:rsid w:val="0045380F"/>
    <w:rsid w:val="0045539F"/>
    <w:rsid w:val="00456590"/>
    <w:rsid w:val="00464B47"/>
    <w:rsid w:val="00465736"/>
    <w:rsid w:val="00466B58"/>
    <w:rsid w:val="00477AAC"/>
    <w:rsid w:val="00477FF3"/>
    <w:rsid w:val="00481B18"/>
    <w:rsid w:val="004820E6"/>
    <w:rsid w:val="00484568"/>
    <w:rsid w:val="004935FD"/>
    <w:rsid w:val="0049437D"/>
    <w:rsid w:val="004943AD"/>
    <w:rsid w:val="00495069"/>
    <w:rsid w:val="00495241"/>
    <w:rsid w:val="00496322"/>
    <w:rsid w:val="00497A59"/>
    <w:rsid w:val="00497B60"/>
    <w:rsid w:val="004A2B56"/>
    <w:rsid w:val="004B06A1"/>
    <w:rsid w:val="004B497F"/>
    <w:rsid w:val="004B7311"/>
    <w:rsid w:val="004B7619"/>
    <w:rsid w:val="004C00D1"/>
    <w:rsid w:val="004C32CD"/>
    <w:rsid w:val="004C4462"/>
    <w:rsid w:val="004C55A4"/>
    <w:rsid w:val="004C68BC"/>
    <w:rsid w:val="004D1A7E"/>
    <w:rsid w:val="004D6246"/>
    <w:rsid w:val="004E0E4F"/>
    <w:rsid w:val="004E109A"/>
    <w:rsid w:val="004E1D4F"/>
    <w:rsid w:val="004E3F37"/>
    <w:rsid w:val="004E4D3D"/>
    <w:rsid w:val="004F2B19"/>
    <w:rsid w:val="004F3F31"/>
    <w:rsid w:val="004F4259"/>
    <w:rsid w:val="004F54D5"/>
    <w:rsid w:val="004F6834"/>
    <w:rsid w:val="004F6B90"/>
    <w:rsid w:val="004F6DF9"/>
    <w:rsid w:val="004F732F"/>
    <w:rsid w:val="00500395"/>
    <w:rsid w:val="00501AA0"/>
    <w:rsid w:val="00503B4E"/>
    <w:rsid w:val="00503C58"/>
    <w:rsid w:val="005069A2"/>
    <w:rsid w:val="0051352E"/>
    <w:rsid w:val="005155BE"/>
    <w:rsid w:val="00515E92"/>
    <w:rsid w:val="00521856"/>
    <w:rsid w:val="0052291D"/>
    <w:rsid w:val="00522AAF"/>
    <w:rsid w:val="00522DAF"/>
    <w:rsid w:val="00523668"/>
    <w:rsid w:val="00525573"/>
    <w:rsid w:val="00526C30"/>
    <w:rsid w:val="005277D5"/>
    <w:rsid w:val="005301FD"/>
    <w:rsid w:val="00532FED"/>
    <w:rsid w:val="00536B4C"/>
    <w:rsid w:val="00540856"/>
    <w:rsid w:val="00545234"/>
    <w:rsid w:val="0055010F"/>
    <w:rsid w:val="0055447B"/>
    <w:rsid w:val="00555854"/>
    <w:rsid w:val="00560771"/>
    <w:rsid w:val="0056225F"/>
    <w:rsid w:val="00562824"/>
    <w:rsid w:val="00562E36"/>
    <w:rsid w:val="005659C5"/>
    <w:rsid w:val="00565B9F"/>
    <w:rsid w:val="00567A77"/>
    <w:rsid w:val="005734F8"/>
    <w:rsid w:val="0057495E"/>
    <w:rsid w:val="00581519"/>
    <w:rsid w:val="00581D86"/>
    <w:rsid w:val="005848A3"/>
    <w:rsid w:val="00584F52"/>
    <w:rsid w:val="005862B8"/>
    <w:rsid w:val="00590DF9"/>
    <w:rsid w:val="00593573"/>
    <w:rsid w:val="00593FE0"/>
    <w:rsid w:val="00595239"/>
    <w:rsid w:val="005975A0"/>
    <w:rsid w:val="005A6C83"/>
    <w:rsid w:val="005A7F52"/>
    <w:rsid w:val="005B334A"/>
    <w:rsid w:val="005B3362"/>
    <w:rsid w:val="005B3F9A"/>
    <w:rsid w:val="005B4090"/>
    <w:rsid w:val="005C01BB"/>
    <w:rsid w:val="005C198C"/>
    <w:rsid w:val="005C2094"/>
    <w:rsid w:val="005C3B9C"/>
    <w:rsid w:val="005C49FD"/>
    <w:rsid w:val="005C5E8A"/>
    <w:rsid w:val="005C7CE5"/>
    <w:rsid w:val="005D0495"/>
    <w:rsid w:val="005D0EB2"/>
    <w:rsid w:val="005D1653"/>
    <w:rsid w:val="005D2944"/>
    <w:rsid w:val="005D325E"/>
    <w:rsid w:val="005D39CD"/>
    <w:rsid w:val="005D3FE8"/>
    <w:rsid w:val="005E0EB4"/>
    <w:rsid w:val="005E187E"/>
    <w:rsid w:val="005E1D59"/>
    <w:rsid w:val="005E2922"/>
    <w:rsid w:val="005E43B8"/>
    <w:rsid w:val="005E43D4"/>
    <w:rsid w:val="005E78AE"/>
    <w:rsid w:val="005E7BF8"/>
    <w:rsid w:val="005F04E6"/>
    <w:rsid w:val="005F0782"/>
    <w:rsid w:val="005F0B93"/>
    <w:rsid w:val="005F18E5"/>
    <w:rsid w:val="005F1A48"/>
    <w:rsid w:val="005F5476"/>
    <w:rsid w:val="005F66F8"/>
    <w:rsid w:val="006013C6"/>
    <w:rsid w:val="006055E0"/>
    <w:rsid w:val="00613C85"/>
    <w:rsid w:val="00614733"/>
    <w:rsid w:val="00614EFA"/>
    <w:rsid w:val="006218CC"/>
    <w:rsid w:val="00621EB1"/>
    <w:rsid w:val="0062201E"/>
    <w:rsid w:val="006222B4"/>
    <w:rsid w:val="0062407D"/>
    <w:rsid w:val="00624C9C"/>
    <w:rsid w:val="006274DA"/>
    <w:rsid w:val="00630070"/>
    <w:rsid w:val="00630305"/>
    <w:rsid w:val="00630514"/>
    <w:rsid w:val="006308EC"/>
    <w:rsid w:val="0063140E"/>
    <w:rsid w:val="00637A78"/>
    <w:rsid w:val="00637CB1"/>
    <w:rsid w:val="00640EBA"/>
    <w:rsid w:val="00643959"/>
    <w:rsid w:val="00644C58"/>
    <w:rsid w:val="0064515E"/>
    <w:rsid w:val="00646778"/>
    <w:rsid w:val="00647E42"/>
    <w:rsid w:val="00651C9E"/>
    <w:rsid w:val="006553DF"/>
    <w:rsid w:val="00655DFF"/>
    <w:rsid w:val="00656F38"/>
    <w:rsid w:val="0065708C"/>
    <w:rsid w:val="006576BF"/>
    <w:rsid w:val="006579B3"/>
    <w:rsid w:val="00657A61"/>
    <w:rsid w:val="006615F1"/>
    <w:rsid w:val="0066326C"/>
    <w:rsid w:val="006635BF"/>
    <w:rsid w:val="0066568E"/>
    <w:rsid w:val="00670567"/>
    <w:rsid w:val="0067295E"/>
    <w:rsid w:val="006746C8"/>
    <w:rsid w:val="006806BA"/>
    <w:rsid w:val="00680E96"/>
    <w:rsid w:val="006814FF"/>
    <w:rsid w:val="006827C7"/>
    <w:rsid w:val="00685614"/>
    <w:rsid w:val="00686EEB"/>
    <w:rsid w:val="006872BB"/>
    <w:rsid w:val="006873D4"/>
    <w:rsid w:val="00691721"/>
    <w:rsid w:val="0069306C"/>
    <w:rsid w:val="006974F2"/>
    <w:rsid w:val="006A1C12"/>
    <w:rsid w:val="006A2A15"/>
    <w:rsid w:val="006A2F36"/>
    <w:rsid w:val="006A3A62"/>
    <w:rsid w:val="006A3C03"/>
    <w:rsid w:val="006A60B2"/>
    <w:rsid w:val="006A60CF"/>
    <w:rsid w:val="006A64E1"/>
    <w:rsid w:val="006A7B34"/>
    <w:rsid w:val="006B088D"/>
    <w:rsid w:val="006C4201"/>
    <w:rsid w:val="006C635F"/>
    <w:rsid w:val="006D1A25"/>
    <w:rsid w:val="006D62B8"/>
    <w:rsid w:val="006D7957"/>
    <w:rsid w:val="006E338C"/>
    <w:rsid w:val="006E77DC"/>
    <w:rsid w:val="006F1D29"/>
    <w:rsid w:val="006F3A25"/>
    <w:rsid w:val="00703156"/>
    <w:rsid w:val="00703AC5"/>
    <w:rsid w:val="00707EA8"/>
    <w:rsid w:val="00710A47"/>
    <w:rsid w:val="00710D5C"/>
    <w:rsid w:val="00711AAE"/>
    <w:rsid w:val="00713C6F"/>
    <w:rsid w:val="00715897"/>
    <w:rsid w:val="00715D49"/>
    <w:rsid w:val="00716551"/>
    <w:rsid w:val="00721BED"/>
    <w:rsid w:val="007226FD"/>
    <w:rsid w:val="00723CA3"/>
    <w:rsid w:val="007248FD"/>
    <w:rsid w:val="00731EEA"/>
    <w:rsid w:val="007358B5"/>
    <w:rsid w:val="007368D2"/>
    <w:rsid w:val="00736FEF"/>
    <w:rsid w:val="0074139C"/>
    <w:rsid w:val="00742D8B"/>
    <w:rsid w:val="007449F0"/>
    <w:rsid w:val="007461F0"/>
    <w:rsid w:val="0074670B"/>
    <w:rsid w:val="00751EA2"/>
    <w:rsid w:val="00755508"/>
    <w:rsid w:val="007572B5"/>
    <w:rsid w:val="007608C7"/>
    <w:rsid w:val="0076291D"/>
    <w:rsid w:val="00766616"/>
    <w:rsid w:val="00770E3E"/>
    <w:rsid w:val="00775A69"/>
    <w:rsid w:val="0078071B"/>
    <w:rsid w:val="00783D3B"/>
    <w:rsid w:val="00784B9D"/>
    <w:rsid w:val="00785E06"/>
    <w:rsid w:val="00787DF4"/>
    <w:rsid w:val="00793AFC"/>
    <w:rsid w:val="0079412E"/>
    <w:rsid w:val="007956E7"/>
    <w:rsid w:val="00796CFC"/>
    <w:rsid w:val="007A1DB1"/>
    <w:rsid w:val="007A2539"/>
    <w:rsid w:val="007A30C5"/>
    <w:rsid w:val="007A4CBA"/>
    <w:rsid w:val="007A5353"/>
    <w:rsid w:val="007B2F0A"/>
    <w:rsid w:val="007B3E14"/>
    <w:rsid w:val="007C1863"/>
    <w:rsid w:val="007C23F0"/>
    <w:rsid w:val="007C2410"/>
    <w:rsid w:val="007C35D6"/>
    <w:rsid w:val="007C399B"/>
    <w:rsid w:val="007C4016"/>
    <w:rsid w:val="007C4489"/>
    <w:rsid w:val="007C4A55"/>
    <w:rsid w:val="007C5147"/>
    <w:rsid w:val="007C51FB"/>
    <w:rsid w:val="007C70DE"/>
    <w:rsid w:val="007D0872"/>
    <w:rsid w:val="007D3A23"/>
    <w:rsid w:val="007D67D5"/>
    <w:rsid w:val="007D6D23"/>
    <w:rsid w:val="007D7288"/>
    <w:rsid w:val="007E0E5E"/>
    <w:rsid w:val="007E0FFE"/>
    <w:rsid w:val="007E3D1C"/>
    <w:rsid w:val="007F0736"/>
    <w:rsid w:val="007F325C"/>
    <w:rsid w:val="007F3A9C"/>
    <w:rsid w:val="007F40D8"/>
    <w:rsid w:val="007F4D8F"/>
    <w:rsid w:val="007F6196"/>
    <w:rsid w:val="007F7F74"/>
    <w:rsid w:val="00802589"/>
    <w:rsid w:val="008033C8"/>
    <w:rsid w:val="00805FA7"/>
    <w:rsid w:val="00810591"/>
    <w:rsid w:val="00810B26"/>
    <w:rsid w:val="0081197D"/>
    <w:rsid w:val="008142B4"/>
    <w:rsid w:val="00814E9E"/>
    <w:rsid w:val="00816A13"/>
    <w:rsid w:val="00817133"/>
    <w:rsid w:val="00817CE7"/>
    <w:rsid w:val="00820562"/>
    <w:rsid w:val="00824054"/>
    <w:rsid w:val="00824BA6"/>
    <w:rsid w:val="00826B2B"/>
    <w:rsid w:val="00827AED"/>
    <w:rsid w:val="008373A6"/>
    <w:rsid w:val="00837474"/>
    <w:rsid w:val="00837A74"/>
    <w:rsid w:val="00841A82"/>
    <w:rsid w:val="00844032"/>
    <w:rsid w:val="00850BDA"/>
    <w:rsid w:val="008522F8"/>
    <w:rsid w:val="0085232F"/>
    <w:rsid w:val="00852F47"/>
    <w:rsid w:val="008549D0"/>
    <w:rsid w:val="00861E50"/>
    <w:rsid w:val="008645E1"/>
    <w:rsid w:val="008653AF"/>
    <w:rsid w:val="00867007"/>
    <w:rsid w:val="00871E79"/>
    <w:rsid w:val="00873AF6"/>
    <w:rsid w:val="00874D9E"/>
    <w:rsid w:val="00880668"/>
    <w:rsid w:val="008812D5"/>
    <w:rsid w:val="008820CC"/>
    <w:rsid w:val="0088279D"/>
    <w:rsid w:val="008864CF"/>
    <w:rsid w:val="00886D6D"/>
    <w:rsid w:val="00890463"/>
    <w:rsid w:val="00892368"/>
    <w:rsid w:val="00894E02"/>
    <w:rsid w:val="0089552E"/>
    <w:rsid w:val="00896CD8"/>
    <w:rsid w:val="00896EF2"/>
    <w:rsid w:val="00897685"/>
    <w:rsid w:val="008A358F"/>
    <w:rsid w:val="008A4ED9"/>
    <w:rsid w:val="008B157E"/>
    <w:rsid w:val="008B187A"/>
    <w:rsid w:val="008B3723"/>
    <w:rsid w:val="008B5847"/>
    <w:rsid w:val="008B6FAF"/>
    <w:rsid w:val="008C0E78"/>
    <w:rsid w:val="008C38C1"/>
    <w:rsid w:val="008D0E92"/>
    <w:rsid w:val="008D4030"/>
    <w:rsid w:val="008E0AE1"/>
    <w:rsid w:val="008E1A83"/>
    <w:rsid w:val="008E40A8"/>
    <w:rsid w:val="008E750C"/>
    <w:rsid w:val="008F6D5B"/>
    <w:rsid w:val="008F7FA8"/>
    <w:rsid w:val="00901347"/>
    <w:rsid w:val="0090153B"/>
    <w:rsid w:val="00904158"/>
    <w:rsid w:val="00905F85"/>
    <w:rsid w:val="00906FE5"/>
    <w:rsid w:val="009127F4"/>
    <w:rsid w:val="00912A49"/>
    <w:rsid w:val="00920A06"/>
    <w:rsid w:val="00920D52"/>
    <w:rsid w:val="00920E63"/>
    <w:rsid w:val="00921B23"/>
    <w:rsid w:val="00921F8F"/>
    <w:rsid w:val="009236F3"/>
    <w:rsid w:val="00926ABD"/>
    <w:rsid w:val="00933DA0"/>
    <w:rsid w:val="009402A0"/>
    <w:rsid w:val="00940D60"/>
    <w:rsid w:val="00941898"/>
    <w:rsid w:val="009422D6"/>
    <w:rsid w:val="00943655"/>
    <w:rsid w:val="009439C3"/>
    <w:rsid w:val="00944BB7"/>
    <w:rsid w:val="00946217"/>
    <w:rsid w:val="00946E3A"/>
    <w:rsid w:val="009549F5"/>
    <w:rsid w:val="00956AA9"/>
    <w:rsid w:val="00957B6E"/>
    <w:rsid w:val="00961C1C"/>
    <w:rsid w:val="00961F0E"/>
    <w:rsid w:val="00962D38"/>
    <w:rsid w:val="0096348F"/>
    <w:rsid w:val="0096621F"/>
    <w:rsid w:val="00966234"/>
    <w:rsid w:val="009669D1"/>
    <w:rsid w:val="00966F30"/>
    <w:rsid w:val="009676AA"/>
    <w:rsid w:val="00970198"/>
    <w:rsid w:val="00970E63"/>
    <w:rsid w:val="00973685"/>
    <w:rsid w:val="00977542"/>
    <w:rsid w:val="009814A5"/>
    <w:rsid w:val="009841D3"/>
    <w:rsid w:val="00985DAC"/>
    <w:rsid w:val="00986603"/>
    <w:rsid w:val="0099063C"/>
    <w:rsid w:val="00991CB7"/>
    <w:rsid w:val="00992E72"/>
    <w:rsid w:val="00994107"/>
    <w:rsid w:val="009A0CED"/>
    <w:rsid w:val="009A2FD1"/>
    <w:rsid w:val="009A4CAD"/>
    <w:rsid w:val="009A607F"/>
    <w:rsid w:val="009A6423"/>
    <w:rsid w:val="009A729A"/>
    <w:rsid w:val="009B1336"/>
    <w:rsid w:val="009B443E"/>
    <w:rsid w:val="009B6662"/>
    <w:rsid w:val="009B7A43"/>
    <w:rsid w:val="009C040A"/>
    <w:rsid w:val="009C27B9"/>
    <w:rsid w:val="009C4B26"/>
    <w:rsid w:val="009C50D5"/>
    <w:rsid w:val="009C725B"/>
    <w:rsid w:val="009C7509"/>
    <w:rsid w:val="009C7D46"/>
    <w:rsid w:val="009D4CAD"/>
    <w:rsid w:val="009D59EB"/>
    <w:rsid w:val="009D69BC"/>
    <w:rsid w:val="009D6F14"/>
    <w:rsid w:val="009E21BE"/>
    <w:rsid w:val="009E2263"/>
    <w:rsid w:val="009E2783"/>
    <w:rsid w:val="009E4AD9"/>
    <w:rsid w:val="009E5D2E"/>
    <w:rsid w:val="009E70A6"/>
    <w:rsid w:val="009E7EAB"/>
    <w:rsid w:val="009F7F5A"/>
    <w:rsid w:val="00A0092C"/>
    <w:rsid w:val="00A011BA"/>
    <w:rsid w:val="00A0689B"/>
    <w:rsid w:val="00A0739C"/>
    <w:rsid w:val="00A10D28"/>
    <w:rsid w:val="00A15068"/>
    <w:rsid w:val="00A159E7"/>
    <w:rsid w:val="00A16847"/>
    <w:rsid w:val="00A2046B"/>
    <w:rsid w:val="00A21022"/>
    <w:rsid w:val="00A222C9"/>
    <w:rsid w:val="00A22E9E"/>
    <w:rsid w:val="00A235F6"/>
    <w:rsid w:val="00A23AF7"/>
    <w:rsid w:val="00A24EBC"/>
    <w:rsid w:val="00A25B1E"/>
    <w:rsid w:val="00A263CA"/>
    <w:rsid w:val="00A26EC2"/>
    <w:rsid w:val="00A32432"/>
    <w:rsid w:val="00A40F98"/>
    <w:rsid w:val="00A431D4"/>
    <w:rsid w:val="00A44C74"/>
    <w:rsid w:val="00A45BFE"/>
    <w:rsid w:val="00A5701C"/>
    <w:rsid w:val="00A63B50"/>
    <w:rsid w:val="00A64BBE"/>
    <w:rsid w:val="00A65649"/>
    <w:rsid w:val="00A66EDC"/>
    <w:rsid w:val="00A67F3F"/>
    <w:rsid w:val="00A704D9"/>
    <w:rsid w:val="00A71445"/>
    <w:rsid w:val="00A739A3"/>
    <w:rsid w:val="00A75229"/>
    <w:rsid w:val="00A75851"/>
    <w:rsid w:val="00A75DA7"/>
    <w:rsid w:val="00A76E1B"/>
    <w:rsid w:val="00A77DFA"/>
    <w:rsid w:val="00A8444C"/>
    <w:rsid w:val="00A870BA"/>
    <w:rsid w:val="00AA08F1"/>
    <w:rsid w:val="00AA1B66"/>
    <w:rsid w:val="00AA6A8A"/>
    <w:rsid w:val="00AA6BE2"/>
    <w:rsid w:val="00AB0332"/>
    <w:rsid w:val="00AB09DC"/>
    <w:rsid w:val="00AB34DB"/>
    <w:rsid w:val="00AB467F"/>
    <w:rsid w:val="00AB55C6"/>
    <w:rsid w:val="00AB6244"/>
    <w:rsid w:val="00AC1946"/>
    <w:rsid w:val="00AC50C1"/>
    <w:rsid w:val="00AC5A5A"/>
    <w:rsid w:val="00AC639F"/>
    <w:rsid w:val="00AD1446"/>
    <w:rsid w:val="00AD1E66"/>
    <w:rsid w:val="00AD539C"/>
    <w:rsid w:val="00AD6721"/>
    <w:rsid w:val="00AE183D"/>
    <w:rsid w:val="00AE1DC8"/>
    <w:rsid w:val="00AE7830"/>
    <w:rsid w:val="00AF0B0F"/>
    <w:rsid w:val="00AF6EFD"/>
    <w:rsid w:val="00B0163B"/>
    <w:rsid w:val="00B01AF9"/>
    <w:rsid w:val="00B01D95"/>
    <w:rsid w:val="00B02130"/>
    <w:rsid w:val="00B02CC7"/>
    <w:rsid w:val="00B12312"/>
    <w:rsid w:val="00B14912"/>
    <w:rsid w:val="00B15DD6"/>
    <w:rsid w:val="00B20D4F"/>
    <w:rsid w:val="00B22058"/>
    <w:rsid w:val="00B25CB6"/>
    <w:rsid w:val="00B27639"/>
    <w:rsid w:val="00B3006A"/>
    <w:rsid w:val="00B30D73"/>
    <w:rsid w:val="00B361E2"/>
    <w:rsid w:val="00B40142"/>
    <w:rsid w:val="00B41C26"/>
    <w:rsid w:val="00B42C8E"/>
    <w:rsid w:val="00B46485"/>
    <w:rsid w:val="00B474B2"/>
    <w:rsid w:val="00B511E4"/>
    <w:rsid w:val="00B52082"/>
    <w:rsid w:val="00B5314D"/>
    <w:rsid w:val="00B55F1A"/>
    <w:rsid w:val="00B56477"/>
    <w:rsid w:val="00B56A4D"/>
    <w:rsid w:val="00B63A26"/>
    <w:rsid w:val="00B6512D"/>
    <w:rsid w:val="00B66D72"/>
    <w:rsid w:val="00B66F8B"/>
    <w:rsid w:val="00B714B8"/>
    <w:rsid w:val="00B77B58"/>
    <w:rsid w:val="00B8087E"/>
    <w:rsid w:val="00B84675"/>
    <w:rsid w:val="00B85A50"/>
    <w:rsid w:val="00B86CC5"/>
    <w:rsid w:val="00B9030A"/>
    <w:rsid w:val="00B91866"/>
    <w:rsid w:val="00B93435"/>
    <w:rsid w:val="00B95984"/>
    <w:rsid w:val="00B95EE0"/>
    <w:rsid w:val="00BA3DF5"/>
    <w:rsid w:val="00BA457D"/>
    <w:rsid w:val="00BA7333"/>
    <w:rsid w:val="00BB174D"/>
    <w:rsid w:val="00BB17D6"/>
    <w:rsid w:val="00BB296A"/>
    <w:rsid w:val="00BB2EC3"/>
    <w:rsid w:val="00BB5091"/>
    <w:rsid w:val="00BC05C0"/>
    <w:rsid w:val="00BC0643"/>
    <w:rsid w:val="00BC06EE"/>
    <w:rsid w:val="00BC4A25"/>
    <w:rsid w:val="00BC7BF3"/>
    <w:rsid w:val="00BC7C44"/>
    <w:rsid w:val="00BD05CB"/>
    <w:rsid w:val="00BD122B"/>
    <w:rsid w:val="00BD12E8"/>
    <w:rsid w:val="00BD4025"/>
    <w:rsid w:val="00BD74F9"/>
    <w:rsid w:val="00BE01FA"/>
    <w:rsid w:val="00BE619E"/>
    <w:rsid w:val="00BE6D6F"/>
    <w:rsid w:val="00BE7FFE"/>
    <w:rsid w:val="00BF05DF"/>
    <w:rsid w:val="00BF0675"/>
    <w:rsid w:val="00BF1387"/>
    <w:rsid w:val="00BF2A00"/>
    <w:rsid w:val="00BF2B5E"/>
    <w:rsid w:val="00C000BD"/>
    <w:rsid w:val="00C0130F"/>
    <w:rsid w:val="00C039BA"/>
    <w:rsid w:val="00C06733"/>
    <w:rsid w:val="00C1000D"/>
    <w:rsid w:val="00C10EFE"/>
    <w:rsid w:val="00C11A73"/>
    <w:rsid w:val="00C11C2D"/>
    <w:rsid w:val="00C121BA"/>
    <w:rsid w:val="00C143E2"/>
    <w:rsid w:val="00C1483F"/>
    <w:rsid w:val="00C1567E"/>
    <w:rsid w:val="00C15A46"/>
    <w:rsid w:val="00C174AB"/>
    <w:rsid w:val="00C23F4F"/>
    <w:rsid w:val="00C25413"/>
    <w:rsid w:val="00C25E50"/>
    <w:rsid w:val="00C260F9"/>
    <w:rsid w:val="00C262AA"/>
    <w:rsid w:val="00C32049"/>
    <w:rsid w:val="00C36515"/>
    <w:rsid w:val="00C42088"/>
    <w:rsid w:val="00C430AF"/>
    <w:rsid w:val="00C4400E"/>
    <w:rsid w:val="00C44156"/>
    <w:rsid w:val="00C45C2B"/>
    <w:rsid w:val="00C461F0"/>
    <w:rsid w:val="00C4785E"/>
    <w:rsid w:val="00C50862"/>
    <w:rsid w:val="00C52B6D"/>
    <w:rsid w:val="00C532B0"/>
    <w:rsid w:val="00C56848"/>
    <w:rsid w:val="00C56A8F"/>
    <w:rsid w:val="00C658C3"/>
    <w:rsid w:val="00C70C5E"/>
    <w:rsid w:val="00C72898"/>
    <w:rsid w:val="00C76B79"/>
    <w:rsid w:val="00C7739F"/>
    <w:rsid w:val="00C801EA"/>
    <w:rsid w:val="00C803DA"/>
    <w:rsid w:val="00C81777"/>
    <w:rsid w:val="00C82CD0"/>
    <w:rsid w:val="00C83016"/>
    <w:rsid w:val="00C8443F"/>
    <w:rsid w:val="00C84D2B"/>
    <w:rsid w:val="00C87FA8"/>
    <w:rsid w:val="00C92A00"/>
    <w:rsid w:val="00C934B7"/>
    <w:rsid w:val="00C94AE2"/>
    <w:rsid w:val="00C94B06"/>
    <w:rsid w:val="00C955FE"/>
    <w:rsid w:val="00C973F9"/>
    <w:rsid w:val="00CA129F"/>
    <w:rsid w:val="00CA1D7F"/>
    <w:rsid w:val="00CA5C49"/>
    <w:rsid w:val="00CB281A"/>
    <w:rsid w:val="00CB2C1E"/>
    <w:rsid w:val="00CB73BC"/>
    <w:rsid w:val="00CC1964"/>
    <w:rsid w:val="00CC261E"/>
    <w:rsid w:val="00CC2D74"/>
    <w:rsid w:val="00CC57AA"/>
    <w:rsid w:val="00CC735A"/>
    <w:rsid w:val="00CC7B23"/>
    <w:rsid w:val="00CC7F48"/>
    <w:rsid w:val="00CD1D5D"/>
    <w:rsid w:val="00CD217F"/>
    <w:rsid w:val="00CD2FA6"/>
    <w:rsid w:val="00CD32ED"/>
    <w:rsid w:val="00CD497B"/>
    <w:rsid w:val="00CD7144"/>
    <w:rsid w:val="00CD75E9"/>
    <w:rsid w:val="00CE10D6"/>
    <w:rsid w:val="00CE17C9"/>
    <w:rsid w:val="00CE37AC"/>
    <w:rsid w:val="00CE5A3F"/>
    <w:rsid w:val="00CE7EC1"/>
    <w:rsid w:val="00CF290C"/>
    <w:rsid w:val="00CF2B68"/>
    <w:rsid w:val="00CF496E"/>
    <w:rsid w:val="00CF6EFA"/>
    <w:rsid w:val="00CF7FEE"/>
    <w:rsid w:val="00D007D4"/>
    <w:rsid w:val="00D01B54"/>
    <w:rsid w:val="00D05178"/>
    <w:rsid w:val="00D1048D"/>
    <w:rsid w:val="00D11343"/>
    <w:rsid w:val="00D13539"/>
    <w:rsid w:val="00D1727E"/>
    <w:rsid w:val="00D2027B"/>
    <w:rsid w:val="00D20DB9"/>
    <w:rsid w:val="00D22AA3"/>
    <w:rsid w:val="00D22ADF"/>
    <w:rsid w:val="00D23427"/>
    <w:rsid w:val="00D238C9"/>
    <w:rsid w:val="00D32D42"/>
    <w:rsid w:val="00D33D11"/>
    <w:rsid w:val="00D3467F"/>
    <w:rsid w:val="00D34F79"/>
    <w:rsid w:val="00D37390"/>
    <w:rsid w:val="00D3754D"/>
    <w:rsid w:val="00D41A4C"/>
    <w:rsid w:val="00D42EBE"/>
    <w:rsid w:val="00D45680"/>
    <w:rsid w:val="00D46888"/>
    <w:rsid w:val="00D4793E"/>
    <w:rsid w:val="00D56879"/>
    <w:rsid w:val="00D57B25"/>
    <w:rsid w:val="00D607D6"/>
    <w:rsid w:val="00D62E5E"/>
    <w:rsid w:val="00D70C55"/>
    <w:rsid w:val="00D72EFC"/>
    <w:rsid w:val="00D80FC8"/>
    <w:rsid w:val="00D83EE9"/>
    <w:rsid w:val="00D90A9D"/>
    <w:rsid w:val="00D93F92"/>
    <w:rsid w:val="00D95C3A"/>
    <w:rsid w:val="00DA1F26"/>
    <w:rsid w:val="00DA3108"/>
    <w:rsid w:val="00DA3B35"/>
    <w:rsid w:val="00DA577B"/>
    <w:rsid w:val="00DA57AD"/>
    <w:rsid w:val="00DB00D3"/>
    <w:rsid w:val="00DB034B"/>
    <w:rsid w:val="00DB2858"/>
    <w:rsid w:val="00DB35B3"/>
    <w:rsid w:val="00DC2025"/>
    <w:rsid w:val="00DC238B"/>
    <w:rsid w:val="00DC25AA"/>
    <w:rsid w:val="00DC575B"/>
    <w:rsid w:val="00DD3392"/>
    <w:rsid w:val="00DD3E92"/>
    <w:rsid w:val="00DD50EA"/>
    <w:rsid w:val="00DD7B46"/>
    <w:rsid w:val="00DE061A"/>
    <w:rsid w:val="00DE13E6"/>
    <w:rsid w:val="00DE41C2"/>
    <w:rsid w:val="00DF0636"/>
    <w:rsid w:val="00DF23D3"/>
    <w:rsid w:val="00DF6AB9"/>
    <w:rsid w:val="00DF77A0"/>
    <w:rsid w:val="00DF7D39"/>
    <w:rsid w:val="00E00AC5"/>
    <w:rsid w:val="00E01F5B"/>
    <w:rsid w:val="00E061DC"/>
    <w:rsid w:val="00E1456B"/>
    <w:rsid w:val="00E21121"/>
    <w:rsid w:val="00E23299"/>
    <w:rsid w:val="00E23F80"/>
    <w:rsid w:val="00E257CD"/>
    <w:rsid w:val="00E30C35"/>
    <w:rsid w:val="00E32BD1"/>
    <w:rsid w:val="00E33E33"/>
    <w:rsid w:val="00E36211"/>
    <w:rsid w:val="00E405E0"/>
    <w:rsid w:val="00E4086A"/>
    <w:rsid w:val="00E41815"/>
    <w:rsid w:val="00E42408"/>
    <w:rsid w:val="00E4276D"/>
    <w:rsid w:val="00E4319E"/>
    <w:rsid w:val="00E4433C"/>
    <w:rsid w:val="00E52710"/>
    <w:rsid w:val="00E54CAB"/>
    <w:rsid w:val="00E5667B"/>
    <w:rsid w:val="00E63878"/>
    <w:rsid w:val="00E643C9"/>
    <w:rsid w:val="00E67FED"/>
    <w:rsid w:val="00E73838"/>
    <w:rsid w:val="00E762A7"/>
    <w:rsid w:val="00E82D5C"/>
    <w:rsid w:val="00E840D2"/>
    <w:rsid w:val="00E85B27"/>
    <w:rsid w:val="00E86173"/>
    <w:rsid w:val="00E876F8"/>
    <w:rsid w:val="00E915EC"/>
    <w:rsid w:val="00E91678"/>
    <w:rsid w:val="00E93674"/>
    <w:rsid w:val="00E93AA9"/>
    <w:rsid w:val="00E95DCD"/>
    <w:rsid w:val="00E96EBE"/>
    <w:rsid w:val="00EA128E"/>
    <w:rsid w:val="00EB119A"/>
    <w:rsid w:val="00EB3C16"/>
    <w:rsid w:val="00EB3FCD"/>
    <w:rsid w:val="00EB65E2"/>
    <w:rsid w:val="00EB678F"/>
    <w:rsid w:val="00EC152A"/>
    <w:rsid w:val="00EC376F"/>
    <w:rsid w:val="00EC54F5"/>
    <w:rsid w:val="00EC5D74"/>
    <w:rsid w:val="00EC771E"/>
    <w:rsid w:val="00EC7BB3"/>
    <w:rsid w:val="00ED0522"/>
    <w:rsid w:val="00ED0A69"/>
    <w:rsid w:val="00ED22F3"/>
    <w:rsid w:val="00ED2C4F"/>
    <w:rsid w:val="00ED3546"/>
    <w:rsid w:val="00ED6D06"/>
    <w:rsid w:val="00EE27A1"/>
    <w:rsid w:val="00EE35AB"/>
    <w:rsid w:val="00EE5933"/>
    <w:rsid w:val="00EE7C01"/>
    <w:rsid w:val="00EF52D3"/>
    <w:rsid w:val="00EF7465"/>
    <w:rsid w:val="00EF7DC8"/>
    <w:rsid w:val="00F01200"/>
    <w:rsid w:val="00F052CF"/>
    <w:rsid w:val="00F05696"/>
    <w:rsid w:val="00F100E2"/>
    <w:rsid w:val="00F11656"/>
    <w:rsid w:val="00F118C1"/>
    <w:rsid w:val="00F17B60"/>
    <w:rsid w:val="00F23F88"/>
    <w:rsid w:val="00F23FF5"/>
    <w:rsid w:val="00F306B7"/>
    <w:rsid w:val="00F32B24"/>
    <w:rsid w:val="00F34ACE"/>
    <w:rsid w:val="00F35104"/>
    <w:rsid w:val="00F35DD1"/>
    <w:rsid w:val="00F4177A"/>
    <w:rsid w:val="00F5067C"/>
    <w:rsid w:val="00F52B69"/>
    <w:rsid w:val="00F552DB"/>
    <w:rsid w:val="00F61163"/>
    <w:rsid w:val="00F61A6A"/>
    <w:rsid w:val="00F62115"/>
    <w:rsid w:val="00F62A16"/>
    <w:rsid w:val="00F6654E"/>
    <w:rsid w:val="00F6742A"/>
    <w:rsid w:val="00F719EF"/>
    <w:rsid w:val="00F724E4"/>
    <w:rsid w:val="00F75E5F"/>
    <w:rsid w:val="00F84BB9"/>
    <w:rsid w:val="00F86531"/>
    <w:rsid w:val="00F8755B"/>
    <w:rsid w:val="00F8772F"/>
    <w:rsid w:val="00F92E13"/>
    <w:rsid w:val="00F93054"/>
    <w:rsid w:val="00F93D14"/>
    <w:rsid w:val="00F93E86"/>
    <w:rsid w:val="00F94A73"/>
    <w:rsid w:val="00F95DB6"/>
    <w:rsid w:val="00F95ED1"/>
    <w:rsid w:val="00F971D9"/>
    <w:rsid w:val="00FA098E"/>
    <w:rsid w:val="00FA1204"/>
    <w:rsid w:val="00FA18E8"/>
    <w:rsid w:val="00FA5849"/>
    <w:rsid w:val="00FA66E2"/>
    <w:rsid w:val="00FA7D59"/>
    <w:rsid w:val="00FB7C10"/>
    <w:rsid w:val="00FC2BC2"/>
    <w:rsid w:val="00FC388B"/>
    <w:rsid w:val="00FC7686"/>
    <w:rsid w:val="00FC7F5E"/>
    <w:rsid w:val="00FD0083"/>
    <w:rsid w:val="00FD1CE4"/>
    <w:rsid w:val="00FD53EA"/>
    <w:rsid w:val="00FD7208"/>
    <w:rsid w:val="00FD74DC"/>
    <w:rsid w:val="00FE1857"/>
    <w:rsid w:val="00FE38D8"/>
    <w:rsid w:val="00FE3A63"/>
    <w:rsid w:val="00FE6FAE"/>
    <w:rsid w:val="00FE7CA9"/>
    <w:rsid w:val="00FF1CF9"/>
    <w:rsid w:val="00FF31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3C8087"/>
  <w15:chartTrackingRefBased/>
  <w15:docId w15:val="{DAE5B7E8-495C-4586-8D24-5EE5065B3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3F4F"/>
    <w:pPr>
      <w:ind w:left="720"/>
      <w:contextualSpacing/>
    </w:pPr>
  </w:style>
  <w:style w:type="character" w:styleId="Hyperlink">
    <w:name w:val="Hyperlink"/>
    <w:basedOn w:val="DefaultParagraphFont"/>
    <w:uiPriority w:val="99"/>
    <w:unhideWhenUsed/>
    <w:rsid w:val="004F3F31"/>
    <w:rPr>
      <w:color w:val="0563C1" w:themeColor="hyperlink"/>
      <w:u w:val="single"/>
    </w:rPr>
  </w:style>
  <w:style w:type="character" w:styleId="UnresolvedMention">
    <w:name w:val="Unresolved Mention"/>
    <w:basedOn w:val="DefaultParagraphFont"/>
    <w:uiPriority w:val="99"/>
    <w:semiHidden/>
    <w:unhideWhenUsed/>
    <w:rsid w:val="004F3F31"/>
    <w:rPr>
      <w:color w:val="605E5C"/>
      <w:shd w:val="clear" w:color="auto" w:fill="E1DFDD"/>
    </w:rPr>
  </w:style>
  <w:style w:type="table" w:styleId="TableGrid">
    <w:name w:val="Table Grid"/>
    <w:basedOn w:val="TableNormal"/>
    <w:uiPriority w:val="39"/>
    <w:rsid w:val="00494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357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35717"/>
    <w:rPr>
      <w:rFonts w:ascii="Consolas" w:hAnsi="Consolas"/>
      <w:sz w:val="20"/>
      <w:szCs w:val="20"/>
    </w:rPr>
  </w:style>
  <w:style w:type="character" w:styleId="PlaceholderText">
    <w:name w:val="Placeholder Text"/>
    <w:basedOn w:val="DefaultParagraphFont"/>
    <w:uiPriority w:val="99"/>
    <w:semiHidden/>
    <w:rsid w:val="007F6196"/>
    <w:rPr>
      <w:color w:val="666666"/>
    </w:rPr>
  </w:style>
  <w:style w:type="character" w:styleId="FollowedHyperlink">
    <w:name w:val="FollowedHyperlink"/>
    <w:basedOn w:val="DefaultParagraphFont"/>
    <w:uiPriority w:val="99"/>
    <w:semiHidden/>
    <w:unhideWhenUsed/>
    <w:rsid w:val="00C11C2D"/>
    <w:rPr>
      <w:color w:val="954F72" w:themeColor="followedHyperlink"/>
      <w:u w:val="single"/>
    </w:rPr>
  </w:style>
  <w:style w:type="character" w:styleId="CommentReference">
    <w:name w:val="annotation reference"/>
    <w:basedOn w:val="DefaultParagraphFont"/>
    <w:uiPriority w:val="99"/>
    <w:semiHidden/>
    <w:unhideWhenUsed/>
    <w:rsid w:val="009D6F14"/>
    <w:rPr>
      <w:sz w:val="16"/>
      <w:szCs w:val="16"/>
    </w:rPr>
  </w:style>
  <w:style w:type="paragraph" w:styleId="CommentText">
    <w:name w:val="annotation text"/>
    <w:basedOn w:val="Normal"/>
    <w:link w:val="CommentTextChar"/>
    <w:uiPriority w:val="99"/>
    <w:unhideWhenUsed/>
    <w:rsid w:val="009D6F14"/>
    <w:pPr>
      <w:spacing w:line="240" w:lineRule="auto"/>
    </w:pPr>
    <w:rPr>
      <w:sz w:val="20"/>
      <w:szCs w:val="20"/>
    </w:rPr>
  </w:style>
  <w:style w:type="character" w:customStyle="1" w:styleId="CommentTextChar">
    <w:name w:val="Comment Text Char"/>
    <w:basedOn w:val="DefaultParagraphFont"/>
    <w:link w:val="CommentText"/>
    <w:uiPriority w:val="99"/>
    <w:rsid w:val="009D6F14"/>
    <w:rPr>
      <w:sz w:val="20"/>
      <w:szCs w:val="20"/>
    </w:rPr>
  </w:style>
  <w:style w:type="paragraph" w:styleId="CommentSubject">
    <w:name w:val="annotation subject"/>
    <w:basedOn w:val="CommentText"/>
    <w:next w:val="CommentText"/>
    <w:link w:val="CommentSubjectChar"/>
    <w:uiPriority w:val="99"/>
    <w:semiHidden/>
    <w:unhideWhenUsed/>
    <w:rsid w:val="009D6F14"/>
    <w:rPr>
      <w:b/>
      <w:bCs/>
    </w:rPr>
  </w:style>
  <w:style w:type="character" w:customStyle="1" w:styleId="CommentSubjectChar">
    <w:name w:val="Comment Subject Char"/>
    <w:basedOn w:val="CommentTextChar"/>
    <w:link w:val="CommentSubject"/>
    <w:uiPriority w:val="99"/>
    <w:semiHidden/>
    <w:rsid w:val="009D6F14"/>
    <w:rPr>
      <w:b/>
      <w:bCs/>
      <w:sz w:val="20"/>
      <w:szCs w:val="20"/>
    </w:rPr>
  </w:style>
  <w:style w:type="paragraph" w:styleId="Revision">
    <w:name w:val="Revision"/>
    <w:hidden/>
    <w:uiPriority w:val="99"/>
    <w:semiHidden/>
    <w:rsid w:val="00595239"/>
    <w:pPr>
      <w:spacing w:after="0" w:line="240" w:lineRule="auto"/>
    </w:pPr>
  </w:style>
  <w:style w:type="paragraph" w:styleId="NormalWeb">
    <w:name w:val="Normal (Web)"/>
    <w:basedOn w:val="Normal"/>
    <w:uiPriority w:val="99"/>
    <w:semiHidden/>
    <w:unhideWhenUsed/>
    <w:rsid w:val="00CE7EC1"/>
    <w:rPr>
      <w:rFonts w:ascii="Times New Roman" w:hAnsi="Times New Roman" w:cs="Times New Roman"/>
      <w:sz w:val="24"/>
      <w:szCs w:val="24"/>
    </w:rPr>
  </w:style>
  <w:style w:type="paragraph" w:styleId="Header">
    <w:name w:val="header"/>
    <w:basedOn w:val="Normal"/>
    <w:link w:val="HeaderChar"/>
    <w:uiPriority w:val="99"/>
    <w:unhideWhenUsed/>
    <w:rsid w:val="005E78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78AE"/>
  </w:style>
  <w:style w:type="paragraph" w:styleId="Footer">
    <w:name w:val="footer"/>
    <w:basedOn w:val="Normal"/>
    <w:link w:val="FooterChar"/>
    <w:uiPriority w:val="99"/>
    <w:unhideWhenUsed/>
    <w:rsid w:val="005E78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78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75585">
      <w:bodyDiv w:val="1"/>
      <w:marLeft w:val="0"/>
      <w:marRight w:val="0"/>
      <w:marTop w:val="0"/>
      <w:marBottom w:val="0"/>
      <w:divBdr>
        <w:top w:val="none" w:sz="0" w:space="0" w:color="auto"/>
        <w:left w:val="none" w:sz="0" w:space="0" w:color="auto"/>
        <w:bottom w:val="none" w:sz="0" w:space="0" w:color="auto"/>
        <w:right w:val="none" w:sz="0" w:space="0" w:color="auto"/>
      </w:divBdr>
    </w:div>
    <w:div w:id="30804915">
      <w:bodyDiv w:val="1"/>
      <w:marLeft w:val="0"/>
      <w:marRight w:val="0"/>
      <w:marTop w:val="0"/>
      <w:marBottom w:val="0"/>
      <w:divBdr>
        <w:top w:val="none" w:sz="0" w:space="0" w:color="auto"/>
        <w:left w:val="none" w:sz="0" w:space="0" w:color="auto"/>
        <w:bottom w:val="none" w:sz="0" w:space="0" w:color="auto"/>
        <w:right w:val="none" w:sz="0" w:space="0" w:color="auto"/>
      </w:divBdr>
    </w:div>
    <w:div w:id="49034633">
      <w:bodyDiv w:val="1"/>
      <w:marLeft w:val="0"/>
      <w:marRight w:val="0"/>
      <w:marTop w:val="0"/>
      <w:marBottom w:val="0"/>
      <w:divBdr>
        <w:top w:val="none" w:sz="0" w:space="0" w:color="auto"/>
        <w:left w:val="none" w:sz="0" w:space="0" w:color="auto"/>
        <w:bottom w:val="none" w:sz="0" w:space="0" w:color="auto"/>
        <w:right w:val="none" w:sz="0" w:space="0" w:color="auto"/>
      </w:divBdr>
    </w:div>
    <w:div w:id="50009657">
      <w:bodyDiv w:val="1"/>
      <w:marLeft w:val="0"/>
      <w:marRight w:val="0"/>
      <w:marTop w:val="0"/>
      <w:marBottom w:val="0"/>
      <w:divBdr>
        <w:top w:val="none" w:sz="0" w:space="0" w:color="auto"/>
        <w:left w:val="none" w:sz="0" w:space="0" w:color="auto"/>
        <w:bottom w:val="none" w:sz="0" w:space="0" w:color="auto"/>
        <w:right w:val="none" w:sz="0" w:space="0" w:color="auto"/>
      </w:divBdr>
    </w:div>
    <w:div w:id="55395245">
      <w:bodyDiv w:val="1"/>
      <w:marLeft w:val="0"/>
      <w:marRight w:val="0"/>
      <w:marTop w:val="0"/>
      <w:marBottom w:val="0"/>
      <w:divBdr>
        <w:top w:val="none" w:sz="0" w:space="0" w:color="auto"/>
        <w:left w:val="none" w:sz="0" w:space="0" w:color="auto"/>
        <w:bottom w:val="none" w:sz="0" w:space="0" w:color="auto"/>
        <w:right w:val="none" w:sz="0" w:space="0" w:color="auto"/>
      </w:divBdr>
    </w:div>
    <w:div w:id="58217473">
      <w:bodyDiv w:val="1"/>
      <w:marLeft w:val="0"/>
      <w:marRight w:val="0"/>
      <w:marTop w:val="0"/>
      <w:marBottom w:val="0"/>
      <w:divBdr>
        <w:top w:val="none" w:sz="0" w:space="0" w:color="auto"/>
        <w:left w:val="none" w:sz="0" w:space="0" w:color="auto"/>
        <w:bottom w:val="none" w:sz="0" w:space="0" w:color="auto"/>
        <w:right w:val="none" w:sz="0" w:space="0" w:color="auto"/>
      </w:divBdr>
    </w:div>
    <w:div w:id="119036428">
      <w:bodyDiv w:val="1"/>
      <w:marLeft w:val="0"/>
      <w:marRight w:val="0"/>
      <w:marTop w:val="0"/>
      <w:marBottom w:val="0"/>
      <w:divBdr>
        <w:top w:val="none" w:sz="0" w:space="0" w:color="auto"/>
        <w:left w:val="none" w:sz="0" w:space="0" w:color="auto"/>
        <w:bottom w:val="none" w:sz="0" w:space="0" w:color="auto"/>
        <w:right w:val="none" w:sz="0" w:space="0" w:color="auto"/>
      </w:divBdr>
      <w:divsChild>
        <w:div w:id="31929795">
          <w:marLeft w:val="640"/>
          <w:marRight w:val="0"/>
          <w:marTop w:val="0"/>
          <w:marBottom w:val="0"/>
          <w:divBdr>
            <w:top w:val="none" w:sz="0" w:space="0" w:color="auto"/>
            <w:left w:val="none" w:sz="0" w:space="0" w:color="auto"/>
            <w:bottom w:val="none" w:sz="0" w:space="0" w:color="auto"/>
            <w:right w:val="none" w:sz="0" w:space="0" w:color="auto"/>
          </w:divBdr>
        </w:div>
        <w:div w:id="1096900950">
          <w:marLeft w:val="640"/>
          <w:marRight w:val="0"/>
          <w:marTop w:val="0"/>
          <w:marBottom w:val="0"/>
          <w:divBdr>
            <w:top w:val="none" w:sz="0" w:space="0" w:color="auto"/>
            <w:left w:val="none" w:sz="0" w:space="0" w:color="auto"/>
            <w:bottom w:val="none" w:sz="0" w:space="0" w:color="auto"/>
            <w:right w:val="none" w:sz="0" w:space="0" w:color="auto"/>
          </w:divBdr>
        </w:div>
        <w:div w:id="820200044">
          <w:marLeft w:val="640"/>
          <w:marRight w:val="0"/>
          <w:marTop w:val="0"/>
          <w:marBottom w:val="0"/>
          <w:divBdr>
            <w:top w:val="none" w:sz="0" w:space="0" w:color="auto"/>
            <w:left w:val="none" w:sz="0" w:space="0" w:color="auto"/>
            <w:bottom w:val="none" w:sz="0" w:space="0" w:color="auto"/>
            <w:right w:val="none" w:sz="0" w:space="0" w:color="auto"/>
          </w:divBdr>
        </w:div>
        <w:div w:id="694617534">
          <w:marLeft w:val="640"/>
          <w:marRight w:val="0"/>
          <w:marTop w:val="0"/>
          <w:marBottom w:val="0"/>
          <w:divBdr>
            <w:top w:val="none" w:sz="0" w:space="0" w:color="auto"/>
            <w:left w:val="none" w:sz="0" w:space="0" w:color="auto"/>
            <w:bottom w:val="none" w:sz="0" w:space="0" w:color="auto"/>
            <w:right w:val="none" w:sz="0" w:space="0" w:color="auto"/>
          </w:divBdr>
        </w:div>
        <w:div w:id="1079516905">
          <w:marLeft w:val="640"/>
          <w:marRight w:val="0"/>
          <w:marTop w:val="0"/>
          <w:marBottom w:val="0"/>
          <w:divBdr>
            <w:top w:val="none" w:sz="0" w:space="0" w:color="auto"/>
            <w:left w:val="none" w:sz="0" w:space="0" w:color="auto"/>
            <w:bottom w:val="none" w:sz="0" w:space="0" w:color="auto"/>
            <w:right w:val="none" w:sz="0" w:space="0" w:color="auto"/>
          </w:divBdr>
        </w:div>
        <w:div w:id="89938175">
          <w:marLeft w:val="640"/>
          <w:marRight w:val="0"/>
          <w:marTop w:val="0"/>
          <w:marBottom w:val="0"/>
          <w:divBdr>
            <w:top w:val="none" w:sz="0" w:space="0" w:color="auto"/>
            <w:left w:val="none" w:sz="0" w:space="0" w:color="auto"/>
            <w:bottom w:val="none" w:sz="0" w:space="0" w:color="auto"/>
            <w:right w:val="none" w:sz="0" w:space="0" w:color="auto"/>
          </w:divBdr>
        </w:div>
        <w:div w:id="977564427">
          <w:marLeft w:val="640"/>
          <w:marRight w:val="0"/>
          <w:marTop w:val="0"/>
          <w:marBottom w:val="0"/>
          <w:divBdr>
            <w:top w:val="none" w:sz="0" w:space="0" w:color="auto"/>
            <w:left w:val="none" w:sz="0" w:space="0" w:color="auto"/>
            <w:bottom w:val="none" w:sz="0" w:space="0" w:color="auto"/>
            <w:right w:val="none" w:sz="0" w:space="0" w:color="auto"/>
          </w:divBdr>
        </w:div>
        <w:div w:id="1782920110">
          <w:marLeft w:val="640"/>
          <w:marRight w:val="0"/>
          <w:marTop w:val="0"/>
          <w:marBottom w:val="0"/>
          <w:divBdr>
            <w:top w:val="none" w:sz="0" w:space="0" w:color="auto"/>
            <w:left w:val="none" w:sz="0" w:space="0" w:color="auto"/>
            <w:bottom w:val="none" w:sz="0" w:space="0" w:color="auto"/>
            <w:right w:val="none" w:sz="0" w:space="0" w:color="auto"/>
          </w:divBdr>
        </w:div>
        <w:div w:id="181818950">
          <w:marLeft w:val="640"/>
          <w:marRight w:val="0"/>
          <w:marTop w:val="0"/>
          <w:marBottom w:val="0"/>
          <w:divBdr>
            <w:top w:val="none" w:sz="0" w:space="0" w:color="auto"/>
            <w:left w:val="none" w:sz="0" w:space="0" w:color="auto"/>
            <w:bottom w:val="none" w:sz="0" w:space="0" w:color="auto"/>
            <w:right w:val="none" w:sz="0" w:space="0" w:color="auto"/>
          </w:divBdr>
        </w:div>
        <w:div w:id="2086489299">
          <w:marLeft w:val="640"/>
          <w:marRight w:val="0"/>
          <w:marTop w:val="0"/>
          <w:marBottom w:val="0"/>
          <w:divBdr>
            <w:top w:val="none" w:sz="0" w:space="0" w:color="auto"/>
            <w:left w:val="none" w:sz="0" w:space="0" w:color="auto"/>
            <w:bottom w:val="none" w:sz="0" w:space="0" w:color="auto"/>
            <w:right w:val="none" w:sz="0" w:space="0" w:color="auto"/>
          </w:divBdr>
        </w:div>
        <w:div w:id="1101032336">
          <w:marLeft w:val="640"/>
          <w:marRight w:val="0"/>
          <w:marTop w:val="0"/>
          <w:marBottom w:val="0"/>
          <w:divBdr>
            <w:top w:val="none" w:sz="0" w:space="0" w:color="auto"/>
            <w:left w:val="none" w:sz="0" w:space="0" w:color="auto"/>
            <w:bottom w:val="none" w:sz="0" w:space="0" w:color="auto"/>
            <w:right w:val="none" w:sz="0" w:space="0" w:color="auto"/>
          </w:divBdr>
        </w:div>
      </w:divsChild>
    </w:div>
    <w:div w:id="134687026">
      <w:bodyDiv w:val="1"/>
      <w:marLeft w:val="0"/>
      <w:marRight w:val="0"/>
      <w:marTop w:val="0"/>
      <w:marBottom w:val="0"/>
      <w:divBdr>
        <w:top w:val="none" w:sz="0" w:space="0" w:color="auto"/>
        <w:left w:val="none" w:sz="0" w:space="0" w:color="auto"/>
        <w:bottom w:val="none" w:sz="0" w:space="0" w:color="auto"/>
        <w:right w:val="none" w:sz="0" w:space="0" w:color="auto"/>
      </w:divBdr>
      <w:divsChild>
        <w:div w:id="648948765">
          <w:marLeft w:val="640"/>
          <w:marRight w:val="0"/>
          <w:marTop w:val="0"/>
          <w:marBottom w:val="0"/>
          <w:divBdr>
            <w:top w:val="none" w:sz="0" w:space="0" w:color="auto"/>
            <w:left w:val="none" w:sz="0" w:space="0" w:color="auto"/>
            <w:bottom w:val="none" w:sz="0" w:space="0" w:color="auto"/>
            <w:right w:val="none" w:sz="0" w:space="0" w:color="auto"/>
          </w:divBdr>
        </w:div>
        <w:div w:id="2051370411">
          <w:marLeft w:val="640"/>
          <w:marRight w:val="0"/>
          <w:marTop w:val="0"/>
          <w:marBottom w:val="0"/>
          <w:divBdr>
            <w:top w:val="none" w:sz="0" w:space="0" w:color="auto"/>
            <w:left w:val="none" w:sz="0" w:space="0" w:color="auto"/>
            <w:bottom w:val="none" w:sz="0" w:space="0" w:color="auto"/>
            <w:right w:val="none" w:sz="0" w:space="0" w:color="auto"/>
          </w:divBdr>
        </w:div>
        <w:div w:id="1970361078">
          <w:marLeft w:val="640"/>
          <w:marRight w:val="0"/>
          <w:marTop w:val="0"/>
          <w:marBottom w:val="0"/>
          <w:divBdr>
            <w:top w:val="none" w:sz="0" w:space="0" w:color="auto"/>
            <w:left w:val="none" w:sz="0" w:space="0" w:color="auto"/>
            <w:bottom w:val="none" w:sz="0" w:space="0" w:color="auto"/>
            <w:right w:val="none" w:sz="0" w:space="0" w:color="auto"/>
          </w:divBdr>
        </w:div>
        <w:div w:id="1853060892">
          <w:marLeft w:val="640"/>
          <w:marRight w:val="0"/>
          <w:marTop w:val="0"/>
          <w:marBottom w:val="0"/>
          <w:divBdr>
            <w:top w:val="none" w:sz="0" w:space="0" w:color="auto"/>
            <w:left w:val="none" w:sz="0" w:space="0" w:color="auto"/>
            <w:bottom w:val="none" w:sz="0" w:space="0" w:color="auto"/>
            <w:right w:val="none" w:sz="0" w:space="0" w:color="auto"/>
          </w:divBdr>
        </w:div>
        <w:div w:id="1303385372">
          <w:marLeft w:val="640"/>
          <w:marRight w:val="0"/>
          <w:marTop w:val="0"/>
          <w:marBottom w:val="0"/>
          <w:divBdr>
            <w:top w:val="none" w:sz="0" w:space="0" w:color="auto"/>
            <w:left w:val="none" w:sz="0" w:space="0" w:color="auto"/>
            <w:bottom w:val="none" w:sz="0" w:space="0" w:color="auto"/>
            <w:right w:val="none" w:sz="0" w:space="0" w:color="auto"/>
          </w:divBdr>
        </w:div>
        <w:div w:id="1304505156">
          <w:marLeft w:val="640"/>
          <w:marRight w:val="0"/>
          <w:marTop w:val="0"/>
          <w:marBottom w:val="0"/>
          <w:divBdr>
            <w:top w:val="none" w:sz="0" w:space="0" w:color="auto"/>
            <w:left w:val="none" w:sz="0" w:space="0" w:color="auto"/>
            <w:bottom w:val="none" w:sz="0" w:space="0" w:color="auto"/>
            <w:right w:val="none" w:sz="0" w:space="0" w:color="auto"/>
          </w:divBdr>
        </w:div>
        <w:div w:id="822500993">
          <w:marLeft w:val="640"/>
          <w:marRight w:val="0"/>
          <w:marTop w:val="0"/>
          <w:marBottom w:val="0"/>
          <w:divBdr>
            <w:top w:val="none" w:sz="0" w:space="0" w:color="auto"/>
            <w:left w:val="none" w:sz="0" w:space="0" w:color="auto"/>
            <w:bottom w:val="none" w:sz="0" w:space="0" w:color="auto"/>
            <w:right w:val="none" w:sz="0" w:space="0" w:color="auto"/>
          </w:divBdr>
        </w:div>
        <w:div w:id="621810625">
          <w:marLeft w:val="640"/>
          <w:marRight w:val="0"/>
          <w:marTop w:val="0"/>
          <w:marBottom w:val="0"/>
          <w:divBdr>
            <w:top w:val="none" w:sz="0" w:space="0" w:color="auto"/>
            <w:left w:val="none" w:sz="0" w:space="0" w:color="auto"/>
            <w:bottom w:val="none" w:sz="0" w:space="0" w:color="auto"/>
            <w:right w:val="none" w:sz="0" w:space="0" w:color="auto"/>
          </w:divBdr>
        </w:div>
        <w:div w:id="1965425451">
          <w:marLeft w:val="640"/>
          <w:marRight w:val="0"/>
          <w:marTop w:val="0"/>
          <w:marBottom w:val="0"/>
          <w:divBdr>
            <w:top w:val="none" w:sz="0" w:space="0" w:color="auto"/>
            <w:left w:val="none" w:sz="0" w:space="0" w:color="auto"/>
            <w:bottom w:val="none" w:sz="0" w:space="0" w:color="auto"/>
            <w:right w:val="none" w:sz="0" w:space="0" w:color="auto"/>
          </w:divBdr>
        </w:div>
        <w:div w:id="184906445">
          <w:marLeft w:val="640"/>
          <w:marRight w:val="0"/>
          <w:marTop w:val="0"/>
          <w:marBottom w:val="0"/>
          <w:divBdr>
            <w:top w:val="none" w:sz="0" w:space="0" w:color="auto"/>
            <w:left w:val="none" w:sz="0" w:space="0" w:color="auto"/>
            <w:bottom w:val="none" w:sz="0" w:space="0" w:color="auto"/>
            <w:right w:val="none" w:sz="0" w:space="0" w:color="auto"/>
          </w:divBdr>
        </w:div>
        <w:div w:id="195654739">
          <w:marLeft w:val="640"/>
          <w:marRight w:val="0"/>
          <w:marTop w:val="0"/>
          <w:marBottom w:val="0"/>
          <w:divBdr>
            <w:top w:val="none" w:sz="0" w:space="0" w:color="auto"/>
            <w:left w:val="none" w:sz="0" w:space="0" w:color="auto"/>
            <w:bottom w:val="none" w:sz="0" w:space="0" w:color="auto"/>
            <w:right w:val="none" w:sz="0" w:space="0" w:color="auto"/>
          </w:divBdr>
        </w:div>
        <w:div w:id="273054256">
          <w:marLeft w:val="640"/>
          <w:marRight w:val="0"/>
          <w:marTop w:val="0"/>
          <w:marBottom w:val="0"/>
          <w:divBdr>
            <w:top w:val="none" w:sz="0" w:space="0" w:color="auto"/>
            <w:left w:val="none" w:sz="0" w:space="0" w:color="auto"/>
            <w:bottom w:val="none" w:sz="0" w:space="0" w:color="auto"/>
            <w:right w:val="none" w:sz="0" w:space="0" w:color="auto"/>
          </w:divBdr>
        </w:div>
        <w:div w:id="1031802556">
          <w:marLeft w:val="640"/>
          <w:marRight w:val="0"/>
          <w:marTop w:val="0"/>
          <w:marBottom w:val="0"/>
          <w:divBdr>
            <w:top w:val="none" w:sz="0" w:space="0" w:color="auto"/>
            <w:left w:val="none" w:sz="0" w:space="0" w:color="auto"/>
            <w:bottom w:val="none" w:sz="0" w:space="0" w:color="auto"/>
            <w:right w:val="none" w:sz="0" w:space="0" w:color="auto"/>
          </w:divBdr>
        </w:div>
        <w:div w:id="1876189466">
          <w:marLeft w:val="640"/>
          <w:marRight w:val="0"/>
          <w:marTop w:val="0"/>
          <w:marBottom w:val="0"/>
          <w:divBdr>
            <w:top w:val="none" w:sz="0" w:space="0" w:color="auto"/>
            <w:left w:val="none" w:sz="0" w:space="0" w:color="auto"/>
            <w:bottom w:val="none" w:sz="0" w:space="0" w:color="auto"/>
            <w:right w:val="none" w:sz="0" w:space="0" w:color="auto"/>
          </w:divBdr>
        </w:div>
        <w:div w:id="1403873202">
          <w:marLeft w:val="640"/>
          <w:marRight w:val="0"/>
          <w:marTop w:val="0"/>
          <w:marBottom w:val="0"/>
          <w:divBdr>
            <w:top w:val="none" w:sz="0" w:space="0" w:color="auto"/>
            <w:left w:val="none" w:sz="0" w:space="0" w:color="auto"/>
            <w:bottom w:val="none" w:sz="0" w:space="0" w:color="auto"/>
            <w:right w:val="none" w:sz="0" w:space="0" w:color="auto"/>
          </w:divBdr>
        </w:div>
        <w:div w:id="71511309">
          <w:marLeft w:val="640"/>
          <w:marRight w:val="0"/>
          <w:marTop w:val="0"/>
          <w:marBottom w:val="0"/>
          <w:divBdr>
            <w:top w:val="none" w:sz="0" w:space="0" w:color="auto"/>
            <w:left w:val="none" w:sz="0" w:space="0" w:color="auto"/>
            <w:bottom w:val="none" w:sz="0" w:space="0" w:color="auto"/>
            <w:right w:val="none" w:sz="0" w:space="0" w:color="auto"/>
          </w:divBdr>
        </w:div>
        <w:div w:id="1107433775">
          <w:marLeft w:val="640"/>
          <w:marRight w:val="0"/>
          <w:marTop w:val="0"/>
          <w:marBottom w:val="0"/>
          <w:divBdr>
            <w:top w:val="none" w:sz="0" w:space="0" w:color="auto"/>
            <w:left w:val="none" w:sz="0" w:space="0" w:color="auto"/>
            <w:bottom w:val="none" w:sz="0" w:space="0" w:color="auto"/>
            <w:right w:val="none" w:sz="0" w:space="0" w:color="auto"/>
          </w:divBdr>
        </w:div>
        <w:div w:id="666328621">
          <w:marLeft w:val="640"/>
          <w:marRight w:val="0"/>
          <w:marTop w:val="0"/>
          <w:marBottom w:val="0"/>
          <w:divBdr>
            <w:top w:val="none" w:sz="0" w:space="0" w:color="auto"/>
            <w:left w:val="none" w:sz="0" w:space="0" w:color="auto"/>
            <w:bottom w:val="none" w:sz="0" w:space="0" w:color="auto"/>
            <w:right w:val="none" w:sz="0" w:space="0" w:color="auto"/>
          </w:divBdr>
        </w:div>
        <w:div w:id="170459722">
          <w:marLeft w:val="640"/>
          <w:marRight w:val="0"/>
          <w:marTop w:val="0"/>
          <w:marBottom w:val="0"/>
          <w:divBdr>
            <w:top w:val="none" w:sz="0" w:space="0" w:color="auto"/>
            <w:left w:val="none" w:sz="0" w:space="0" w:color="auto"/>
            <w:bottom w:val="none" w:sz="0" w:space="0" w:color="auto"/>
            <w:right w:val="none" w:sz="0" w:space="0" w:color="auto"/>
          </w:divBdr>
        </w:div>
      </w:divsChild>
    </w:div>
    <w:div w:id="135727302">
      <w:bodyDiv w:val="1"/>
      <w:marLeft w:val="0"/>
      <w:marRight w:val="0"/>
      <w:marTop w:val="0"/>
      <w:marBottom w:val="0"/>
      <w:divBdr>
        <w:top w:val="none" w:sz="0" w:space="0" w:color="auto"/>
        <w:left w:val="none" w:sz="0" w:space="0" w:color="auto"/>
        <w:bottom w:val="none" w:sz="0" w:space="0" w:color="auto"/>
        <w:right w:val="none" w:sz="0" w:space="0" w:color="auto"/>
      </w:divBdr>
      <w:divsChild>
        <w:div w:id="674379850">
          <w:marLeft w:val="640"/>
          <w:marRight w:val="0"/>
          <w:marTop w:val="0"/>
          <w:marBottom w:val="0"/>
          <w:divBdr>
            <w:top w:val="none" w:sz="0" w:space="0" w:color="auto"/>
            <w:left w:val="none" w:sz="0" w:space="0" w:color="auto"/>
            <w:bottom w:val="none" w:sz="0" w:space="0" w:color="auto"/>
            <w:right w:val="none" w:sz="0" w:space="0" w:color="auto"/>
          </w:divBdr>
        </w:div>
        <w:div w:id="485051480">
          <w:marLeft w:val="640"/>
          <w:marRight w:val="0"/>
          <w:marTop w:val="0"/>
          <w:marBottom w:val="0"/>
          <w:divBdr>
            <w:top w:val="none" w:sz="0" w:space="0" w:color="auto"/>
            <w:left w:val="none" w:sz="0" w:space="0" w:color="auto"/>
            <w:bottom w:val="none" w:sz="0" w:space="0" w:color="auto"/>
            <w:right w:val="none" w:sz="0" w:space="0" w:color="auto"/>
          </w:divBdr>
        </w:div>
        <w:div w:id="1664431608">
          <w:marLeft w:val="640"/>
          <w:marRight w:val="0"/>
          <w:marTop w:val="0"/>
          <w:marBottom w:val="0"/>
          <w:divBdr>
            <w:top w:val="none" w:sz="0" w:space="0" w:color="auto"/>
            <w:left w:val="none" w:sz="0" w:space="0" w:color="auto"/>
            <w:bottom w:val="none" w:sz="0" w:space="0" w:color="auto"/>
            <w:right w:val="none" w:sz="0" w:space="0" w:color="auto"/>
          </w:divBdr>
        </w:div>
        <w:div w:id="1796293107">
          <w:marLeft w:val="640"/>
          <w:marRight w:val="0"/>
          <w:marTop w:val="0"/>
          <w:marBottom w:val="0"/>
          <w:divBdr>
            <w:top w:val="none" w:sz="0" w:space="0" w:color="auto"/>
            <w:left w:val="none" w:sz="0" w:space="0" w:color="auto"/>
            <w:bottom w:val="none" w:sz="0" w:space="0" w:color="auto"/>
            <w:right w:val="none" w:sz="0" w:space="0" w:color="auto"/>
          </w:divBdr>
        </w:div>
        <w:div w:id="273025212">
          <w:marLeft w:val="640"/>
          <w:marRight w:val="0"/>
          <w:marTop w:val="0"/>
          <w:marBottom w:val="0"/>
          <w:divBdr>
            <w:top w:val="none" w:sz="0" w:space="0" w:color="auto"/>
            <w:left w:val="none" w:sz="0" w:space="0" w:color="auto"/>
            <w:bottom w:val="none" w:sz="0" w:space="0" w:color="auto"/>
            <w:right w:val="none" w:sz="0" w:space="0" w:color="auto"/>
          </w:divBdr>
        </w:div>
        <w:div w:id="861548813">
          <w:marLeft w:val="640"/>
          <w:marRight w:val="0"/>
          <w:marTop w:val="0"/>
          <w:marBottom w:val="0"/>
          <w:divBdr>
            <w:top w:val="none" w:sz="0" w:space="0" w:color="auto"/>
            <w:left w:val="none" w:sz="0" w:space="0" w:color="auto"/>
            <w:bottom w:val="none" w:sz="0" w:space="0" w:color="auto"/>
            <w:right w:val="none" w:sz="0" w:space="0" w:color="auto"/>
          </w:divBdr>
        </w:div>
        <w:div w:id="480663102">
          <w:marLeft w:val="640"/>
          <w:marRight w:val="0"/>
          <w:marTop w:val="0"/>
          <w:marBottom w:val="0"/>
          <w:divBdr>
            <w:top w:val="none" w:sz="0" w:space="0" w:color="auto"/>
            <w:left w:val="none" w:sz="0" w:space="0" w:color="auto"/>
            <w:bottom w:val="none" w:sz="0" w:space="0" w:color="auto"/>
            <w:right w:val="none" w:sz="0" w:space="0" w:color="auto"/>
          </w:divBdr>
        </w:div>
        <w:div w:id="1823080584">
          <w:marLeft w:val="640"/>
          <w:marRight w:val="0"/>
          <w:marTop w:val="0"/>
          <w:marBottom w:val="0"/>
          <w:divBdr>
            <w:top w:val="none" w:sz="0" w:space="0" w:color="auto"/>
            <w:left w:val="none" w:sz="0" w:space="0" w:color="auto"/>
            <w:bottom w:val="none" w:sz="0" w:space="0" w:color="auto"/>
            <w:right w:val="none" w:sz="0" w:space="0" w:color="auto"/>
          </w:divBdr>
        </w:div>
        <w:div w:id="1943947867">
          <w:marLeft w:val="640"/>
          <w:marRight w:val="0"/>
          <w:marTop w:val="0"/>
          <w:marBottom w:val="0"/>
          <w:divBdr>
            <w:top w:val="none" w:sz="0" w:space="0" w:color="auto"/>
            <w:left w:val="none" w:sz="0" w:space="0" w:color="auto"/>
            <w:bottom w:val="none" w:sz="0" w:space="0" w:color="auto"/>
            <w:right w:val="none" w:sz="0" w:space="0" w:color="auto"/>
          </w:divBdr>
        </w:div>
        <w:div w:id="529034980">
          <w:marLeft w:val="640"/>
          <w:marRight w:val="0"/>
          <w:marTop w:val="0"/>
          <w:marBottom w:val="0"/>
          <w:divBdr>
            <w:top w:val="none" w:sz="0" w:space="0" w:color="auto"/>
            <w:left w:val="none" w:sz="0" w:space="0" w:color="auto"/>
            <w:bottom w:val="none" w:sz="0" w:space="0" w:color="auto"/>
            <w:right w:val="none" w:sz="0" w:space="0" w:color="auto"/>
          </w:divBdr>
        </w:div>
        <w:div w:id="56513599">
          <w:marLeft w:val="640"/>
          <w:marRight w:val="0"/>
          <w:marTop w:val="0"/>
          <w:marBottom w:val="0"/>
          <w:divBdr>
            <w:top w:val="none" w:sz="0" w:space="0" w:color="auto"/>
            <w:left w:val="none" w:sz="0" w:space="0" w:color="auto"/>
            <w:bottom w:val="none" w:sz="0" w:space="0" w:color="auto"/>
            <w:right w:val="none" w:sz="0" w:space="0" w:color="auto"/>
          </w:divBdr>
        </w:div>
        <w:div w:id="1824543241">
          <w:marLeft w:val="640"/>
          <w:marRight w:val="0"/>
          <w:marTop w:val="0"/>
          <w:marBottom w:val="0"/>
          <w:divBdr>
            <w:top w:val="none" w:sz="0" w:space="0" w:color="auto"/>
            <w:left w:val="none" w:sz="0" w:space="0" w:color="auto"/>
            <w:bottom w:val="none" w:sz="0" w:space="0" w:color="auto"/>
            <w:right w:val="none" w:sz="0" w:space="0" w:color="auto"/>
          </w:divBdr>
        </w:div>
        <w:div w:id="3746720">
          <w:marLeft w:val="640"/>
          <w:marRight w:val="0"/>
          <w:marTop w:val="0"/>
          <w:marBottom w:val="0"/>
          <w:divBdr>
            <w:top w:val="none" w:sz="0" w:space="0" w:color="auto"/>
            <w:left w:val="none" w:sz="0" w:space="0" w:color="auto"/>
            <w:bottom w:val="none" w:sz="0" w:space="0" w:color="auto"/>
            <w:right w:val="none" w:sz="0" w:space="0" w:color="auto"/>
          </w:divBdr>
        </w:div>
        <w:div w:id="374082893">
          <w:marLeft w:val="640"/>
          <w:marRight w:val="0"/>
          <w:marTop w:val="0"/>
          <w:marBottom w:val="0"/>
          <w:divBdr>
            <w:top w:val="none" w:sz="0" w:space="0" w:color="auto"/>
            <w:left w:val="none" w:sz="0" w:space="0" w:color="auto"/>
            <w:bottom w:val="none" w:sz="0" w:space="0" w:color="auto"/>
            <w:right w:val="none" w:sz="0" w:space="0" w:color="auto"/>
          </w:divBdr>
        </w:div>
        <w:div w:id="1290287087">
          <w:marLeft w:val="640"/>
          <w:marRight w:val="0"/>
          <w:marTop w:val="0"/>
          <w:marBottom w:val="0"/>
          <w:divBdr>
            <w:top w:val="none" w:sz="0" w:space="0" w:color="auto"/>
            <w:left w:val="none" w:sz="0" w:space="0" w:color="auto"/>
            <w:bottom w:val="none" w:sz="0" w:space="0" w:color="auto"/>
            <w:right w:val="none" w:sz="0" w:space="0" w:color="auto"/>
          </w:divBdr>
        </w:div>
        <w:div w:id="898905826">
          <w:marLeft w:val="640"/>
          <w:marRight w:val="0"/>
          <w:marTop w:val="0"/>
          <w:marBottom w:val="0"/>
          <w:divBdr>
            <w:top w:val="none" w:sz="0" w:space="0" w:color="auto"/>
            <w:left w:val="none" w:sz="0" w:space="0" w:color="auto"/>
            <w:bottom w:val="none" w:sz="0" w:space="0" w:color="auto"/>
            <w:right w:val="none" w:sz="0" w:space="0" w:color="auto"/>
          </w:divBdr>
        </w:div>
        <w:div w:id="1085689127">
          <w:marLeft w:val="640"/>
          <w:marRight w:val="0"/>
          <w:marTop w:val="0"/>
          <w:marBottom w:val="0"/>
          <w:divBdr>
            <w:top w:val="none" w:sz="0" w:space="0" w:color="auto"/>
            <w:left w:val="none" w:sz="0" w:space="0" w:color="auto"/>
            <w:bottom w:val="none" w:sz="0" w:space="0" w:color="auto"/>
            <w:right w:val="none" w:sz="0" w:space="0" w:color="auto"/>
          </w:divBdr>
        </w:div>
      </w:divsChild>
    </w:div>
    <w:div w:id="182671685">
      <w:bodyDiv w:val="1"/>
      <w:marLeft w:val="0"/>
      <w:marRight w:val="0"/>
      <w:marTop w:val="0"/>
      <w:marBottom w:val="0"/>
      <w:divBdr>
        <w:top w:val="none" w:sz="0" w:space="0" w:color="auto"/>
        <w:left w:val="none" w:sz="0" w:space="0" w:color="auto"/>
        <w:bottom w:val="none" w:sz="0" w:space="0" w:color="auto"/>
        <w:right w:val="none" w:sz="0" w:space="0" w:color="auto"/>
      </w:divBdr>
      <w:divsChild>
        <w:div w:id="1005476813">
          <w:marLeft w:val="640"/>
          <w:marRight w:val="0"/>
          <w:marTop w:val="0"/>
          <w:marBottom w:val="0"/>
          <w:divBdr>
            <w:top w:val="none" w:sz="0" w:space="0" w:color="auto"/>
            <w:left w:val="none" w:sz="0" w:space="0" w:color="auto"/>
            <w:bottom w:val="none" w:sz="0" w:space="0" w:color="auto"/>
            <w:right w:val="none" w:sz="0" w:space="0" w:color="auto"/>
          </w:divBdr>
        </w:div>
        <w:div w:id="1568034932">
          <w:marLeft w:val="640"/>
          <w:marRight w:val="0"/>
          <w:marTop w:val="0"/>
          <w:marBottom w:val="0"/>
          <w:divBdr>
            <w:top w:val="none" w:sz="0" w:space="0" w:color="auto"/>
            <w:left w:val="none" w:sz="0" w:space="0" w:color="auto"/>
            <w:bottom w:val="none" w:sz="0" w:space="0" w:color="auto"/>
            <w:right w:val="none" w:sz="0" w:space="0" w:color="auto"/>
          </w:divBdr>
        </w:div>
        <w:div w:id="2071610460">
          <w:marLeft w:val="640"/>
          <w:marRight w:val="0"/>
          <w:marTop w:val="0"/>
          <w:marBottom w:val="0"/>
          <w:divBdr>
            <w:top w:val="none" w:sz="0" w:space="0" w:color="auto"/>
            <w:left w:val="none" w:sz="0" w:space="0" w:color="auto"/>
            <w:bottom w:val="none" w:sz="0" w:space="0" w:color="auto"/>
            <w:right w:val="none" w:sz="0" w:space="0" w:color="auto"/>
          </w:divBdr>
        </w:div>
        <w:div w:id="973218335">
          <w:marLeft w:val="640"/>
          <w:marRight w:val="0"/>
          <w:marTop w:val="0"/>
          <w:marBottom w:val="0"/>
          <w:divBdr>
            <w:top w:val="none" w:sz="0" w:space="0" w:color="auto"/>
            <w:left w:val="none" w:sz="0" w:space="0" w:color="auto"/>
            <w:bottom w:val="none" w:sz="0" w:space="0" w:color="auto"/>
            <w:right w:val="none" w:sz="0" w:space="0" w:color="auto"/>
          </w:divBdr>
        </w:div>
        <w:div w:id="53817164">
          <w:marLeft w:val="640"/>
          <w:marRight w:val="0"/>
          <w:marTop w:val="0"/>
          <w:marBottom w:val="0"/>
          <w:divBdr>
            <w:top w:val="none" w:sz="0" w:space="0" w:color="auto"/>
            <w:left w:val="none" w:sz="0" w:space="0" w:color="auto"/>
            <w:bottom w:val="none" w:sz="0" w:space="0" w:color="auto"/>
            <w:right w:val="none" w:sz="0" w:space="0" w:color="auto"/>
          </w:divBdr>
        </w:div>
        <w:div w:id="1771504169">
          <w:marLeft w:val="640"/>
          <w:marRight w:val="0"/>
          <w:marTop w:val="0"/>
          <w:marBottom w:val="0"/>
          <w:divBdr>
            <w:top w:val="none" w:sz="0" w:space="0" w:color="auto"/>
            <w:left w:val="none" w:sz="0" w:space="0" w:color="auto"/>
            <w:bottom w:val="none" w:sz="0" w:space="0" w:color="auto"/>
            <w:right w:val="none" w:sz="0" w:space="0" w:color="auto"/>
          </w:divBdr>
        </w:div>
        <w:div w:id="900671237">
          <w:marLeft w:val="640"/>
          <w:marRight w:val="0"/>
          <w:marTop w:val="0"/>
          <w:marBottom w:val="0"/>
          <w:divBdr>
            <w:top w:val="none" w:sz="0" w:space="0" w:color="auto"/>
            <w:left w:val="none" w:sz="0" w:space="0" w:color="auto"/>
            <w:bottom w:val="none" w:sz="0" w:space="0" w:color="auto"/>
            <w:right w:val="none" w:sz="0" w:space="0" w:color="auto"/>
          </w:divBdr>
        </w:div>
        <w:div w:id="614413011">
          <w:marLeft w:val="640"/>
          <w:marRight w:val="0"/>
          <w:marTop w:val="0"/>
          <w:marBottom w:val="0"/>
          <w:divBdr>
            <w:top w:val="none" w:sz="0" w:space="0" w:color="auto"/>
            <w:left w:val="none" w:sz="0" w:space="0" w:color="auto"/>
            <w:bottom w:val="none" w:sz="0" w:space="0" w:color="auto"/>
            <w:right w:val="none" w:sz="0" w:space="0" w:color="auto"/>
          </w:divBdr>
        </w:div>
        <w:div w:id="1296178006">
          <w:marLeft w:val="640"/>
          <w:marRight w:val="0"/>
          <w:marTop w:val="0"/>
          <w:marBottom w:val="0"/>
          <w:divBdr>
            <w:top w:val="none" w:sz="0" w:space="0" w:color="auto"/>
            <w:left w:val="none" w:sz="0" w:space="0" w:color="auto"/>
            <w:bottom w:val="none" w:sz="0" w:space="0" w:color="auto"/>
            <w:right w:val="none" w:sz="0" w:space="0" w:color="auto"/>
          </w:divBdr>
        </w:div>
        <w:div w:id="1014382680">
          <w:marLeft w:val="640"/>
          <w:marRight w:val="0"/>
          <w:marTop w:val="0"/>
          <w:marBottom w:val="0"/>
          <w:divBdr>
            <w:top w:val="none" w:sz="0" w:space="0" w:color="auto"/>
            <w:left w:val="none" w:sz="0" w:space="0" w:color="auto"/>
            <w:bottom w:val="none" w:sz="0" w:space="0" w:color="auto"/>
            <w:right w:val="none" w:sz="0" w:space="0" w:color="auto"/>
          </w:divBdr>
        </w:div>
        <w:div w:id="1530871528">
          <w:marLeft w:val="640"/>
          <w:marRight w:val="0"/>
          <w:marTop w:val="0"/>
          <w:marBottom w:val="0"/>
          <w:divBdr>
            <w:top w:val="none" w:sz="0" w:space="0" w:color="auto"/>
            <w:left w:val="none" w:sz="0" w:space="0" w:color="auto"/>
            <w:bottom w:val="none" w:sz="0" w:space="0" w:color="auto"/>
            <w:right w:val="none" w:sz="0" w:space="0" w:color="auto"/>
          </w:divBdr>
        </w:div>
        <w:div w:id="982387767">
          <w:marLeft w:val="640"/>
          <w:marRight w:val="0"/>
          <w:marTop w:val="0"/>
          <w:marBottom w:val="0"/>
          <w:divBdr>
            <w:top w:val="none" w:sz="0" w:space="0" w:color="auto"/>
            <w:left w:val="none" w:sz="0" w:space="0" w:color="auto"/>
            <w:bottom w:val="none" w:sz="0" w:space="0" w:color="auto"/>
            <w:right w:val="none" w:sz="0" w:space="0" w:color="auto"/>
          </w:divBdr>
        </w:div>
      </w:divsChild>
    </w:div>
    <w:div w:id="201358498">
      <w:bodyDiv w:val="1"/>
      <w:marLeft w:val="0"/>
      <w:marRight w:val="0"/>
      <w:marTop w:val="0"/>
      <w:marBottom w:val="0"/>
      <w:divBdr>
        <w:top w:val="none" w:sz="0" w:space="0" w:color="auto"/>
        <w:left w:val="none" w:sz="0" w:space="0" w:color="auto"/>
        <w:bottom w:val="none" w:sz="0" w:space="0" w:color="auto"/>
        <w:right w:val="none" w:sz="0" w:space="0" w:color="auto"/>
      </w:divBdr>
    </w:div>
    <w:div w:id="206988130">
      <w:bodyDiv w:val="1"/>
      <w:marLeft w:val="0"/>
      <w:marRight w:val="0"/>
      <w:marTop w:val="0"/>
      <w:marBottom w:val="0"/>
      <w:divBdr>
        <w:top w:val="none" w:sz="0" w:space="0" w:color="auto"/>
        <w:left w:val="none" w:sz="0" w:space="0" w:color="auto"/>
        <w:bottom w:val="none" w:sz="0" w:space="0" w:color="auto"/>
        <w:right w:val="none" w:sz="0" w:space="0" w:color="auto"/>
      </w:divBdr>
    </w:div>
    <w:div w:id="215359960">
      <w:bodyDiv w:val="1"/>
      <w:marLeft w:val="0"/>
      <w:marRight w:val="0"/>
      <w:marTop w:val="0"/>
      <w:marBottom w:val="0"/>
      <w:divBdr>
        <w:top w:val="none" w:sz="0" w:space="0" w:color="auto"/>
        <w:left w:val="none" w:sz="0" w:space="0" w:color="auto"/>
        <w:bottom w:val="none" w:sz="0" w:space="0" w:color="auto"/>
        <w:right w:val="none" w:sz="0" w:space="0" w:color="auto"/>
      </w:divBdr>
    </w:div>
    <w:div w:id="215553013">
      <w:bodyDiv w:val="1"/>
      <w:marLeft w:val="0"/>
      <w:marRight w:val="0"/>
      <w:marTop w:val="0"/>
      <w:marBottom w:val="0"/>
      <w:divBdr>
        <w:top w:val="none" w:sz="0" w:space="0" w:color="auto"/>
        <w:left w:val="none" w:sz="0" w:space="0" w:color="auto"/>
        <w:bottom w:val="none" w:sz="0" w:space="0" w:color="auto"/>
        <w:right w:val="none" w:sz="0" w:space="0" w:color="auto"/>
      </w:divBdr>
    </w:div>
    <w:div w:id="222909588">
      <w:bodyDiv w:val="1"/>
      <w:marLeft w:val="0"/>
      <w:marRight w:val="0"/>
      <w:marTop w:val="0"/>
      <w:marBottom w:val="0"/>
      <w:divBdr>
        <w:top w:val="none" w:sz="0" w:space="0" w:color="auto"/>
        <w:left w:val="none" w:sz="0" w:space="0" w:color="auto"/>
        <w:bottom w:val="none" w:sz="0" w:space="0" w:color="auto"/>
        <w:right w:val="none" w:sz="0" w:space="0" w:color="auto"/>
      </w:divBdr>
    </w:div>
    <w:div w:id="268388964">
      <w:bodyDiv w:val="1"/>
      <w:marLeft w:val="0"/>
      <w:marRight w:val="0"/>
      <w:marTop w:val="0"/>
      <w:marBottom w:val="0"/>
      <w:divBdr>
        <w:top w:val="none" w:sz="0" w:space="0" w:color="auto"/>
        <w:left w:val="none" w:sz="0" w:space="0" w:color="auto"/>
        <w:bottom w:val="none" w:sz="0" w:space="0" w:color="auto"/>
        <w:right w:val="none" w:sz="0" w:space="0" w:color="auto"/>
      </w:divBdr>
    </w:div>
    <w:div w:id="272051778">
      <w:bodyDiv w:val="1"/>
      <w:marLeft w:val="0"/>
      <w:marRight w:val="0"/>
      <w:marTop w:val="0"/>
      <w:marBottom w:val="0"/>
      <w:divBdr>
        <w:top w:val="none" w:sz="0" w:space="0" w:color="auto"/>
        <w:left w:val="none" w:sz="0" w:space="0" w:color="auto"/>
        <w:bottom w:val="none" w:sz="0" w:space="0" w:color="auto"/>
        <w:right w:val="none" w:sz="0" w:space="0" w:color="auto"/>
      </w:divBdr>
      <w:divsChild>
        <w:div w:id="333724259">
          <w:marLeft w:val="640"/>
          <w:marRight w:val="0"/>
          <w:marTop w:val="0"/>
          <w:marBottom w:val="0"/>
          <w:divBdr>
            <w:top w:val="none" w:sz="0" w:space="0" w:color="auto"/>
            <w:left w:val="none" w:sz="0" w:space="0" w:color="auto"/>
            <w:bottom w:val="none" w:sz="0" w:space="0" w:color="auto"/>
            <w:right w:val="none" w:sz="0" w:space="0" w:color="auto"/>
          </w:divBdr>
        </w:div>
        <w:div w:id="1596136085">
          <w:marLeft w:val="640"/>
          <w:marRight w:val="0"/>
          <w:marTop w:val="0"/>
          <w:marBottom w:val="0"/>
          <w:divBdr>
            <w:top w:val="none" w:sz="0" w:space="0" w:color="auto"/>
            <w:left w:val="none" w:sz="0" w:space="0" w:color="auto"/>
            <w:bottom w:val="none" w:sz="0" w:space="0" w:color="auto"/>
            <w:right w:val="none" w:sz="0" w:space="0" w:color="auto"/>
          </w:divBdr>
        </w:div>
        <w:div w:id="893003069">
          <w:marLeft w:val="640"/>
          <w:marRight w:val="0"/>
          <w:marTop w:val="0"/>
          <w:marBottom w:val="0"/>
          <w:divBdr>
            <w:top w:val="none" w:sz="0" w:space="0" w:color="auto"/>
            <w:left w:val="none" w:sz="0" w:space="0" w:color="auto"/>
            <w:bottom w:val="none" w:sz="0" w:space="0" w:color="auto"/>
            <w:right w:val="none" w:sz="0" w:space="0" w:color="auto"/>
          </w:divBdr>
        </w:div>
        <w:div w:id="1951400253">
          <w:marLeft w:val="640"/>
          <w:marRight w:val="0"/>
          <w:marTop w:val="0"/>
          <w:marBottom w:val="0"/>
          <w:divBdr>
            <w:top w:val="none" w:sz="0" w:space="0" w:color="auto"/>
            <w:left w:val="none" w:sz="0" w:space="0" w:color="auto"/>
            <w:bottom w:val="none" w:sz="0" w:space="0" w:color="auto"/>
            <w:right w:val="none" w:sz="0" w:space="0" w:color="auto"/>
          </w:divBdr>
        </w:div>
        <w:div w:id="656960502">
          <w:marLeft w:val="640"/>
          <w:marRight w:val="0"/>
          <w:marTop w:val="0"/>
          <w:marBottom w:val="0"/>
          <w:divBdr>
            <w:top w:val="none" w:sz="0" w:space="0" w:color="auto"/>
            <w:left w:val="none" w:sz="0" w:space="0" w:color="auto"/>
            <w:bottom w:val="none" w:sz="0" w:space="0" w:color="auto"/>
            <w:right w:val="none" w:sz="0" w:space="0" w:color="auto"/>
          </w:divBdr>
        </w:div>
        <w:div w:id="656493530">
          <w:marLeft w:val="640"/>
          <w:marRight w:val="0"/>
          <w:marTop w:val="0"/>
          <w:marBottom w:val="0"/>
          <w:divBdr>
            <w:top w:val="none" w:sz="0" w:space="0" w:color="auto"/>
            <w:left w:val="none" w:sz="0" w:space="0" w:color="auto"/>
            <w:bottom w:val="none" w:sz="0" w:space="0" w:color="auto"/>
            <w:right w:val="none" w:sz="0" w:space="0" w:color="auto"/>
          </w:divBdr>
        </w:div>
        <w:div w:id="2129666686">
          <w:marLeft w:val="640"/>
          <w:marRight w:val="0"/>
          <w:marTop w:val="0"/>
          <w:marBottom w:val="0"/>
          <w:divBdr>
            <w:top w:val="none" w:sz="0" w:space="0" w:color="auto"/>
            <w:left w:val="none" w:sz="0" w:space="0" w:color="auto"/>
            <w:bottom w:val="none" w:sz="0" w:space="0" w:color="auto"/>
            <w:right w:val="none" w:sz="0" w:space="0" w:color="auto"/>
          </w:divBdr>
        </w:div>
        <w:div w:id="577789933">
          <w:marLeft w:val="640"/>
          <w:marRight w:val="0"/>
          <w:marTop w:val="0"/>
          <w:marBottom w:val="0"/>
          <w:divBdr>
            <w:top w:val="none" w:sz="0" w:space="0" w:color="auto"/>
            <w:left w:val="none" w:sz="0" w:space="0" w:color="auto"/>
            <w:bottom w:val="none" w:sz="0" w:space="0" w:color="auto"/>
            <w:right w:val="none" w:sz="0" w:space="0" w:color="auto"/>
          </w:divBdr>
        </w:div>
        <w:div w:id="43189098">
          <w:marLeft w:val="640"/>
          <w:marRight w:val="0"/>
          <w:marTop w:val="0"/>
          <w:marBottom w:val="0"/>
          <w:divBdr>
            <w:top w:val="none" w:sz="0" w:space="0" w:color="auto"/>
            <w:left w:val="none" w:sz="0" w:space="0" w:color="auto"/>
            <w:bottom w:val="none" w:sz="0" w:space="0" w:color="auto"/>
            <w:right w:val="none" w:sz="0" w:space="0" w:color="auto"/>
          </w:divBdr>
        </w:div>
        <w:div w:id="747506196">
          <w:marLeft w:val="640"/>
          <w:marRight w:val="0"/>
          <w:marTop w:val="0"/>
          <w:marBottom w:val="0"/>
          <w:divBdr>
            <w:top w:val="none" w:sz="0" w:space="0" w:color="auto"/>
            <w:left w:val="none" w:sz="0" w:space="0" w:color="auto"/>
            <w:bottom w:val="none" w:sz="0" w:space="0" w:color="auto"/>
            <w:right w:val="none" w:sz="0" w:space="0" w:color="auto"/>
          </w:divBdr>
        </w:div>
        <w:div w:id="843401604">
          <w:marLeft w:val="640"/>
          <w:marRight w:val="0"/>
          <w:marTop w:val="0"/>
          <w:marBottom w:val="0"/>
          <w:divBdr>
            <w:top w:val="none" w:sz="0" w:space="0" w:color="auto"/>
            <w:left w:val="none" w:sz="0" w:space="0" w:color="auto"/>
            <w:bottom w:val="none" w:sz="0" w:space="0" w:color="auto"/>
            <w:right w:val="none" w:sz="0" w:space="0" w:color="auto"/>
          </w:divBdr>
        </w:div>
        <w:div w:id="58289641">
          <w:marLeft w:val="640"/>
          <w:marRight w:val="0"/>
          <w:marTop w:val="0"/>
          <w:marBottom w:val="0"/>
          <w:divBdr>
            <w:top w:val="none" w:sz="0" w:space="0" w:color="auto"/>
            <w:left w:val="none" w:sz="0" w:space="0" w:color="auto"/>
            <w:bottom w:val="none" w:sz="0" w:space="0" w:color="auto"/>
            <w:right w:val="none" w:sz="0" w:space="0" w:color="auto"/>
          </w:divBdr>
        </w:div>
        <w:div w:id="1209997527">
          <w:marLeft w:val="640"/>
          <w:marRight w:val="0"/>
          <w:marTop w:val="0"/>
          <w:marBottom w:val="0"/>
          <w:divBdr>
            <w:top w:val="none" w:sz="0" w:space="0" w:color="auto"/>
            <w:left w:val="none" w:sz="0" w:space="0" w:color="auto"/>
            <w:bottom w:val="none" w:sz="0" w:space="0" w:color="auto"/>
            <w:right w:val="none" w:sz="0" w:space="0" w:color="auto"/>
          </w:divBdr>
        </w:div>
        <w:div w:id="1788310505">
          <w:marLeft w:val="640"/>
          <w:marRight w:val="0"/>
          <w:marTop w:val="0"/>
          <w:marBottom w:val="0"/>
          <w:divBdr>
            <w:top w:val="none" w:sz="0" w:space="0" w:color="auto"/>
            <w:left w:val="none" w:sz="0" w:space="0" w:color="auto"/>
            <w:bottom w:val="none" w:sz="0" w:space="0" w:color="auto"/>
            <w:right w:val="none" w:sz="0" w:space="0" w:color="auto"/>
          </w:divBdr>
        </w:div>
        <w:div w:id="1412458970">
          <w:marLeft w:val="640"/>
          <w:marRight w:val="0"/>
          <w:marTop w:val="0"/>
          <w:marBottom w:val="0"/>
          <w:divBdr>
            <w:top w:val="none" w:sz="0" w:space="0" w:color="auto"/>
            <w:left w:val="none" w:sz="0" w:space="0" w:color="auto"/>
            <w:bottom w:val="none" w:sz="0" w:space="0" w:color="auto"/>
            <w:right w:val="none" w:sz="0" w:space="0" w:color="auto"/>
          </w:divBdr>
        </w:div>
        <w:div w:id="366833697">
          <w:marLeft w:val="640"/>
          <w:marRight w:val="0"/>
          <w:marTop w:val="0"/>
          <w:marBottom w:val="0"/>
          <w:divBdr>
            <w:top w:val="none" w:sz="0" w:space="0" w:color="auto"/>
            <w:left w:val="none" w:sz="0" w:space="0" w:color="auto"/>
            <w:bottom w:val="none" w:sz="0" w:space="0" w:color="auto"/>
            <w:right w:val="none" w:sz="0" w:space="0" w:color="auto"/>
          </w:divBdr>
        </w:div>
        <w:div w:id="2053655521">
          <w:marLeft w:val="640"/>
          <w:marRight w:val="0"/>
          <w:marTop w:val="0"/>
          <w:marBottom w:val="0"/>
          <w:divBdr>
            <w:top w:val="none" w:sz="0" w:space="0" w:color="auto"/>
            <w:left w:val="none" w:sz="0" w:space="0" w:color="auto"/>
            <w:bottom w:val="none" w:sz="0" w:space="0" w:color="auto"/>
            <w:right w:val="none" w:sz="0" w:space="0" w:color="auto"/>
          </w:divBdr>
        </w:div>
        <w:div w:id="1302345069">
          <w:marLeft w:val="640"/>
          <w:marRight w:val="0"/>
          <w:marTop w:val="0"/>
          <w:marBottom w:val="0"/>
          <w:divBdr>
            <w:top w:val="none" w:sz="0" w:space="0" w:color="auto"/>
            <w:left w:val="none" w:sz="0" w:space="0" w:color="auto"/>
            <w:bottom w:val="none" w:sz="0" w:space="0" w:color="auto"/>
            <w:right w:val="none" w:sz="0" w:space="0" w:color="auto"/>
          </w:divBdr>
        </w:div>
        <w:div w:id="976908396">
          <w:marLeft w:val="640"/>
          <w:marRight w:val="0"/>
          <w:marTop w:val="0"/>
          <w:marBottom w:val="0"/>
          <w:divBdr>
            <w:top w:val="none" w:sz="0" w:space="0" w:color="auto"/>
            <w:left w:val="none" w:sz="0" w:space="0" w:color="auto"/>
            <w:bottom w:val="none" w:sz="0" w:space="0" w:color="auto"/>
            <w:right w:val="none" w:sz="0" w:space="0" w:color="auto"/>
          </w:divBdr>
        </w:div>
      </w:divsChild>
    </w:div>
    <w:div w:id="272831132">
      <w:bodyDiv w:val="1"/>
      <w:marLeft w:val="0"/>
      <w:marRight w:val="0"/>
      <w:marTop w:val="0"/>
      <w:marBottom w:val="0"/>
      <w:divBdr>
        <w:top w:val="none" w:sz="0" w:space="0" w:color="auto"/>
        <w:left w:val="none" w:sz="0" w:space="0" w:color="auto"/>
        <w:bottom w:val="none" w:sz="0" w:space="0" w:color="auto"/>
        <w:right w:val="none" w:sz="0" w:space="0" w:color="auto"/>
      </w:divBdr>
      <w:divsChild>
        <w:div w:id="1845590012">
          <w:marLeft w:val="640"/>
          <w:marRight w:val="0"/>
          <w:marTop w:val="0"/>
          <w:marBottom w:val="0"/>
          <w:divBdr>
            <w:top w:val="none" w:sz="0" w:space="0" w:color="auto"/>
            <w:left w:val="none" w:sz="0" w:space="0" w:color="auto"/>
            <w:bottom w:val="none" w:sz="0" w:space="0" w:color="auto"/>
            <w:right w:val="none" w:sz="0" w:space="0" w:color="auto"/>
          </w:divBdr>
        </w:div>
        <w:div w:id="1792287179">
          <w:marLeft w:val="640"/>
          <w:marRight w:val="0"/>
          <w:marTop w:val="0"/>
          <w:marBottom w:val="0"/>
          <w:divBdr>
            <w:top w:val="none" w:sz="0" w:space="0" w:color="auto"/>
            <w:left w:val="none" w:sz="0" w:space="0" w:color="auto"/>
            <w:bottom w:val="none" w:sz="0" w:space="0" w:color="auto"/>
            <w:right w:val="none" w:sz="0" w:space="0" w:color="auto"/>
          </w:divBdr>
        </w:div>
        <w:div w:id="1082071592">
          <w:marLeft w:val="640"/>
          <w:marRight w:val="0"/>
          <w:marTop w:val="0"/>
          <w:marBottom w:val="0"/>
          <w:divBdr>
            <w:top w:val="none" w:sz="0" w:space="0" w:color="auto"/>
            <w:left w:val="none" w:sz="0" w:space="0" w:color="auto"/>
            <w:bottom w:val="none" w:sz="0" w:space="0" w:color="auto"/>
            <w:right w:val="none" w:sz="0" w:space="0" w:color="auto"/>
          </w:divBdr>
        </w:div>
        <w:div w:id="413011566">
          <w:marLeft w:val="640"/>
          <w:marRight w:val="0"/>
          <w:marTop w:val="0"/>
          <w:marBottom w:val="0"/>
          <w:divBdr>
            <w:top w:val="none" w:sz="0" w:space="0" w:color="auto"/>
            <w:left w:val="none" w:sz="0" w:space="0" w:color="auto"/>
            <w:bottom w:val="none" w:sz="0" w:space="0" w:color="auto"/>
            <w:right w:val="none" w:sz="0" w:space="0" w:color="auto"/>
          </w:divBdr>
        </w:div>
        <w:div w:id="32577425">
          <w:marLeft w:val="640"/>
          <w:marRight w:val="0"/>
          <w:marTop w:val="0"/>
          <w:marBottom w:val="0"/>
          <w:divBdr>
            <w:top w:val="none" w:sz="0" w:space="0" w:color="auto"/>
            <w:left w:val="none" w:sz="0" w:space="0" w:color="auto"/>
            <w:bottom w:val="none" w:sz="0" w:space="0" w:color="auto"/>
            <w:right w:val="none" w:sz="0" w:space="0" w:color="auto"/>
          </w:divBdr>
        </w:div>
        <w:div w:id="329456018">
          <w:marLeft w:val="640"/>
          <w:marRight w:val="0"/>
          <w:marTop w:val="0"/>
          <w:marBottom w:val="0"/>
          <w:divBdr>
            <w:top w:val="none" w:sz="0" w:space="0" w:color="auto"/>
            <w:left w:val="none" w:sz="0" w:space="0" w:color="auto"/>
            <w:bottom w:val="none" w:sz="0" w:space="0" w:color="auto"/>
            <w:right w:val="none" w:sz="0" w:space="0" w:color="auto"/>
          </w:divBdr>
        </w:div>
        <w:div w:id="775951210">
          <w:marLeft w:val="640"/>
          <w:marRight w:val="0"/>
          <w:marTop w:val="0"/>
          <w:marBottom w:val="0"/>
          <w:divBdr>
            <w:top w:val="none" w:sz="0" w:space="0" w:color="auto"/>
            <w:left w:val="none" w:sz="0" w:space="0" w:color="auto"/>
            <w:bottom w:val="none" w:sz="0" w:space="0" w:color="auto"/>
            <w:right w:val="none" w:sz="0" w:space="0" w:color="auto"/>
          </w:divBdr>
        </w:div>
        <w:div w:id="2092310140">
          <w:marLeft w:val="640"/>
          <w:marRight w:val="0"/>
          <w:marTop w:val="0"/>
          <w:marBottom w:val="0"/>
          <w:divBdr>
            <w:top w:val="none" w:sz="0" w:space="0" w:color="auto"/>
            <w:left w:val="none" w:sz="0" w:space="0" w:color="auto"/>
            <w:bottom w:val="none" w:sz="0" w:space="0" w:color="auto"/>
            <w:right w:val="none" w:sz="0" w:space="0" w:color="auto"/>
          </w:divBdr>
        </w:div>
        <w:div w:id="1770349768">
          <w:marLeft w:val="640"/>
          <w:marRight w:val="0"/>
          <w:marTop w:val="0"/>
          <w:marBottom w:val="0"/>
          <w:divBdr>
            <w:top w:val="none" w:sz="0" w:space="0" w:color="auto"/>
            <w:left w:val="none" w:sz="0" w:space="0" w:color="auto"/>
            <w:bottom w:val="none" w:sz="0" w:space="0" w:color="auto"/>
            <w:right w:val="none" w:sz="0" w:space="0" w:color="auto"/>
          </w:divBdr>
        </w:div>
        <w:div w:id="288169815">
          <w:marLeft w:val="640"/>
          <w:marRight w:val="0"/>
          <w:marTop w:val="0"/>
          <w:marBottom w:val="0"/>
          <w:divBdr>
            <w:top w:val="none" w:sz="0" w:space="0" w:color="auto"/>
            <w:left w:val="none" w:sz="0" w:space="0" w:color="auto"/>
            <w:bottom w:val="none" w:sz="0" w:space="0" w:color="auto"/>
            <w:right w:val="none" w:sz="0" w:space="0" w:color="auto"/>
          </w:divBdr>
        </w:div>
        <w:div w:id="1883666513">
          <w:marLeft w:val="640"/>
          <w:marRight w:val="0"/>
          <w:marTop w:val="0"/>
          <w:marBottom w:val="0"/>
          <w:divBdr>
            <w:top w:val="none" w:sz="0" w:space="0" w:color="auto"/>
            <w:left w:val="none" w:sz="0" w:space="0" w:color="auto"/>
            <w:bottom w:val="none" w:sz="0" w:space="0" w:color="auto"/>
            <w:right w:val="none" w:sz="0" w:space="0" w:color="auto"/>
          </w:divBdr>
        </w:div>
        <w:div w:id="876626961">
          <w:marLeft w:val="640"/>
          <w:marRight w:val="0"/>
          <w:marTop w:val="0"/>
          <w:marBottom w:val="0"/>
          <w:divBdr>
            <w:top w:val="none" w:sz="0" w:space="0" w:color="auto"/>
            <w:left w:val="none" w:sz="0" w:space="0" w:color="auto"/>
            <w:bottom w:val="none" w:sz="0" w:space="0" w:color="auto"/>
            <w:right w:val="none" w:sz="0" w:space="0" w:color="auto"/>
          </w:divBdr>
        </w:div>
        <w:div w:id="888035662">
          <w:marLeft w:val="640"/>
          <w:marRight w:val="0"/>
          <w:marTop w:val="0"/>
          <w:marBottom w:val="0"/>
          <w:divBdr>
            <w:top w:val="none" w:sz="0" w:space="0" w:color="auto"/>
            <w:left w:val="none" w:sz="0" w:space="0" w:color="auto"/>
            <w:bottom w:val="none" w:sz="0" w:space="0" w:color="auto"/>
            <w:right w:val="none" w:sz="0" w:space="0" w:color="auto"/>
          </w:divBdr>
        </w:div>
        <w:div w:id="1254168144">
          <w:marLeft w:val="640"/>
          <w:marRight w:val="0"/>
          <w:marTop w:val="0"/>
          <w:marBottom w:val="0"/>
          <w:divBdr>
            <w:top w:val="none" w:sz="0" w:space="0" w:color="auto"/>
            <w:left w:val="none" w:sz="0" w:space="0" w:color="auto"/>
            <w:bottom w:val="none" w:sz="0" w:space="0" w:color="auto"/>
            <w:right w:val="none" w:sz="0" w:space="0" w:color="auto"/>
          </w:divBdr>
        </w:div>
        <w:div w:id="1726753068">
          <w:marLeft w:val="640"/>
          <w:marRight w:val="0"/>
          <w:marTop w:val="0"/>
          <w:marBottom w:val="0"/>
          <w:divBdr>
            <w:top w:val="none" w:sz="0" w:space="0" w:color="auto"/>
            <w:left w:val="none" w:sz="0" w:space="0" w:color="auto"/>
            <w:bottom w:val="none" w:sz="0" w:space="0" w:color="auto"/>
            <w:right w:val="none" w:sz="0" w:space="0" w:color="auto"/>
          </w:divBdr>
        </w:div>
        <w:div w:id="1687514946">
          <w:marLeft w:val="640"/>
          <w:marRight w:val="0"/>
          <w:marTop w:val="0"/>
          <w:marBottom w:val="0"/>
          <w:divBdr>
            <w:top w:val="none" w:sz="0" w:space="0" w:color="auto"/>
            <w:left w:val="none" w:sz="0" w:space="0" w:color="auto"/>
            <w:bottom w:val="none" w:sz="0" w:space="0" w:color="auto"/>
            <w:right w:val="none" w:sz="0" w:space="0" w:color="auto"/>
          </w:divBdr>
        </w:div>
        <w:div w:id="1726561357">
          <w:marLeft w:val="640"/>
          <w:marRight w:val="0"/>
          <w:marTop w:val="0"/>
          <w:marBottom w:val="0"/>
          <w:divBdr>
            <w:top w:val="none" w:sz="0" w:space="0" w:color="auto"/>
            <w:left w:val="none" w:sz="0" w:space="0" w:color="auto"/>
            <w:bottom w:val="none" w:sz="0" w:space="0" w:color="auto"/>
            <w:right w:val="none" w:sz="0" w:space="0" w:color="auto"/>
          </w:divBdr>
        </w:div>
        <w:div w:id="2085488281">
          <w:marLeft w:val="640"/>
          <w:marRight w:val="0"/>
          <w:marTop w:val="0"/>
          <w:marBottom w:val="0"/>
          <w:divBdr>
            <w:top w:val="none" w:sz="0" w:space="0" w:color="auto"/>
            <w:left w:val="none" w:sz="0" w:space="0" w:color="auto"/>
            <w:bottom w:val="none" w:sz="0" w:space="0" w:color="auto"/>
            <w:right w:val="none" w:sz="0" w:space="0" w:color="auto"/>
          </w:divBdr>
        </w:div>
        <w:div w:id="491069878">
          <w:marLeft w:val="640"/>
          <w:marRight w:val="0"/>
          <w:marTop w:val="0"/>
          <w:marBottom w:val="0"/>
          <w:divBdr>
            <w:top w:val="none" w:sz="0" w:space="0" w:color="auto"/>
            <w:left w:val="none" w:sz="0" w:space="0" w:color="auto"/>
            <w:bottom w:val="none" w:sz="0" w:space="0" w:color="auto"/>
            <w:right w:val="none" w:sz="0" w:space="0" w:color="auto"/>
          </w:divBdr>
        </w:div>
        <w:div w:id="1694845119">
          <w:marLeft w:val="640"/>
          <w:marRight w:val="0"/>
          <w:marTop w:val="0"/>
          <w:marBottom w:val="0"/>
          <w:divBdr>
            <w:top w:val="none" w:sz="0" w:space="0" w:color="auto"/>
            <w:left w:val="none" w:sz="0" w:space="0" w:color="auto"/>
            <w:bottom w:val="none" w:sz="0" w:space="0" w:color="auto"/>
            <w:right w:val="none" w:sz="0" w:space="0" w:color="auto"/>
          </w:divBdr>
        </w:div>
      </w:divsChild>
    </w:div>
    <w:div w:id="325207519">
      <w:bodyDiv w:val="1"/>
      <w:marLeft w:val="0"/>
      <w:marRight w:val="0"/>
      <w:marTop w:val="0"/>
      <w:marBottom w:val="0"/>
      <w:divBdr>
        <w:top w:val="none" w:sz="0" w:space="0" w:color="auto"/>
        <w:left w:val="none" w:sz="0" w:space="0" w:color="auto"/>
        <w:bottom w:val="none" w:sz="0" w:space="0" w:color="auto"/>
        <w:right w:val="none" w:sz="0" w:space="0" w:color="auto"/>
      </w:divBdr>
    </w:div>
    <w:div w:id="351077940">
      <w:bodyDiv w:val="1"/>
      <w:marLeft w:val="0"/>
      <w:marRight w:val="0"/>
      <w:marTop w:val="0"/>
      <w:marBottom w:val="0"/>
      <w:divBdr>
        <w:top w:val="none" w:sz="0" w:space="0" w:color="auto"/>
        <w:left w:val="none" w:sz="0" w:space="0" w:color="auto"/>
        <w:bottom w:val="none" w:sz="0" w:space="0" w:color="auto"/>
        <w:right w:val="none" w:sz="0" w:space="0" w:color="auto"/>
      </w:divBdr>
    </w:div>
    <w:div w:id="355278158">
      <w:bodyDiv w:val="1"/>
      <w:marLeft w:val="0"/>
      <w:marRight w:val="0"/>
      <w:marTop w:val="0"/>
      <w:marBottom w:val="0"/>
      <w:divBdr>
        <w:top w:val="none" w:sz="0" w:space="0" w:color="auto"/>
        <w:left w:val="none" w:sz="0" w:space="0" w:color="auto"/>
        <w:bottom w:val="none" w:sz="0" w:space="0" w:color="auto"/>
        <w:right w:val="none" w:sz="0" w:space="0" w:color="auto"/>
      </w:divBdr>
    </w:div>
    <w:div w:id="362825450">
      <w:bodyDiv w:val="1"/>
      <w:marLeft w:val="0"/>
      <w:marRight w:val="0"/>
      <w:marTop w:val="0"/>
      <w:marBottom w:val="0"/>
      <w:divBdr>
        <w:top w:val="none" w:sz="0" w:space="0" w:color="auto"/>
        <w:left w:val="none" w:sz="0" w:space="0" w:color="auto"/>
        <w:bottom w:val="none" w:sz="0" w:space="0" w:color="auto"/>
        <w:right w:val="none" w:sz="0" w:space="0" w:color="auto"/>
      </w:divBdr>
    </w:div>
    <w:div w:id="367411952">
      <w:bodyDiv w:val="1"/>
      <w:marLeft w:val="0"/>
      <w:marRight w:val="0"/>
      <w:marTop w:val="0"/>
      <w:marBottom w:val="0"/>
      <w:divBdr>
        <w:top w:val="none" w:sz="0" w:space="0" w:color="auto"/>
        <w:left w:val="none" w:sz="0" w:space="0" w:color="auto"/>
        <w:bottom w:val="none" w:sz="0" w:space="0" w:color="auto"/>
        <w:right w:val="none" w:sz="0" w:space="0" w:color="auto"/>
      </w:divBdr>
      <w:divsChild>
        <w:div w:id="1545681617">
          <w:marLeft w:val="640"/>
          <w:marRight w:val="0"/>
          <w:marTop w:val="0"/>
          <w:marBottom w:val="0"/>
          <w:divBdr>
            <w:top w:val="none" w:sz="0" w:space="0" w:color="auto"/>
            <w:left w:val="none" w:sz="0" w:space="0" w:color="auto"/>
            <w:bottom w:val="none" w:sz="0" w:space="0" w:color="auto"/>
            <w:right w:val="none" w:sz="0" w:space="0" w:color="auto"/>
          </w:divBdr>
        </w:div>
        <w:div w:id="1616323282">
          <w:marLeft w:val="640"/>
          <w:marRight w:val="0"/>
          <w:marTop w:val="0"/>
          <w:marBottom w:val="0"/>
          <w:divBdr>
            <w:top w:val="none" w:sz="0" w:space="0" w:color="auto"/>
            <w:left w:val="none" w:sz="0" w:space="0" w:color="auto"/>
            <w:bottom w:val="none" w:sz="0" w:space="0" w:color="auto"/>
            <w:right w:val="none" w:sz="0" w:space="0" w:color="auto"/>
          </w:divBdr>
        </w:div>
        <w:div w:id="2042394857">
          <w:marLeft w:val="640"/>
          <w:marRight w:val="0"/>
          <w:marTop w:val="0"/>
          <w:marBottom w:val="0"/>
          <w:divBdr>
            <w:top w:val="none" w:sz="0" w:space="0" w:color="auto"/>
            <w:left w:val="none" w:sz="0" w:space="0" w:color="auto"/>
            <w:bottom w:val="none" w:sz="0" w:space="0" w:color="auto"/>
            <w:right w:val="none" w:sz="0" w:space="0" w:color="auto"/>
          </w:divBdr>
        </w:div>
        <w:div w:id="44793390">
          <w:marLeft w:val="640"/>
          <w:marRight w:val="0"/>
          <w:marTop w:val="0"/>
          <w:marBottom w:val="0"/>
          <w:divBdr>
            <w:top w:val="none" w:sz="0" w:space="0" w:color="auto"/>
            <w:left w:val="none" w:sz="0" w:space="0" w:color="auto"/>
            <w:bottom w:val="none" w:sz="0" w:space="0" w:color="auto"/>
            <w:right w:val="none" w:sz="0" w:space="0" w:color="auto"/>
          </w:divBdr>
        </w:div>
        <w:div w:id="280502248">
          <w:marLeft w:val="640"/>
          <w:marRight w:val="0"/>
          <w:marTop w:val="0"/>
          <w:marBottom w:val="0"/>
          <w:divBdr>
            <w:top w:val="none" w:sz="0" w:space="0" w:color="auto"/>
            <w:left w:val="none" w:sz="0" w:space="0" w:color="auto"/>
            <w:bottom w:val="none" w:sz="0" w:space="0" w:color="auto"/>
            <w:right w:val="none" w:sz="0" w:space="0" w:color="auto"/>
          </w:divBdr>
        </w:div>
        <w:div w:id="2048873759">
          <w:marLeft w:val="640"/>
          <w:marRight w:val="0"/>
          <w:marTop w:val="0"/>
          <w:marBottom w:val="0"/>
          <w:divBdr>
            <w:top w:val="none" w:sz="0" w:space="0" w:color="auto"/>
            <w:left w:val="none" w:sz="0" w:space="0" w:color="auto"/>
            <w:bottom w:val="none" w:sz="0" w:space="0" w:color="auto"/>
            <w:right w:val="none" w:sz="0" w:space="0" w:color="auto"/>
          </w:divBdr>
        </w:div>
        <w:div w:id="1784765096">
          <w:marLeft w:val="640"/>
          <w:marRight w:val="0"/>
          <w:marTop w:val="0"/>
          <w:marBottom w:val="0"/>
          <w:divBdr>
            <w:top w:val="none" w:sz="0" w:space="0" w:color="auto"/>
            <w:left w:val="none" w:sz="0" w:space="0" w:color="auto"/>
            <w:bottom w:val="none" w:sz="0" w:space="0" w:color="auto"/>
            <w:right w:val="none" w:sz="0" w:space="0" w:color="auto"/>
          </w:divBdr>
        </w:div>
        <w:div w:id="1570187234">
          <w:marLeft w:val="640"/>
          <w:marRight w:val="0"/>
          <w:marTop w:val="0"/>
          <w:marBottom w:val="0"/>
          <w:divBdr>
            <w:top w:val="none" w:sz="0" w:space="0" w:color="auto"/>
            <w:left w:val="none" w:sz="0" w:space="0" w:color="auto"/>
            <w:bottom w:val="none" w:sz="0" w:space="0" w:color="auto"/>
            <w:right w:val="none" w:sz="0" w:space="0" w:color="auto"/>
          </w:divBdr>
        </w:div>
        <w:div w:id="1164854754">
          <w:marLeft w:val="640"/>
          <w:marRight w:val="0"/>
          <w:marTop w:val="0"/>
          <w:marBottom w:val="0"/>
          <w:divBdr>
            <w:top w:val="none" w:sz="0" w:space="0" w:color="auto"/>
            <w:left w:val="none" w:sz="0" w:space="0" w:color="auto"/>
            <w:bottom w:val="none" w:sz="0" w:space="0" w:color="auto"/>
            <w:right w:val="none" w:sz="0" w:space="0" w:color="auto"/>
          </w:divBdr>
        </w:div>
        <w:div w:id="715542423">
          <w:marLeft w:val="640"/>
          <w:marRight w:val="0"/>
          <w:marTop w:val="0"/>
          <w:marBottom w:val="0"/>
          <w:divBdr>
            <w:top w:val="none" w:sz="0" w:space="0" w:color="auto"/>
            <w:left w:val="none" w:sz="0" w:space="0" w:color="auto"/>
            <w:bottom w:val="none" w:sz="0" w:space="0" w:color="auto"/>
            <w:right w:val="none" w:sz="0" w:space="0" w:color="auto"/>
          </w:divBdr>
        </w:div>
        <w:div w:id="280066175">
          <w:marLeft w:val="640"/>
          <w:marRight w:val="0"/>
          <w:marTop w:val="0"/>
          <w:marBottom w:val="0"/>
          <w:divBdr>
            <w:top w:val="none" w:sz="0" w:space="0" w:color="auto"/>
            <w:left w:val="none" w:sz="0" w:space="0" w:color="auto"/>
            <w:bottom w:val="none" w:sz="0" w:space="0" w:color="auto"/>
            <w:right w:val="none" w:sz="0" w:space="0" w:color="auto"/>
          </w:divBdr>
        </w:div>
        <w:div w:id="715812484">
          <w:marLeft w:val="640"/>
          <w:marRight w:val="0"/>
          <w:marTop w:val="0"/>
          <w:marBottom w:val="0"/>
          <w:divBdr>
            <w:top w:val="none" w:sz="0" w:space="0" w:color="auto"/>
            <w:left w:val="none" w:sz="0" w:space="0" w:color="auto"/>
            <w:bottom w:val="none" w:sz="0" w:space="0" w:color="auto"/>
            <w:right w:val="none" w:sz="0" w:space="0" w:color="auto"/>
          </w:divBdr>
        </w:div>
        <w:div w:id="1162044599">
          <w:marLeft w:val="640"/>
          <w:marRight w:val="0"/>
          <w:marTop w:val="0"/>
          <w:marBottom w:val="0"/>
          <w:divBdr>
            <w:top w:val="none" w:sz="0" w:space="0" w:color="auto"/>
            <w:left w:val="none" w:sz="0" w:space="0" w:color="auto"/>
            <w:bottom w:val="none" w:sz="0" w:space="0" w:color="auto"/>
            <w:right w:val="none" w:sz="0" w:space="0" w:color="auto"/>
          </w:divBdr>
        </w:div>
        <w:div w:id="1781994997">
          <w:marLeft w:val="640"/>
          <w:marRight w:val="0"/>
          <w:marTop w:val="0"/>
          <w:marBottom w:val="0"/>
          <w:divBdr>
            <w:top w:val="none" w:sz="0" w:space="0" w:color="auto"/>
            <w:left w:val="none" w:sz="0" w:space="0" w:color="auto"/>
            <w:bottom w:val="none" w:sz="0" w:space="0" w:color="auto"/>
            <w:right w:val="none" w:sz="0" w:space="0" w:color="auto"/>
          </w:divBdr>
        </w:div>
        <w:div w:id="1347631312">
          <w:marLeft w:val="640"/>
          <w:marRight w:val="0"/>
          <w:marTop w:val="0"/>
          <w:marBottom w:val="0"/>
          <w:divBdr>
            <w:top w:val="none" w:sz="0" w:space="0" w:color="auto"/>
            <w:left w:val="none" w:sz="0" w:space="0" w:color="auto"/>
            <w:bottom w:val="none" w:sz="0" w:space="0" w:color="auto"/>
            <w:right w:val="none" w:sz="0" w:space="0" w:color="auto"/>
          </w:divBdr>
        </w:div>
        <w:div w:id="1725176187">
          <w:marLeft w:val="640"/>
          <w:marRight w:val="0"/>
          <w:marTop w:val="0"/>
          <w:marBottom w:val="0"/>
          <w:divBdr>
            <w:top w:val="none" w:sz="0" w:space="0" w:color="auto"/>
            <w:left w:val="none" w:sz="0" w:space="0" w:color="auto"/>
            <w:bottom w:val="none" w:sz="0" w:space="0" w:color="auto"/>
            <w:right w:val="none" w:sz="0" w:space="0" w:color="auto"/>
          </w:divBdr>
        </w:div>
        <w:div w:id="909193721">
          <w:marLeft w:val="640"/>
          <w:marRight w:val="0"/>
          <w:marTop w:val="0"/>
          <w:marBottom w:val="0"/>
          <w:divBdr>
            <w:top w:val="none" w:sz="0" w:space="0" w:color="auto"/>
            <w:left w:val="none" w:sz="0" w:space="0" w:color="auto"/>
            <w:bottom w:val="none" w:sz="0" w:space="0" w:color="auto"/>
            <w:right w:val="none" w:sz="0" w:space="0" w:color="auto"/>
          </w:divBdr>
        </w:div>
        <w:div w:id="1535850473">
          <w:marLeft w:val="640"/>
          <w:marRight w:val="0"/>
          <w:marTop w:val="0"/>
          <w:marBottom w:val="0"/>
          <w:divBdr>
            <w:top w:val="none" w:sz="0" w:space="0" w:color="auto"/>
            <w:left w:val="none" w:sz="0" w:space="0" w:color="auto"/>
            <w:bottom w:val="none" w:sz="0" w:space="0" w:color="auto"/>
            <w:right w:val="none" w:sz="0" w:space="0" w:color="auto"/>
          </w:divBdr>
        </w:div>
        <w:div w:id="593129436">
          <w:marLeft w:val="640"/>
          <w:marRight w:val="0"/>
          <w:marTop w:val="0"/>
          <w:marBottom w:val="0"/>
          <w:divBdr>
            <w:top w:val="none" w:sz="0" w:space="0" w:color="auto"/>
            <w:left w:val="none" w:sz="0" w:space="0" w:color="auto"/>
            <w:bottom w:val="none" w:sz="0" w:space="0" w:color="auto"/>
            <w:right w:val="none" w:sz="0" w:space="0" w:color="auto"/>
          </w:divBdr>
        </w:div>
      </w:divsChild>
    </w:div>
    <w:div w:id="380324703">
      <w:bodyDiv w:val="1"/>
      <w:marLeft w:val="0"/>
      <w:marRight w:val="0"/>
      <w:marTop w:val="0"/>
      <w:marBottom w:val="0"/>
      <w:divBdr>
        <w:top w:val="none" w:sz="0" w:space="0" w:color="auto"/>
        <w:left w:val="none" w:sz="0" w:space="0" w:color="auto"/>
        <w:bottom w:val="none" w:sz="0" w:space="0" w:color="auto"/>
        <w:right w:val="none" w:sz="0" w:space="0" w:color="auto"/>
      </w:divBdr>
    </w:div>
    <w:div w:id="408699085">
      <w:bodyDiv w:val="1"/>
      <w:marLeft w:val="0"/>
      <w:marRight w:val="0"/>
      <w:marTop w:val="0"/>
      <w:marBottom w:val="0"/>
      <w:divBdr>
        <w:top w:val="none" w:sz="0" w:space="0" w:color="auto"/>
        <w:left w:val="none" w:sz="0" w:space="0" w:color="auto"/>
        <w:bottom w:val="none" w:sz="0" w:space="0" w:color="auto"/>
        <w:right w:val="none" w:sz="0" w:space="0" w:color="auto"/>
      </w:divBdr>
    </w:div>
    <w:div w:id="427307942">
      <w:bodyDiv w:val="1"/>
      <w:marLeft w:val="0"/>
      <w:marRight w:val="0"/>
      <w:marTop w:val="0"/>
      <w:marBottom w:val="0"/>
      <w:divBdr>
        <w:top w:val="none" w:sz="0" w:space="0" w:color="auto"/>
        <w:left w:val="none" w:sz="0" w:space="0" w:color="auto"/>
        <w:bottom w:val="none" w:sz="0" w:space="0" w:color="auto"/>
        <w:right w:val="none" w:sz="0" w:space="0" w:color="auto"/>
      </w:divBdr>
    </w:div>
    <w:div w:id="431781477">
      <w:bodyDiv w:val="1"/>
      <w:marLeft w:val="0"/>
      <w:marRight w:val="0"/>
      <w:marTop w:val="0"/>
      <w:marBottom w:val="0"/>
      <w:divBdr>
        <w:top w:val="none" w:sz="0" w:space="0" w:color="auto"/>
        <w:left w:val="none" w:sz="0" w:space="0" w:color="auto"/>
        <w:bottom w:val="none" w:sz="0" w:space="0" w:color="auto"/>
        <w:right w:val="none" w:sz="0" w:space="0" w:color="auto"/>
      </w:divBdr>
    </w:div>
    <w:div w:id="465591591">
      <w:bodyDiv w:val="1"/>
      <w:marLeft w:val="0"/>
      <w:marRight w:val="0"/>
      <w:marTop w:val="0"/>
      <w:marBottom w:val="0"/>
      <w:divBdr>
        <w:top w:val="none" w:sz="0" w:space="0" w:color="auto"/>
        <w:left w:val="none" w:sz="0" w:space="0" w:color="auto"/>
        <w:bottom w:val="none" w:sz="0" w:space="0" w:color="auto"/>
        <w:right w:val="none" w:sz="0" w:space="0" w:color="auto"/>
      </w:divBdr>
      <w:divsChild>
        <w:div w:id="1998224838">
          <w:marLeft w:val="640"/>
          <w:marRight w:val="0"/>
          <w:marTop w:val="0"/>
          <w:marBottom w:val="0"/>
          <w:divBdr>
            <w:top w:val="none" w:sz="0" w:space="0" w:color="auto"/>
            <w:left w:val="none" w:sz="0" w:space="0" w:color="auto"/>
            <w:bottom w:val="none" w:sz="0" w:space="0" w:color="auto"/>
            <w:right w:val="none" w:sz="0" w:space="0" w:color="auto"/>
          </w:divBdr>
        </w:div>
        <w:div w:id="1804301301">
          <w:marLeft w:val="640"/>
          <w:marRight w:val="0"/>
          <w:marTop w:val="0"/>
          <w:marBottom w:val="0"/>
          <w:divBdr>
            <w:top w:val="none" w:sz="0" w:space="0" w:color="auto"/>
            <w:left w:val="none" w:sz="0" w:space="0" w:color="auto"/>
            <w:bottom w:val="none" w:sz="0" w:space="0" w:color="auto"/>
            <w:right w:val="none" w:sz="0" w:space="0" w:color="auto"/>
          </w:divBdr>
        </w:div>
        <w:div w:id="189103643">
          <w:marLeft w:val="640"/>
          <w:marRight w:val="0"/>
          <w:marTop w:val="0"/>
          <w:marBottom w:val="0"/>
          <w:divBdr>
            <w:top w:val="none" w:sz="0" w:space="0" w:color="auto"/>
            <w:left w:val="none" w:sz="0" w:space="0" w:color="auto"/>
            <w:bottom w:val="none" w:sz="0" w:space="0" w:color="auto"/>
            <w:right w:val="none" w:sz="0" w:space="0" w:color="auto"/>
          </w:divBdr>
        </w:div>
        <w:div w:id="583225944">
          <w:marLeft w:val="640"/>
          <w:marRight w:val="0"/>
          <w:marTop w:val="0"/>
          <w:marBottom w:val="0"/>
          <w:divBdr>
            <w:top w:val="none" w:sz="0" w:space="0" w:color="auto"/>
            <w:left w:val="none" w:sz="0" w:space="0" w:color="auto"/>
            <w:bottom w:val="none" w:sz="0" w:space="0" w:color="auto"/>
            <w:right w:val="none" w:sz="0" w:space="0" w:color="auto"/>
          </w:divBdr>
        </w:div>
        <w:div w:id="13771972">
          <w:marLeft w:val="640"/>
          <w:marRight w:val="0"/>
          <w:marTop w:val="0"/>
          <w:marBottom w:val="0"/>
          <w:divBdr>
            <w:top w:val="none" w:sz="0" w:space="0" w:color="auto"/>
            <w:left w:val="none" w:sz="0" w:space="0" w:color="auto"/>
            <w:bottom w:val="none" w:sz="0" w:space="0" w:color="auto"/>
            <w:right w:val="none" w:sz="0" w:space="0" w:color="auto"/>
          </w:divBdr>
        </w:div>
        <w:div w:id="758017355">
          <w:marLeft w:val="640"/>
          <w:marRight w:val="0"/>
          <w:marTop w:val="0"/>
          <w:marBottom w:val="0"/>
          <w:divBdr>
            <w:top w:val="none" w:sz="0" w:space="0" w:color="auto"/>
            <w:left w:val="none" w:sz="0" w:space="0" w:color="auto"/>
            <w:bottom w:val="none" w:sz="0" w:space="0" w:color="auto"/>
            <w:right w:val="none" w:sz="0" w:space="0" w:color="auto"/>
          </w:divBdr>
        </w:div>
        <w:div w:id="1029334060">
          <w:marLeft w:val="640"/>
          <w:marRight w:val="0"/>
          <w:marTop w:val="0"/>
          <w:marBottom w:val="0"/>
          <w:divBdr>
            <w:top w:val="none" w:sz="0" w:space="0" w:color="auto"/>
            <w:left w:val="none" w:sz="0" w:space="0" w:color="auto"/>
            <w:bottom w:val="none" w:sz="0" w:space="0" w:color="auto"/>
            <w:right w:val="none" w:sz="0" w:space="0" w:color="auto"/>
          </w:divBdr>
        </w:div>
        <w:div w:id="1167525166">
          <w:marLeft w:val="640"/>
          <w:marRight w:val="0"/>
          <w:marTop w:val="0"/>
          <w:marBottom w:val="0"/>
          <w:divBdr>
            <w:top w:val="none" w:sz="0" w:space="0" w:color="auto"/>
            <w:left w:val="none" w:sz="0" w:space="0" w:color="auto"/>
            <w:bottom w:val="none" w:sz="0" w:space="0" w:color="auto"/>
            <w:right w:val="none" w:sz="0" w:space="0" w:color="auto"/>
          </w:divBdr>
        </w:div>
        <w:div w:id="641156987">
          <w:marLeft w:val="640"/>
          <w:marRight w:val="0"/>
          <w:marTop w:val="0"/>
          <w:marBottom w:val="0"/>
          <w:divBdr>
            <w:top w:val="none" w:sz="0" w:space="0" w:color="auto"/>
            <w:left w:val="none" w:sz="0" w:space="0" w:color="auto"/>
            <w:bottom w:val="none" w:sz="0" w:space="0" w:color="auto"/>
            <w:right w:val="none" w:sz="0" w:space="0" w:color="auto"/>
          </w:divBdr>
        </w:div>
      </w:divsChild>
    </w:div>
    <w:div w:id="481893356">
      <w:bodyDiv w:val="1"/>
      <w:marLeft w:val="0"/>
      <w:marRight w:val="0"/>
      <w:marTop w:val="0"/>
      <w:marBottom w:val="0"/>
      <w:divBdr>
        <w:top w:val="none" w:sz="0" w:space="0" w:color="auto"/>
        <w:left w:val="none" w:sz="0" w:space="0" w:color="auto"/>
        <w:bottom w:val="none" w:sz="0" w:space="0" w:color="auto"/>
        <w:right w:val="none" w:sz="0" w:space="0" w:color="auto"/>
      </w:divBdr>
      <w:divsChild>
        <w:div w:id="205407793">
          <w:marLeft w:val="640"/>
          <w:marRight w:val="0"/>
          <w:marTop w:val="0"/>
          <w:marBottom w:val="0"/>
          <w:divBdr>
            <w:top w:val="none" w:sz="0" w:space="0" w:color="auto"/>
            <w:left w:val="none" w:sz="0" w:space="0" w:color="auto"/>
            <w:bottom w:val="none" w:sz="0" w:space="0" w:color="auto"/>
            <w:right w:val="none" w:sz="0" w:space="0" w:color="auto"/>
          </w:divBdr>
        </w:div>
        <w:div w:id="1567111461">
          <w:marLeft w:val="640"/>
          <w:marRight w:val="0"/>
          <w:marTop w:val="0"/>
          <w:marBottom w:val="0"/>
          <w:divBdr>
            <w:top w:val="none" w:sz="0" w:space="0" w:color="auto"/>
            <w:left w:val="none" w:sz="0" w:space="0" w:color="auto"/>
            <w:bottom w:val="none" w:sz="0" w:space="0" w:color="auto"/>
            <w:right w:val="none" w:sz="0" w:space="0" w:color="auto"/>
          </w:divBdr>
        </w:div>
        <w:div w:id="315686931">
          <w:marLeft w:val="640"/>
          <w:marRight w:val="0"/>
          <w:marTop w:val="0"/>
          <w:marBottom w:val="0"/>
          <w:divBdr>
            <w:top w:val="none" w:sz="0" w:space="0" w:color="auto"/>
            <w:left w:val="none" w:sz="0" w:space="0" w:color="auto"/>
            <w:bottom w:val="none" w:sz="0" w:space="0" w:color="auto"/>
            <w:right w:val="none" w:sz="0" w:space="0" w:color="auto"/>
          </w:divBdr>
        </w:div>
        <w:div w:id="651983184">
          <w:marLeft w:val="640"/>
          <w:marRight w:val="0"/>
          <w:marTop w:val="0"/>
          <w:marBottom w:val="0"/>
          <w:divBdr>
            <w:top w:val="none" w:sz="0" w:space="0" w:color="auto"/>
            <w:left w:val="none" w:sz="0" w:space="0" w:color="auto"/>
            <w:bottom w:val="none" w:sz="0" w:space="0" w:color="auto"/>
            <w:right w:val="none" w:sz="0" w:space="0" w:color="auto"/>
          </w:divBdr>
        </w:div>
        <w:div w:id="611328799">
          <w:marLeft w:val="640"/>
          <w:marRight w:val="0"/>
          <w:marTop w:val="0"/>
          <w:marBottom w:val="0"/>
          <w:divBdr>
            <w:top w:val="none" w:sz="0" w:space="0" w:color="auto"/>
            <w:left w:val="none" w:sz="0" w:space="0" w:color="auto"/>
            <w:bottom w:val="none" w:sz="0" w:space="0" w:color="auto"/>
            <w:right w:val="none" w:sz="0" w:space="0" w:color="auto"/>
          </w:divBdr>
        </w:div>
        <w:div w:id="1856728689">
          <w:marLeft w:val="640"/>
          <w:marRight w:val="0"/>
          <w:marTop w:val="0"/>
          <w:marBottom w:val="0"/>
          <w:divBdr>
            <w:top w:val="none" w:sz="0" w:space="0" w:color="auto"/>
            <w:left w:val="none" w:sz="0" w:space="0" w:color="auto"/>
            <w:bottom w:val="none" w:sz="0" w:space="0" w:color="auto"/>
            <w:right w:val="none" w:sz="0" w:space="0" w:color="auto"/>
          </w:divBdr>
        </w:div>
        <w:div w:id="1182428865">
          <w:marLeft w:val="640"/>
          <w:marRight w:val="0"/>
          <w:marTop w:val="0"/>
          <w:marBottom w:val="0"/>
          <w:divBdr>
            <w:top w:val="none" w:sz="0" w:space="0" w:color="auto"/>
            <w:left w:val="none" w:sz="0" w:space="0" w:color="auto"/>
            <w:bottom w:val="none" w:sz="0" w:space="0" w:color="auto"/>
            <w:right w:val="none" w:sz="0" w:space="0" w:color="auto"/>
          </w:divBdr>
        </w:div>
        <w:div w:id="952714918">
          <w:marLeft w:val="640"/>
          <w:marRight w:val="0"/>
          <w:marTop w:val="0"/>
          <w:marBottom w:val="0"/>
          <w:divBdr>
            <w:top w:val="none" w:sz="0" w:space="0" w:color="auto"/>
            <w:left w:val="none" w:sz="0" w:space="0" w:color="auto"/>
            <w:bottom w:val="none" w:sz="0" w:space="0" w:color="auto"/>
            <w:right w:val="none" w:sz="0" w:space="0" w:color="auto"/>
          </w:divBdr>
        </w:div>
        <w:div w:id="1961834031">
          <w:marLeft w:val="640"/>
          <w:marRight w:val="0"/>
          <w:marTop w:val="0"/>
          <w:marBottom w:val="0"/>
          <w:divBdr>
            <w:top w:val="none" w:sz="0" w:space="0" w:color="auto"/>
            <w:left w:val="none" w:sz="0" w:space="0" w:color="auto"/>
            <w:bottom w:val="none" w:sz="0" w:space="0" w:color="auto"/>
            <w:right w:val="none" w:sz="0" w:space="0" w:color="auto"/>
          </w:divBdr>
        </w:div>
        <w:div w:id="1440026222">
          <w:marLeft w:val="640"/>
          <w:marRight w:val="0"/>
          <w:marTop w:val="0"/>
          <w:marBottom w:val="0"/>
          <w:divBdr>
            <w:top w:val="none" w:sz="0" w:space="0" w:color="auto"/>
            <w:left w:val="none" w:sz="0" w:space="0" w:color="auto"/>
            <w:bottom w:val="none" w:sz="0" w:space="0" w:color="auto"/>
            <w:right w:val="none" w:sz="0" w:space="0" w:color="auto"/>
          </w:divBdr>
        </w:div>
        <w:div w:id="2094086122">
          <w:marLeft w:val="640"/>
          <w:marRight w:val="0"/>
          <w:marTop w:val="0"/>
          <w:marBottom w:val="0"/>
          <w:divBdr>
            <w:top w:val="none" w:sz="0" w:space="0" w:color="auto"/>
            <w:left w:val="none" w:sz="0" w:space="0" w:color="auto"/>
            <w:bottom w:val="none" w:sz="0" w:space="0" w:color="auto"/>
            <w:right w:val="none" w:sz="0" w:space="0" w:color="auto"/>
          </w:divBdr>
        </w:div>
        <w:div w:id="1173911749">
          <w:marLeft w:val="640"/>
          <w:marRight w:val="0"/>
          <w:marTop w:val="0"/>
          <w:marBottom w:val="0"/>
          <w:divBdr>
            <w:top w:val="none" w:sz="0" w:space="0" w:color="auto"/>
            <w:left w:val="none" w:sz="0" w:space="0" w:color="auto"/>
            <w:bottom w:val="none" w:sz="0" w:space="0" w:color="auto"/>
            <w:right w:val="none" w:sz="0" w:space="0" w:color="auto"/>
          </w:divBdr>
        </w:div>
        <w:div w:id="145365900">
          <w:marLeft w:val="640"/>
          <w:marRight w:val="0"/>
          <w:marTop w:val="0"/>
          <w:marBottom w:val="0"/>
          <w:divBdr>
            <w:top w:val="none" w:sz="0" w:space="0" w:color="auto"/>
            <w:left w:val="none" w:sz="0" w:space="0" w:color="auto"/>
            <w:bottom w:val="none" w:sz="0" w:space="0" w:color="auto"/>
            <w:right w:val="none" w:sz="0" w:space="0" w:color="auto"/>
          </w:divBdr>
        </w:div>
        <w:div w:id="10879447">
          <w:marLeft w:val="640"/>
          <w:marRight w:val="0"/>
          <w:marTop w:val="0"/>
          <w:marBottom w:val="0"/>
          <w:divBdr>
            <w:top w:val="none" w:sz="0" w:space="0" w:color="auto"/>
            <w:left w:val="none" w:sz="0" w:space="0" w:color="auto"/>
            <w:bottom w:val="none" w:sz="0" w:space="0" w:color="auto"/>
            <w:right w:val="none" w:sz="0" w:space="0" w:color="auto"/>
          </w:divBdr>
        </w:div>
        <w:div w:id="1862742713">
          <w:marLeft w:val="640"/>
          <w:marRight w:val="0"/>
          <w:marTop w:val="0"/>
          <w:marBottom w:val="0"/>
          <w:divBdr>
            <w:top w:val="none" w:sz="0" w:space="0" w:color="auto"/>
            <w:left w:val="none" w:sz="0" w:space="0" w:color="auto"/>
            <w:bottom w:val="none" w:sz="0" w:space="0" w:color="auto"/>
            <w:right w:val="none" w:sz="0" w:space="0" w:color="auto"/>
          </w:divBdr>
        </w:div>
      </w:divsChild>
    </w:div>
    <w:div w:id="516506135">
      <w:bodyDiv w:val="1"/>
      <w:marLeft w:val="0"/>
      <w:marRight w:val="0"/>
      <w:marTop w:val="0"/>
      <w:marBottom w:val="0"/>
      <w:divBdr>
        <w:top w:val="none" w:sz="0" w:space="0" w:color="auto"/>
        <w:left w:val="none" w:sz="0" w:space="0" w:color="auto"/>
        <w:bottom w:val="none" w:sz="0" w:space="0" w:color="auto"/>
        <w:right w:val="none" w:sz="0" w:space="0" w:color="auto"/>
      </w:divBdr>
    </w:div>
    <w:div w:id="582957859">
      <w:bodyDiv w:val="1"/>
      <w:marLeft w:val="0"/>
      <w:marRight w:val="0"/>
      <w:marTop w:val="0"/>
      <w:marBottom w:val="0"/>
      <w:divBdr>
        <w:top w:val="none" w:sz="0" w:space="0" w:color="auto"/>
        <w:left w:val="none" w:sz="0" w:space="0" w:color="auto"/>
        <w:bottom w:val="none" w:sz="0" w:space="0" w:color="auto"/>
        <w:right w:val="none" w:sz="0" w:space="0" w:color="auto"/>
      </w:divBdr>
    </w:div>
    <w:div w:id="589316170">
      <w:bodyDiv w:val="1"/>
      <w:marLeft w:val="0"/>
      <w:marRight w:val="0"/>
      <w:marTop w:val="0"/>
      <w:marBottom w:val="0"/>
      <w:divBdr>
        <w:top w:val="none" w:sz="0" w:space="0" w:color="auto"/>
        <w:left w:val="none" w:sz="0" w:space="0" w:color="auto"/>
        <w:bottom w:val="none" w:sz="0" w:space="0" w:color="auto"/>
        <w:right w:val="none" w:sz="0" w:space="0" w:color="auto"/>
      </w:divBdr>
    </w:div>
    <w:div w:id="594022359">
      <w:bodyDiv w:val="1"/>
      <w:marLeft w:val="0"/>
      <w:marRight w:val="0"/>
      <w:marTop w:val="0"/>
      <w:marBottom w:val="0"/>
      <w:divBdr>
        <w:top w:val="none" w:sz="0" w:space="0" w:color="auto"/>
        <w:left w:val="none" w:sz="0" w:space="0" w:color="auto"/>
        <w:bottom w:val="none" w:sz="0" w:space="0" w:color="auto"/>
        <w:right w:val="none" w:sz="0" w:space="0" w:color="auto"/>
      </w:divBdr>
    </w:div>
    <w:div w:id="615523407">
      <w:bodyDiv w:val="1"/>
      <w:marLeft w:val="0"/>
      <w:marRight w:val="0"/>
      <w:marTop w:val="0"/>
      <w:marBottom w:val="0"/>
      <w:divBdr>
        <w:top w:val="none" w:sz="0" w:space="0" w:color="auto"/>
        <w:left w:val="none" w:sz="0" w:space="0" w:color="auto"/>
        <w:bottom w:val="none" w:sz="0" w:space="0" w:color="auto"/>
        <w:right w:val="none" w:sz="0" w:space="0" w:color="auto"/>
      </w:divBdr>
    </w:div>
    <w:div w:id="617882674">
      <w:bodyDiv w:val="1"/>
      <w:marLeft w:val="0"/>
      <w:marRight w:val="0"/>
      <w:marTop w:val="0"/>
      <w:marBottom w:val="0"/>
      <w:divBdr>
        <w:top w:val="none" w:sz="0" w:space="0" w:color="auto"/>
        <w:left w:val="none" w:sz="0" w:space="0" w:color="auto"/>
        <w:bottom w:val="none" w:sz="0" w:space="0" w:color="auto"/>
        <w:right w:val="none" w:sz="0" w:space="0" w:color="auto"/>
      </w:divBdr>
      <w:divsChild>
        <w:div w:id="231355937">
          <w:marLeft w:val="640"/>
          <w:marRight w:val="0"/>
          <w:marTop w:val="0"/>
          <w:marBottom w:val="0"/>
          <w:divBdr>
            <w:top w:val="none" w:sz="0" w:space="0" w:color="auto"/>
            <w:left w:val="none" w:sz="0" w:space="0" w:color="auto"/>
            <w:bottom w:val="none" w:sz="0" w:space="0" w:color="auto"/>
            <w:right w:val="none" w:sz="0" w:space="0" w:color="auto"/>
          </w:divBdr>
        </w:div>
        <w:div w:id="310595219">
          <w:marLeft w:val="640"/>
          <w:marRight w:val="0"/>
          <w:marTop w:val="0"/>
          <w:marBottom w:val="0"/>
          <w:divBdr>
            <w:top w:val="none" w:sz="0" w:space="0" w:color="auto"/>
            <w:left w:val="none" w:sz="0" w:space="0" w:color="auto"/>
            <w:bottom w:val="none" w:sz="0" w:space="0" w:color="auto"/>
            <w:right w:val="none" w:sz="0" w:space="0" w:color="auto"/>
          </w:divBdr>
        </w:div>
        <w:div w:id="1946881715">
          <w:marLeft w:val="640"/>
          <w:marRight w:val="0"/>
          <w:marTop w:val="0"/>
          <w:marBottom w:val="0"/>
          <w:divBdr>
            <w:top w:val="none" w:sz="0" w:space="0" w:color="auto"/>
            <w:left w:val="none" w:sz="0" w:space="0" w:color="auto"/>
            <w:bottom w:val="none" w:sz="0" w:space="0" w:color="auto"/>
            <w:right w:val="none" w:sz="0" w:space="0" w:color="auto"/>
          </w:divBdr>
        </w:div>
        <w:div w:id="1156871690">
          <w:marLeft w:val="640"/>
          <w:marRight w:val="0"/>
          <w:marTop w:val="0"/>
          <w:marBottom w:val="0"/>
          <w:divBdr>
            <w:top w:val="none" w:sz="0" w:space="0" w:color="auto"/>
            <w:left w:val="none" w:sz="0" w:space="0" w:color="auto"/>
            <w:bottom w:val="none" w:sz="0" w:space="0" w:color="auto"/>
            <w:right w:val="none" w:sz="0" w:space="0" w:color="auto"/>
          </w:divBdr>
        </w:div>
        <w:div w:id="1931161585">
          <w:marLeft w:val="640"/>
          <w:marRight w:val="0"/>
          <w:marTop w:val="0"/>
          <w:marBottom w:val="0"/>
          <w:divBdr>
            <w:top w:val="none" w:sz="0" w:space="0" w:color="auto"/>
            <w:left w:val="none" w:sz="0" w:space="0" w:color="auto"/>
            <w:bottom w:val="none" w:sz="0" w:space="0" w:color="auto"/>
            <w:right w:val="none" w:sz="0" w:space="0" w:color="auto"/>
          </w:divBdr>
        </w:div>
        <w:div w:id="785542179">
          <w:marLeft w:val="640"/>
          <w:marRight w:val="0"/>
          <w:marTop w:val="0"/>
          <w:marBottom w:val="0"/>
          <w:divBdr>
            <w:top w:val="none" w:sz="0" w:space="0" w:color="auto"/>
            <w:left w:val="none" w:sz="0" w:space="0" w:color="auto"/>
            <w:bottom w:val="none" w:sz="0" w:space="0" w:color="auto"/>
            <w:right w:val="none" w:sz="0" w:space="0" w:color="auto"/>
          </w:divBdr>
        </w:div>
        <w:div w:id="396906566">
          <w:marLeft w:val="640"/>
          <w:marRight w:val="0"/>
          <w:marTop w:val="0"/>
          <w:marBottom w:val="0"/>
          <w:divBdr>
            <w:top w:val="none" w:sz="0" w:space="0" w:color="auto"/>
            <w:left w:val="none" w:sz="0" w:space="0" w:color="auto"/>
            <w:bottom w:val="none" w:sz="0" w:space="0" w:color="auto"/>
            <w:right w:val="none" w:sz="0" w:space="0" w:color="auto"/>
          </w:divBdr>
        </w:div>
        <w:div w:id="1862938441">
          <w:marLeft w:val="640"/>
          <w:marRight w:val="0"/>
          <w:marTop w:val="0"/>
          <w:marBottom w:val="0"/>
          <w:divBdr>
            <w:top w:val="none" w:sz="0" w:space="0" w:color="auto"/>
            <w:left w:val="none" w:sz="0" w:space="0" w:color="auto"/>
            <w:bottom w:val="none" w:sz="0" w:space="0" w:color="auto"/>
            <w:right w:val="none" w:sz="0" w:space="0" w:color="auto"/>
          </w:divBdr>
        </w:div>
        <w:div w:id="1484352600">
          <w:marLeft w:val="640"/>
          <w:marRight w:val="0"/>
          <w:marTop w:val="0"/>
          <w:marBottom w:val="0"/>
          <w:divBdr>
            <w:top w:val="none" w:sz="0" w:space="0" w:color="auto"/>
            <w:left w:val="none" w:sz="0" w:space="0" w:color="auto"/>
            <w:bottom w:val="none" w:sz="0" w:space="0" w:color="auto"/>
            <w:right w:val="none" w:sz="0" w:space="0" w:color="auto"/>
          </w:divBdr>
        </w:div>
      </w:divsChild>
    </w:div>
    <w:div w:id="625694966">
      <w:bodyDiv w:val="1"/>
      <w:marLeft w:val="0"/>
      <w:marRight w:val="0"/>
      <w:marTop w:val="0"/>
      <w:marBottom w:val="0"/>
      <w:divBdr>
        <w:top w:val="none" w:sz="0" w:space="0" w:color="auto"/>
        <w:left w:val="none" w:sz="0" w:space="0" w:color="auto"/>
        <w:bottom w:val="none" w:sz="0" w:space="0" w:color="auto"/>
        <w:right w:val="none" w:sz="0" w:space="0" w:color="auto"/>
      </w:divBdr>
    </w:div>
    <w:div w:id="627592632">
      <w:bodyDiv w:val="1"/>
      <w:marLeft w:val="0"/>
      <w:marRight w:val="0"/>
      <w:marTop w:val="0"/>
      <w:marBottom w:val="0"/>
      <w:divBdr>
        <w:top w:val="none" w:sz="0" w:space="0" w:color="auto"/>
        <w:left w:val="none" w:sz="0" w:space="0" w:color="auto"/>
        <w:bottom w:val="none" w:sz="0" w:space="0" w:color="auto"/>
        <w:right w:val="none" w:sz="0" w:space="0" w:color="auto"/>
      </w:divBdr>
      <w:divsChild>
        <w:div w:id="1946228134">
          <w:marLeft w:val="640"/>
          <w:marRight w:val="0"/>
          <w:marTop w:val="0"/>
          <w:marBottom w:val="0"/>
          <w:divBdr>
            <w:top w:val="none" w:sz="0" w:space="0" w:color="auto"/>
            <w:left w:val="none" w:sz="0" w:space="0" w:color="auto"/>
            <w:bottom w:val="none" w:sz="0" w:space="0" w:color="auto"/>
            <w:right w:val="none" w:sz="0" w:space="0" w:color="auto"/>
          </w:divBdr>
        </w:div>
        <w:div w:id="458494865">
          <w:marLeft w:val="640"/>
          <w:marRight w:val="0"/>
          <w:marTop w:val="0"/>
          <w:marBottom w:val="0"/>
          <w:divBdr>
            <w:top w:val="none" w:sz="0" w:space="0" w:color="auto"/>
            <w:left w:val="none" w:sz="0" w:space="0" w:color="auto"/>
            <w:bottom w:val="none" w:sz="0" w:space="0" w:color="auto"/>
            <w:right w:val="none" w:sz="0" w:space="0" w:color="auto"/>
          </w:divBdr>
        </w:div>
        <w:div w:id="1444112423">
          <w:marLeft w:val="640"/>
          <w:marRight w:val="0"/>
          <w:marTop w:val="0"/>
          <w:marBottom w:val="0"/>
          <w:divBdr>
            <w:top w:val="none" w:sz="0" w:space="0" w:color="auto"/>
            <w:left w:val="none" w:sz="0" w:space="0" w:color="auto"/>
            <w:bottom w:val="none" w:sz="0" w:space="0" w:color="auto"/>
            <w:right w:val="none" w:sz="0" w:space="0" w:color="auto"/>
          </w:divBdr>
        </w:div>
        <w:div w:id="1134911245">
          <w:marLeft w:val="640"/>
          <w:marRight w:val="0"/>
          <w:marTop w:val="0"/>
          <w:marBottom w:val="0"/>
          <w:divBdr>
            <w:top w:val="none" w:sz="0" w:space="0" w:color="auto"/>
            <w:left w:val="none" w:sz="0" w:space="0" w:color="auto"/>
            <w:bottom w:val="none" w:sz="0" w:space="0" w:color="auto"/>
            <w:right w:val="none" w:sz="0" w:space="0" w:color="auto"/>
          </w:divBdr>
        </w:div>
        <w:div w:id="1582256422">
          <w:marLeft w:val="640"/>
          <w:marRight w:val="0"/>
          <w:marTop w:val="0"/>
          <w:marBottom w:val="0"/>
          <w:divBdr>
            <w:top w:val="none" w:sz="0" w:space="0" w:color="auto"/>
            <w:left w:val="none" w:sz="0" w:space="0" w:color="auto"/>
            <w:bottom w:val="none" w:sz="0" w:space="0" w:color="auto"/>
            <w:right w:val="none" w:sz="0" w:space="0" w:color="auto"/>
          </w:divBdr>
        </w:div>
        <w:div w:id="1720860246">
          <w:marLeft w:val="640"/>
          <w:marRight w:val="0"/>
          <w:marTop w:val="0"/>
          <w:marBottom w:val="0"/>
          <w:divBdr>
            <w:top w:val="none" w:sz="0" w:space="0" w:color="auto"/>
            <w:left w:val="none" w:sz="0" w:space="0" w:color="auto"/>
            <w:bottom w:val="none" w:sz="0" w:space="0" w:color="auto"/>
            <w:right w:val="none" w:sz="0" w:space="0" w:color="auto"/>
          </w:divBdr>
        </w:div>
        <w:div w:id="354620739">
          <w:marLeft w:val="640"/>
          <w:marRight w:val="0"/>
          <w:marTop w:val="0"/>
          <w:marBottom w:val="0"/>
          <w:divBdr>
            <w:top w:val="none" w:sz="0" w:space="0" w:color="auto"/>
            <w:left w:val="none" w:sz="0" w:space="0" w:color="auto"/>
            <w:bottom w:val="none" w:sz="0" w:space="0" w:color="auto"/>
            <w:right w:val="none" w:sz="0" w:space="0" w:color="auto"/>
          </w:divBdr>
        </w:div>
        <w:div w:id="678430029">
          <w:marLeft w:val="640"/>
          <w:marRight w:val="0"/>
          <w:marTop w:val="0"/>
          <w:marBottom w:val="0"/>
          <w:divBdr>
            <w:top w:val="none" w:sz="0" w:space="0" w:color="auto"/>
            <w:left w:val="none" w:sz="0" w:space="0" w:color="auto"/>
            <w:bottom w:val="none" w:sz="0" w:space="0" w:color="auto"/>
            <w:right w:val="none" w:sz="0" w:space="0" w:color="auto"/>
          </w:divBdr>
        </w:div>
        <w:div w:id="610864437">
          <w:marLeft w:val="640"/>
          <w:marRight w:val="0"/>
          <w:marTop w:val="0"/>
          <w:marBottom w:val="0"/>
          <w:divBdr>
            <w:top w:val="none" w:sz="0" w:space="0" w:color="auto"/>
            <w:left w:val="none" w:sz="0" w:space="0" w:color="auto"/>
            <w:bottom w:val="none" w:sz="0" w:space="0" w:color="auto"/>
            <w:right w:val="none" w:sz="0" w:space="0" w:color="auto"/>
          </w:divBdr>
        </w:div>
        <w:div w:id="1487698928">
          <w:marLeft w:val="640"/>
          <w:marRight w:val="0"/>
          <w:marTop w:val="0"/>
          <w:marBottom w:val="0"/>
          <w:divBdr>
            <w:top w:val="none" w:sz="0" w:space="0" w:color="auto"/>
            <w:left w:val="none" w:sz="0" w:space="0" w:color="auto"/>
            <w:bottom w:val="none" w:sz="0" w:space="0" w:color="auto"/>
            <w:right w:val="none" w:sz="0" w:space="0" w:color="auto"/>
          </w:divBdr>
        </w:div>
        <w:div w:id="1611426609">
          <w:marLeft w:val="640"/>
          <w:marRight w:val="0"/>
          <w:marTop w:val="0"/>
          <w:marBottom w:val="0"/>
          <w:divBdr>
            <w:top w:val="none" w:sz="0" w:space="0" w:color="auto"/>
            <w:left w:val="none" w:sz="0" w:space="0" w:color="auto"/>
            <w:bottom w:val="none" w:sz="0" w:space="0" w:color="auto"/>
            <w:right w:val="none" w:sz="0" w:space="0" w:color="auto"/>
          </w:divBdr>
        </w:div>
        <w:div w:id="1811826408">
          <w:marLeft w:val="640"/>
          <w:marRight w:val="0"/>
          <w:marTop w:val="0"/>
          <w:marBottom w:val="0"/>
          <w:divBdr>
            <w:top w:val="none" w:sz="0" w:space="0" w:color="auto"/>
            <w:left w:val="none" w:sz="0" w:space="0" w:color="auto"/>
            <w:bottom w:val="none" w:sz="0" w:space="0" w:color="auto"/>
            <w:right w:val="none" w:sz="0" w:space="0" w:color="auto"/>
          </w:divBdr>
        </w:div>
        <w:div w:id="657539973">
          <w:marLeft w:val="640"/>
          <w:marRight w:val="0"/>
          <w:marTop w:val="0"/>
          <w:marBottom w:val="0"/>
          <w:divBdr>
            <w:top w:val="none" w:sz="0" w:space="0" w:color="auto"/>
            <w:left w:val="none" w:sz="0" w:space="0" w:color="auto"/>
            <w:bottom w:val="none" w:sz="0" w:space="0" w:color="auto"/>
            <w:right w:val="none" w:sz="0" w:space="0" w:color="auto"/>
          </w:divBdr>
        </w:div>
        <w:div w:id="562712977">
          <w:marLeft w:val="640"/>
          <w:marRight w:val="0"/>
          <w:marTop w:val="0"/>
          <w:marBottom w:val="0"/>
          <w:divBdr>
            <w:top w:val="none" w:sz="0" w:space="0" w:color="auto"/>
            <w:left w:val="none" w:sz="0" w:space="0" w:color="auto"/>
            <w:bottom w:val="none" w:sz="0" w:space="0" w:color="auto"/>
            <w:right w:val="none" w:sz="0" w:space="0" w:color="auto"/>
          </w:divBdr>
        </w:div>
        <w:div w:id="311567424">
          <w:marLeft w:val="640"/>
          <w:marRight w:val="0"/>
          <w:marTop w:val="0"/>
          <w:marBottom w:val="0"/>
          <w:divBdr>
            <w:top w:val="none" w:sz="0" w:space="0" w:color="auto"/>
            <w:left w:val="none" w:sz="0" w:space="0" w:color="auto"/>
            <w:bottom w:val="none" w:sz="0" w:space="0" w:color="auto"/>
            <w:right w:val="none" w:sz="0" w:space="0" w:color="auto"/>
          </w:divBdr>
        </w:div>
        <w:div w:id="154613776">
          <w:marLeft w:val="640"/>
          <w:marRight w:val="0"/>
          <w:marTop w:val="0"/>
          <w:marBottom w:val="0"/>
          <w:divBdr>
            <w:top w:val="none" w:sz="0" w:space="0" w:color="auto"/>
            <w:left w:val="none" w:sz="0" w:space="0" w:color="auto"/>
            <w:bottom w:val="none" w:sz="0" w:space="0" w:color="auto"/>
            <w:right w:val="none" w:sz="0" w:space="0" w:color="auto"/>
          </w:divBdr>
        </w:div>
        <w:div w:id="2032341843">
          <w:marLeft w:val="640"/>
          <w:marRight w:val="0"/>
          <w:marTop w:val="0"/>
          <w:marBottom w:val="0"/>
          <w:divBdr>
            <w:top w:val="none" w:sz="0" w:space="0" w:color="auto"/>
            <w:left w:val="none" w:sz="0" w:space="0" w:color="auto"/>
            <w:bottom w:val="none" w:sz="0" w:space="0" w:color="auto"/>
            <w:right w:val="none" w:sz="0" w:space="0" w:color="auto"/>
          </w:divBdr>
        </w:div>
        <w:div w:id="1077702438">
          <w:marLeft w:val="640"/>
          <w:marRight w:val="0"/>
          <w:marTop w:val="0"/>
          <w:marBottom w:val="0"/>
          <w:divBdr>
            <w:top w:val="none" w:sz="0" w:space="0" w:color="auto"/>
            <w:left w:val="none" w:sz="0" w:space="0" w:color="auto"/>
            <w:bottom w:val="none" w:sz="0" w:space="0" w:color="auto"/>
            <w:right w:val="none" w:sz="0" w:space="0" w:color="auto"/>
          </w:divBdr>
        </w:div>
        <w:div w:id="259803960">
          <w:marLeft w:val="640"/>
          <w:marRight w:val="0"/>
          <w:marTop w:val="0"/>
          <w:marBottom w:val="0"/>
          <w:divBdr>
            <w:top w:val="none" w:sz="0" w:space="0" w:color="auto"/>
            <w:left w:val="none" w:sz="0" w:space="0" w:color="auto"/>
            <w:bottom w:val="none" w:sz="0" w:space="0" w:color="auto"/>
            <w:right w:val="none" w:sz="0" w:space="0" w:color="auto"/>
          </w:divBdr>
        </w:div>
      </w:divsChild>
    </w:div>
    <w:div w:id="633020650">
      <w:bodyDiv w:val="1"/>
      <w:marLeft w:val="0"/>
      <w:marRight w:val="0"/>
      <w:marTop w:val="0"/>
      <w:marBottom w:val="0"/>
      <w:divBdr>
        <w:top w:val="none" w:sz="0" w:space="0" w:color="auto"/>
        <w:left w:val="none" w:sz="0" w:space="0" w:color="auto"/>
        <w:bottom w:val="none" w:sz="0" w:space="0" w:color="auto"/>
        <w:right w:val="none" w:sz="0" w:space="0" w:color="auto"/>
      </w:divBdr>
    </w:div>
    <w:div w:id="637225678">
      <w:bodyDiv w:val="1"/>
      <w:marLeft w:val="0"/>
      <w:marRight w:val="0"/>
      <w:marTop w:val="0"/>
      <w:marBottom w:val="0"/>
      <w:divBdr>
        <w:top w:val="none" w:sz="0" w:space="0" w:color="auto"/>
        <w:left w:val="none" w:sz="0" w:space="0" w:color="auto"/>
        <w:bottom w:val="none" w:sz="0" w:space="0" w:color="auto"/>
        <w:right w:val="none" w:sz="0" w:space="0" w:color="auto"/>
      </w:divBdr>
    </w:div>
    <w:div w:id="650597236">
      <w:bodyDiv w:val="1"/>
      <w:marLeft w:val="0"/>
      <w:marRight w:val="0"/>
      <w:marTop w:val="0"/>
      <w:marBottom w:val="0"/>
      <w:divBdr>
        <w:top w:val="none" w:sz="0" w:space="0" w:color="auto"/>
        <w:left w:val="none" w:sz="0" w:space="0" w:color="auto"/>
        <w:bottom w:val="none" w:sz="0" w:space="0" w:color="auto"/>
        <w:right w:val="none" w:sz="0" w:space="0" w:color="auto"/>
      </w:divBdr>
    </w:div>
    <w:div w:id="660698165">
      <w:bodyDiv w:val="1"/>
      <w:marLeft w:val="0"/>
      <w:marRight w:val="0"/>
      <w:marTop w:val="0"/>
      <w:marBottom w:val="0"/>
      <w:divBdr>
        <w:top w:val="none" w:sz="0" w:space="0" w:color="auto"/>
        <w:left w:val="none" w:sz="0" w:space="0" w:color="auto"/>
        <w:bottom w:val="none" w:sz="0" w:space="0" w:color="auto"/>
        <w:right w:val="none" w:sz="0" w:space="0" w:color="auto"/>
      </w:divBdr>
    </w:div>
    <w:div w:id="667439645">
      <w:bodyDiv w:val="1"/>
      <w:marLeft w:val="0"/>
      <w:marRight w:val="0"/>
      <w:marTop w:val="0"/>
      <w:marBottom w:val="0"/>
      <w:divBdr>
        <w:top w:val="none" w:sz="0" w:space="0" w:color="auto"/>
        <w:left w:val="none" w:sz="0" w:space="0" w:color="auto"/>
        <w:bottom w:val="none" w:sz="0" w:space="0" w:color="auto"/>
        <w:right w:val="none" w:sz="0" w:space="0" w:color="auto"/>
      </w:divBdr>
    </w:div>
    <w:div w:id="681396206">
      <w:bodyDiv w:val="1"/>
      <w:marLeft w:val="0"/>
      <w:marRight w:val="0"/>
      <w:marTop w:val="0"/>
      <w:marBottom w:val="0"/>
      <w:divBdr>
        <w:top w:val="none" w:sz="0" w:space="0" w:color="auto"/>
        <w:left w:val="none" w:sz="0" w:space="0" w:color="auto"/>
        <w:bottom w:val="none" w:sz="0" w:space="0" w:color="auto"/>
        <w:right w:val="none" w:sz="0" w:space="0" w:color="auto"/>
      </w:divBdr>
    </w:div>
    <w:div w:id="691029052">
      <w:bodyDiv w:val="1"/>
      <w:marLeft w:val="0"/>
      <w:marRight w:val="0"/>
      <w:marTop w:val="0"/>
      <w:marBottom w:val="0"/>
      <w:divBdr>
        <w:top w:val="none" w:sz="0" w:space="0" w:color="auto"/>
        <w:left w:val="none" w:sz="0" w:space="0" w:color="auto"/>
        <w:bottom w:val="none" w:sz="0" w:space="0" w:color="auto"/>
        <w:right w:val="none" w:sz="0" w:space="0" w:color="auto"/>
      </w:divBdr>
    </w:div>
    <w:div w:id="710231777">
      <w:bodyDiv w:val="1"/>
      <w:marLeft w:val="0"/>
      <w:marRight w:val="0"/>
      <w:marTop w:val="0"/>
      <w:marBottom w:val="0"/>
      <w:divBdr>
        <w:top w:val="none" w:sz="0" w:space="0" w:color="auto"/>
        <w:left w:val="none" w:sz="0" w:space="0" w:color="auto"/>
        <w:bottom w:val="none" w:sz="0" w:space="0" w:color="auto"/>
        <w:right w:val="none" w:sz="0" w:space="0" w:color="auto"/>
      </w:divBdr>
      <w:divsChild>
        <w:div w:id="57677780">
          <w:marLeft w:val="640"/>
          <w:marRight w:val="0"/>
          <w:marTop w:val="0"/>
          <w:marBottom w:val="0"/>
          <w:divBdr>
            <w:top w:val="none" w:sz="0" w:space="0" w:color="auto"/>
            <w:left w:val="none" w:sz="0" w:space="0" w:color="auto"/>
            <w:bottom w:val="none" w:sz="0" w:space="0" w:color="auto"/>
            <w:right w:val="none" w:sz="0" w:space="0" w:color="auto"/>
          </w:divBdr>
        </w:div>
        <w:div w:id="690957226">
          <w:marLeft w:val="640"/>
          <w:marRight w:val="0"/>
          <w:marTop w:val="0"/>
          <w:marBottom w:val="0"/>
          <w:divBdr>
            <w:top w:val="none" w:sz="0" w:space="0" w:color="auto"/>
            <w:left w:val="none" w:sz="0" w:space="0" w:color="auto"/>
            <w:bottom w:val="none" w:sz="0" w:space="0" w:color="auto"/>
            <w:right w:val="none" w:sz="0" w:space="0" w:color="auto"/>
          </w:divBdr>
        </w:div>
        <w:div w:id="1422335457">
          <w:marLeft w:val="640"/>
          <w:marRight w:val="0"/>
          <w:marTop w:val="0"/>
          <w:marBottom w:val="0"/>
          <w:divBdr>
            <w:top w:val="none" w:sz="0" w:space="0" w:color="auto"/>
            <w:left w:val="none" w:sz="0" w:space="0" w:color="auto"/>
            <w:bottom w:val="none" w:sz="0" w:space="0" w:color="auto"/>
            <w:right w:val="none" w:sz="0" w:space="0" w:color="auto"/>
          </w:divBdr>
        </w:div>
        <w:div w:id="501436738">
          <w:marLeft w:val="640"/>
          <w:marRight w:val="0"/>
          <w:marTop w:val="0"/>
          <w:marBottom w:val="0"/>
          <w:divBdr>
            <w:top w:val="none" w:sz="0" w:space="0" w:color="auto"/>
            <w:left w:val="none" w:sz="0" w:space="0" w:color="auto"/>
            <w:bottom w:val="none" w:sz="0" w:space="0" w:color="auto"/>
            <w:right w:val="none" w:sz="0" w:space="0" w:color="auto"/>
          </w:divBdr>
        </w:div>
        <w:div w:id="158473759">
          <w:marLeft w:val="640"/>
          <w:marRight w:val="0"/>
          <w:marTop w:val="0"/>
          <w:marBottom w:val="0"/>
          <w:divBdr>
            <w:top w:val="none" w:sz="0" w:space="0" w:color="auto"/>
            <w:left w:val="none" w:sz="0" w:space="0" w:color="auto"/>
            <w:bottom w:val="none" w:sz="0" w:space="0" w:color="auto"/>
            <w:right w:val="none" w:sz="0" w:space="0" w:color="auto"/>
          </w:divBdr>
        </w:div>
        <w:div w:id="594021015">
          <w:marLeft w:val="640"/>
          <w:marRight w:val="0"/>
          <w:marTop w:val="0"/>
          <w:marBottom w:val="0"/>
          <w:divBdr>
            <w:top w:val="none" w:sz="0" w:space="0" w:color="auto"/>
            <w:left w:val="none" w:sz="0" w:space="0" w:color="auto"/>
            <w:bottom w:val="none" w:sz="0" w:space="0" w:color="auto"/>
            <w:right w:val="none" w:sz="0" w:space="0" w:color="auto"/>
          </w:divBdr>
        </w:div>
        <w:div w:id="1767925375">
          <w:marLeft w:val="640"/>
          <w:marRight w:val="0"/>
          <w:marTop w:val="0"/>
          <w:marBottom w:val="0"/>
          <w:divBdr>
            <w:top w:val="none" w:sz="0" w:space="0" w:color="auto"/>
            <w:left w:val="none" w:sz="0" w:space="0" w:color="auto"/>
            <w:bottom w:val="none" w:sz="0" w:space="0" w:color="auto"/>
            <w:right w:val="none" w:sz="0" w:space="0" w:color="auto"/>
          </w:divBdr>
        </w:div>
        <w:div w:id="755788815">
          <w:marLeft w:val="640"/>
          <w:marRight w:val="0"/>
          <w:marTop w:val="0"/>
          <w:marBottom w:val="0"/>
          <w:divBdr>
            <w:top w:val="none" w:sz="0" w:space="0" w:color="auto"/>
            <w:left w:val="none" w:sz="0" w:space="0" w:color="auto"/>
            <w:bottom w:val="none" w:sz="0" w:space="0" w:color="auto"/>
            <w:right w:val="none" w:sz="0" w:space="0" w:color="auto"/>
          </w:divBdr>
        </w:div>
        <w:div w:id="1647129856">
          <w:marLeft w:val="640"/>
          <w:marRight w:val="0"/>
          <w:marTop w:val="0"/>
          <w:marBottom w:val="0"/>
          <w:divBdr>
            <w:top w:val="none" w:sz="0" w:space="0" w:color="auto"/>
            <w:left w:val="none" w:sz="0" w:space="0" w:color="auto"/>
            <w:bottom w:val="none" w:sz="0" w:space="0" w:color="auto"/>
            <w:right w:val="none" w:sz="0" w:space="0" w:color="auto"/>
          </w:divBdr>
        </w:div>
        <w:div w:id="2099013541">
          <w:marLeft w:val="640"/>
          <w:marRight w:val="0"/>
          <w:marTop w:val="0"/>
          <w:marBottom w:val="0"/>
          <w:divBdr>
            <w:top w:val="none" w:sz="0" w:space="0" w:color="auto"/>
            <w:left w:val="none" w:sz="0" w:space="0" w:color="auto"/>
            <w:bottom w:val="none" w:sz="0" w:space="0" w:color="auto"/>
            <w:right w:val="none" w:sz="0" w:space="0" w:color="auto"/>
          </w:divBdr>
        </w:div>
        <w:div w:id="1371488465">
          <w:marLeft w:val="640"/>
          <w:marRight w:val="0"/>
          <w:marTop w:val="0"/>
          <w:marBottom w:val="0"/>
          <w:divBdr>
            <w:top w:val="none" w:sz="0" w:space="0" w:color="auto"/>
            <w:left w:val="none" w:sz="0" w:space="0" w:color="auto"/>
            <w:bottom w:val="none" w:sz="0" w:space="0" w:color="auto"/>
            <w:right w:val="none" w:sz="0" w:space="0" w:color="auto"/>
          </w:divBdr>
        </w:div>
        <w:div w:id="313611073">
          <w:marLeft w:val="640"/>
          <w:marRight w:val="0"/>
          <w:marTop w:val="0"/>
          <w:marBottom w:val="0"/>
          <w:divBdr>
            <w:top w:val="none" w:sz="0" w:space="0" w:color="auto"/>
            <w:left w:val="none" w:sz="0" w:space="0" w:color="auto"/>
            <w:bottom w:val="none" w:sz="0" w:space="0" w:color="auto"/>
            <w:right w:val="none" w:sz="0" w:space="0" w:color="auto"/>
          </w:divBdr>
        </w:div>
        <w:div w:id="2080134827">
          <w:marLeft w:val="640"/>
          <w:marRight w:val="0"/>
          <w:marTop w:val="0"/>
          <w:marBottom w:val="0"/>
          <w:divBdr>
            <w:top w:val="none" w:sz="0" w:space="0" w:color="auto"/>
            <w:left w:val="none" w:sz="0" w:space="0" w:color="auto"/>
            <w:bottom w:val="none" w:sz="0" w:space="0" w:color="auto"/>
            <w:right w:val="none" w:sz="0" w:space="0" w:color="auto"/>
          </w:divBdr>
        </w:div>
        <w:div w:id="847715049">
          <w:marLeft w:val="640"/>
          <w:marRight w:val="0"/>
          <w:marTop w:val="0"/>
          <w:marBottom w:val="0"/>
          <w:divBdr>
            <w:top w:val="none" w:sz="0" w:space="0" w:color="auto"/>
            <w:left w:val="none" w:sz="0" w:space="0" w:color="auto"/>
            <w:bottom w:val="none" w:sz="0" w:space="0" w:color="auto"/>
            <w:right w:val="none" w:sz="0" w:space="0" w:color="auto"/>
          </w:divBdr>
        </w:div>
        <w:div w:id="1966035967">
          <w:marLeft w:val="640"/>
          <w:marRight w:val="0"/>
          <w:marTop w:val="0"/>
          <w:marBottom w:val="0"/>
          <w:divBdr>
            <w:top w:val="none" w:sz="0" w:space="0" w:color="auto"/>
            <w:left w:val="none" w:sz="0" w:space="0" w:color="auto"/>
            <w:bottom w:val="none" w:sz="0" w:space="0" w:color="auto"/>
            <w:right w:val="none" w:sz="0" w:space="0" w:color="auto"/>
          </w:divBdr>
        </w:div>
      </w:divsChild>
    </w:div>
    <w:div w:id="717124835">
      <w:bodyDiv w:val="1"/>
      <w:marLeft w:val="0"/>
      <w:marRight w:val="0"/>
      <w:marTop w:val="0"/>
      <w:marBottom w:val="0"/>
      <w:divBdr>
        <w:top w:val="none" w:sz="0" w:space="0" w:color="auto"/>
        <w:left w:val="none" w:sz="0" w:space="0" w:color="auto"/>
        <w:bottom w:val="none" w:sz="0" w:space="0" w:color="auto"/>
        <w:right w:val="none" w:sz="0" w:space="0" w:color="auto"/>
      </w:divBdr>
      <w:divsChild>
        <w:div w:id="470441133">
          <w:marLeft w:val="640"/>
          <w:marRight w:val="0"/>
          <w:marTop w:val="0"/>
          <w:marBottom w:val="0"/>
          <w:divBdr>
            <w:top w:val="none" w:sz="0" w:space="0" w:color="auto"/>
            <w:left w:val="none" w:sz="0" w:space="0" w:color="auto"/>
            <w:bottom w:val="none" w:sz="0" w:space="0" w:color="auto"/>
            <w:right w:val="none" w:sz="0" w:space="0" w:color="auto"/>
          </w:divBdr>
        </w:div>
        <w:div w:id="1481923381">
          <w:marLeft w:val="640"/>
          <w:marRight w:val="0"/>
          <w:marTop w:val="0"/>
          <w:marBottom w:val="0"/>
          <w:divBdr>
            <w:top w:val="none" w:sz="0" w:space="0" w:color="auto"/>
            <w:left w:val="none" w:sz="0" w:space="0" w:color="auto"/>
            <w:bottom w:val="none" w:sz="0" w:space="0" w:color="auto"/>
            <w:right w:val="none" w:sz="0" w:space="0" w:color="auto"/>
          </w:divBdr>
        </w:div>
        <w:div w:id="1931623836">
          <w:marLeft w:val="640"/>
          <w:marRight w:val="0"/>
          <w:marTop w:val="0"/>
          <w:marBottom w:val="0"/>
          <w:divBdr>
            <w:top w:val="none" w:sz="0" w:space="0" w:color="auto"/>
            <w:left w:val="none" w:sz="0" w:space="0" w:color="auto"/>
            <w:bottom w:val="none" w:sz="0" w:space="0" w:color="auto"/>
            <w:right w:val="none" w:sz="0" w:space="0" w:color="auto"/>
          </w:divBdr>
        </w:div>
        <w:div w:id="1976715850">
          <w:marLeft w:val="640"/>
          <w:marRight w:val="0"/>
          <w:marTop w:val="0"/>
          <w:marBottom w:val="0"/>
          <w:divBdr>
            <w:top w:val="none" w:sz="0" w:space="0" w:color="auto"/>
            <w:left w:val="none" w:sz="0" w:space="0" w:color="auto"/>
            <w:bottom w:val="none" w:sz="0" w:space="0" w:color="auto"/>
            <w:right w:val="none" w:sz="0" w:space="0" w:color="auto"/>
          </w:divBdr>
        </w:div>
        <w:div w:id="642348399">
          <w:marLeft w:val="640"/>
          <w:marRight w:val="0"/>
          <w:marTop w:val="0"/>
          <w:marBottom w:val="0"/>
          <w:divBdr>
            <w:top w:val="none" w:sz="0" w:space="0" w:color="auto"/>
            <w:left w:val="none" w:sz="0" w:space="0" w:color="auto"/>
            <w:bottom w:val="none" w:sz="0" w:space="0" w:color="auto"/>
            <w:right w:val="none" w:sz="0" w:space="0" w:color="auto"/>
          </w:divBdr>
        </w:div>
        <w:div w:id="920021313">
          <w:marLeft w:val="640"/>
          <w:marRight w:val="0"/>
          <w:marTop w:val="0"/>
          <w:marBottom w:val="0"/>
          <w:divBdr>
            <w:top w:val="none" w:sz="0" w:space="0" w:color="auto"/>
            <w:left w:val="none" w:sz="0" w:space="0" w:color="auto"/>
            <w:bottom w:val="none" w:sz="0" w:space="0" w:color="auto"/>
            <w:right w:val="none" w:sz="0" w:space="0" w:color="auto"/>
          </w:divBdr>
        </w:div>
        <w:div w:id="493567738">
          <w:marLeft w:val="640"/>
          <w:marRight w:val="0"/>
          <w:marTop w:val="0"/>
          <w:marBottom w:val="0"/>
          <w:divBdr>
            <w:top w:val="none" w:sz="0" w:space="0" w:color="auto"/>
            <w:left w:val="none" w:sz="0" w:space="0" w:color="auto"/>
            <w:bottom w:val="none" w:sz="0" w:space="0" w:color="auto"/>
            <w:right w:val="none" w:sz="0" w:space="0" w:color="auto"/>
          </w:divBdr>
        </w:div>
        <w:div w:id="658537492">
          <w:marLeft w:val="640"/>
          <w:marRight w:val="0"/>
          <w:marTop w:val="0"/>
          <w:marBottom w:val="0"/>
          <w:divBdr>
            <w:top w:val="none" w:sz="0" w:space="0" w:color="auto"/>
            <w:left w:val="none" w:sz="0" w:space="0" w:color="auto"/>
            <w:bottom w:val="none" w:sz="0" w:space="0" w:color="auto"/>
            <w:right w:val="none" w:sz="0" w:space="0" w:color="auto"/>
          </w:divBdr>
        </w:div>
        <w:div w:id="2002586319">
          <w:marLeft w:val="640"/>
          <w:marRight w:val="0"/>
          <w:marTop w:val="0"/>
          <w:marBottom w:val="0"/>
          <w:divBdr>
            <w:top w:val="none" w:sz="0" w:space="0" w:color="auto"/>
            <w:left w:val="none" w:sz="0" w:space="0" w:color="auto"/>
            <w:bottom w:val="none" w:sz="0" w:space="0" w:color="auto"/>
            <w:right w:val="none" w:sz="0" w:space="0" w:color="auto"/>
          </w:divBdr>
        </w:div>
        <w:div w:id="1362631961">
          <w:marLeft w:val="640"/>
          <w:marRight w:val="0"/>
          <w:marTop w:val="0"/>
          <w:marBottom w:val="0"/>
          <w:divBdr>
            <w:top w:val="none" w:sz="0" w:space="0" w:color="auto"/>
            <w:left w:val="none" w:sz="0" w:space="0" w:color="auto"/>
            <w:bottom w:val="none" w:sz="0" w:space="0" w:color="auto"/>
            <w:right w:val="none" w:sz="0" w:space="0" w:color="auto"/>
          </w:divBdr>
        </w:div>
        <w:div w:id="699357385">
          <w:marLeft w:val="640"/>
          <w:marRight w:val="0"/>
          <w:marTop w:val="0"/>
          <w:marBottom w:val="0"/>
          <w:divBdr>
            <w:top w:val="none" w:sz="0" w:space="0" w:color="auto"/>
            <w:left w:val="none" w:sz="0" w:space="0" w:color="auto"/>
            <w:bottom w:val="none" w:sz="0" w:space="0" w:color="auto"/>
            <w:right w:val="none" w:sz="0" w:space="0" w:color="auto"/>
          </w:divBdr>
        </w:div>
        <w:div w:id="203251141">
          <w:marLeft w:val="640"/>
          <w:marRight w:val="0"/>
          <w:marTop w:val="0"/>
          <w:marBottom w:val="0"/>
          <w:divBdr>
            <w:top w:val="none" w:sz="0" w:space="0" w:color="auto"/>
            <w:left w:val="none" w:sz="0" w:space="0" w:color="auto"/>
            <w:bottom w:val="none" w:sz="0" w:space="0" w:color="auto"/>
            <w:right w:val="none" w:sz="0" w:space="0" w:color="auto"/>
          </w:divBdr>
        </w:div>
        <w:div w:id="1475835046">
          <w:marLeft w:val="640"/>
          <w:marRight w:val="0"/>
          <w:marTop w:val="0"/>
          <w:marBottom w:val="0"/>
          <w:divBdr>
            <w:top w:val="none" w:sz="0" w:space="0" w:color="auto"/>
            <w:left w:val="none" w:sz="0" w:space="0" w:color="auto"/>
            <w:bottom w:val="none" w:sz="0" w:space="0" w:color="auto"/>
            <w:right w:val="none" w:sz="0" w:space="0" w:color="auto"/>
          </w:divBdr>
        </w:div>
        <w:div w:id="2062973546">
          <w:marLeft w:val="640"/>
          <w:marRight w:val="0"/>
          <w:marTop w:val="0"/>
          <w:marBottom w:val="0"/>
          <w:divBdr>
            <w:top w:val="none" w:sz="0" w:space="0" w:color="auto"/>
            <w:left w:val="none" w:sz="0" w:space="0" w:color="auto"/>
            <w:bottom w:val="none" w:sz="0" w:space="0" w:color="auto"/>
            <w:right w:val="none" w:sz="0" w:space="0" w:color="auto"/>
          </w:divBdr>
        </w:div>
      </w:divsChild>
    </w:div>
    <w:div w:id="735081413">
      <w:bodyDiv w:val="1"/>
      <w:marLeft w:val="0"/>
      <w:marRight w:val="0"/>
      <w:marTop w:val="0"/>
      <w:marBottom w:val="0"/>
      <w:divBdr>
        <w:top w:val="none" w:sz="0" w:space="0" w:color="auto"/>
        <w:left w:val="none" w:sz="0" w:space="0" w:color="auto"/>
        <w:bottom w:val="none" w:sz="0" w:space="0" w:color="auto"/>
        <w:right w:val="none" w:sz="0" w:space="0" w:color="auto"/>
      </w:divBdr>
      <w:divsChild>
        <w:div w:id="852649672">
          <w:marLeft w:val="640"/>
          <w:marRight w:val="0"/>
          <w:marTop w:val="0"/>
          <w:marBottom w:val="0"/>
          <w:divBdr>
            <w:top w:val="none" w:sz="0" w:space="0" w:color="auto"/>
            <w:left w:val="none" w:sz="0" w:space="0" w:color="auto"/>
            <w:bottom w:val="none" w:sz="0" w:space="0" w:color="auto"/>
            <w:right w:val="none" w:sz="0" w:space="0" w:color="auto"/>
          </w:divBdr>
        </w:div>
        <w:div w:id="1078097564">
          <w:marLeft w:val="640"/>
          <w:marRight w:val="0"/>
          <w:marTop w:val="0"/>
          <w:marBottom w:val="0"/>
          <w:divBdr>
            <w:top w:val="none" w:sz="0" w:space="0" w:color="auto"/>
            <w:left w:val="none" w:sz="0" w:space="0" w:color="auto"/>
            <w:bottom w:val="none" w:sz="0" w:space="0" w:color="auto"/>
            <w:right w:val="none" w:sz="0" w:space="0" w:color="auto"/>
          </w:divBdr>
        </w:div>
        <w:div w:id="1297639066">
          <w:marLeft w:val="640"/>
          <w:marRight w:val="0"/>
          <w:marTop w:val="0"/>
          <w:marBottom w:val="0"/>
          <w:divBdr>
            <w:top w:val="none" w:sz="0" w:space="0" w:color="auto"/>
            <w:left w:val="none" w:sz="0" w:space="0" w:color="auto"/>
            <w:bottom w:val="none" w:sz="0" w:space="0" w:color="auto"/>
            <w:right w:val="none" w:sz="0" w:space="0" w:color="auto"/>
          </w:divBdr>
        </w:div>
        <w:div w:id="2067072289">
          <w:marLeft w:val="640"/>
          <w:marRight w:val="0"/>
          <w:marTop w:val="0"/>
          <w:marBottom w:val="0"/>
          <w:divBdr>
            <w:top w:val="none" w:sz="0" w:space="0" w:color="auto"/>
            <w:left w:val="none" w:sz="0" w:space="0" w:color="auto"/>
            <w:bottom w:val="none" w:sz="0" w:space="0" w:color="auto"/>
            <w:right w:val="none" w:sz="0" w:space="0" w:color="auto"/>
          </w:divBdr>
        </w:div>
        <w:div w:id="420639701">
          <w:marLeft w:val="640"/>
          <w:marRight w:val="0"/>
          <w:marTop w:val="0"/>
          <w:marBottom w:val="0"/>
          <w:divBdr>
            <w:top w:val="none" w:sz="0" w:space="0" w:color="auto"/>
            <w:left w:val="none" w:sz="0" w:space="0" w:color="auto"/>
            <w:bottom w:val="none" w:sz="0" w:space="0" w:color="auto"/>
            <w:right w:val="none" w:sz="0" w:space="0" w:color="auto"/>
          </w:divBdr>
        </w:div>
        <w:div w:id="322976569">
          <w:marLeft w:val="640"/>
          <w:marRight w:val="0"/>
          <w:marTop w:val="0"/>
          <w:marBottom w:val="0"/>
          <w:divBdr>
            <w:top w:val="none" w:sz="0" w:space="0" w:color="auto"/>
            <w:left w:val="none" w:sz="0" w:space="0" w:color="auto"/>
            <w:bottom w:val="none" w:sz="0" w:space="0" w:color="auto"/>
            <w:right w:val="none" w:sz="0" w:space="0" w:color="auto"/>
          </w:divBdr>
        </w:div>
        <w:div w:id="1887140513">
          <w:marLeft w:val="640"/>
          <w:marRight w:val="0"/>
          <w:marTop w:val="0"/>
          <w:marBottom w:val="0"/>
          <w:divBdr>
            <w:top w:val="none" w:sz="0" w:space="0" w:color="auto"/>
            <w:left w:val="none" w:sz="0" w:space="0" w:color="auto"/>
            <w:bottom w:val="none" w:sz="0" w:space="0" w:color="auto"/>
            <w:right w:val="none" w:sz="0" w:space="0" w:color="auto"/>
          </w:divBdr>
        </w:div>
        <w:div w:id="229006659">
          <w:marLeft w:val="640"/>
          <w:marRight w:val="0"/>
          <w:marTop w:val="0"/>
          <w:marBottom w:val="0"/>
          <w:divBdr>
            <w:top w:val="none" w:sz="0" w:space="0" w:color="auto"/>
            <w:left w:val="none" w:sz="0" w:space="0" w:color="auto"/>
            <w:bottom w:val="none" w:sz="0" w:space="0" w:color="auto"/>
            <w:right w:val="none" w:sz="0" w:space="0" w:color="auto"/>
          </w:divBdr>
        </w:div>
        <w:div w:id="884950003">
          <w:marLeft w:val="640"/>
          <w:marRight w:val="0"/>
          <w:marTop w:val="0"/>
          <w:marBottom w:val="0"/>
          <w:divBdr>
            <w:top w:val="none" w:sz="0" w:space="0" w:color="auto"/>
            <w:left w:val="none" w:sz="0" w:space="0" w:color="auto"/>
            <w:bottom w:val="none" w:sz="0" w:space="0" w:color="auto"/>
            <w:right w:val="none" w:sz="0" w:space="0" w:color="auto"/>
          </w:divBdr>
        </w:div>
        <w:div w:id="537857958">
          <w:marLeft w:val="640"/>
          <w:marRight w:val="0"/>
          <w:marTop w:val="0"/>
          <w:marBottom w:val="0"/>
          <w:divBdr>
            <w:top w:val="none" w:sz="0" w:space="0" w:color="auto"/>
            <w:left w:val="none" w:sz="0" w:space="0" w:color="auto"/>
            <w:bottom w:val="none" w:sz="0" w:space="0" w:color="auto"/>
            <w:right w:val="none" w:sz="0" w:space="0" w:color="auto"/>
          </w:divBdr>
        </w:div>
        <w:div w:id="97331957">
          <w:marLeft w:val="640"/>
          <w:marRight w:val="0"/>
          <w:marTop w:val="0"/>
          <w:marBottom w:val="0"/>
          <w:divBdr>
            <w:top w:val="none" w:sz="0" w:space="0" w:color="auto"/>
            <w:left w:val="none" w:sz="0" w:space="0" w:color="auto"/>
            <w:bottom w:val="none" w:sz="0" w:space="0" w:color="auto"/>
            <w:right w:val="none" w:sz="0" w:space="0" w:color="auto"/>
          </w:divBdr>
        </w:div>
        <w:div w:id="488063915">
          <w:marLeft w:val="640"/>
          <w:marRight w:val="0"/>
          <w:marTop w:val="0"/>
          <w:marBottom w:val="0"/>
          <w:divBdr>
            <w:top w:val="none" w:sz="0" w:space="0" w:color="auto"/>
            <w:left w:val="none" w:sz="0" w:space="0" w:color="auto"/>
            <w:bottom w:val="none" w:sz="0" w:space="0" w:color="auto"/>
            <w:right w:val="none" w:sz="0" w:space="0" w:color="auto"/>
          </w:divBdr>
        </w:div>
        <w:div w:id="945387433">
          <w:marLeft w:val="640"/>
          <w:marRight w:val="0"/>
          <w:marTop w:val="0"/>
          <w:marBottom w:val="0"/>
          <w:divBdr>
            <w:top w:val="none" w:sz="0" w:space="0" w:color="auto"/>
            <w:left w:val="none" w:sz="0" w:space="0" w:color="auto"/>
            <w:bottom w:val="none" w:sz="0" w:space="0" w:color="auto"/>
            <w:right w:val="none" w:sz="0" w:space="0" w:color="auto"/>
          </w:divBdr>
        </w:div>
        <w:div w:id="1207789240">
          <w:marLeft w:val="640"/>
          <w:marRight w:val="0"/>
          <w:marTop w:val="0"/>
          <w:marBottom w:val="0"/>
          <w:divBdr>
            <w:top w:val="none" w:sz="0" w:space="0" w:color="auto"/>
            <w:left w:val="none" w:sz="0" w:space="0" w:color="auto"/>
            <w:bottom w:val="none" w:sz="0" w:space="0" w:color="auto"/>
            <w:right w:val="none" w:sz="0" w:space="0" w:color="auto"/>
          </w:divBdr>
        </w:div>
        <w:div w:id="451169602">
          <w:marLeft w:val="640"/>
          <w:marRight w:val="0"/>
          <w:marTop w:val="0"/>
          <w:marBottom w:val="0"/>
          <w:divBdr>
            <w:top w:val="none" w:sz="0" w:space="0" w:color="auto"/>
            <w:left w:val="none" w:sz="0" w:space="0" w:color="auto"/>
            <w:bottom w:val="none" w:sz="0" w:space="0" w:color="auto"/>
            <w:right w:val="none" w:sz="0" w:space="0" w:color="auto"/>
          </w:divBdr>
        </w:div>
        <w:div w:id="113060536">
          <w:marLeft w:val="640"/>
          <w:marRight w:val="0"/>
          <w:marTop w:val="0"/>
          <w:marBottom w:val="0"/>
          <w:divBdr>
            <w:top w:val="none" w:sz="0" w:space="0" w:color="auto"/>
            <w:left w:val="none" w:sz="0" w:space="0" w:color="auto"/>
            <w:bottom w:val="none" w:sz="0" w:space="0" w:color="auto"/>
            <w:right w:val="none" w:sz="0" w:space="0" w:color="auto"/>
          </w:divBdr>
        </w:div>
        <w:div w:id="1593854392">
          <w:marLeft w:val="640"/>
          <w:marRight w:val="0"/>
          <w:marTop w:val="0"/>
          <w:marBottom w:val="0"/>
          <w:divBdr>
            <w:top w:val="none" w:sz="0" w:space="0" w:color="auto"/>
            <w:left w:val="none" w:sz="0" w:space="0" w:color="auto"/>
            <w:bottom w:val="none" w:sz="0" w:space="0" w:color="auto"/>
            <w:right w:val="none" w:sz="0" w:space="0" w:color="auto"/>
          </w:divBdr>
        </w:div>
        <w:div w:id="483471422">
          <w:marLeft w:val="640"/>
          <w:marRight w:val="0"/>
          <w:marTop w:val="0"/>
          <w:marBottom w:val="0"/>
          <w:divBdr>
            <w:top w:val="none" w:sz="0" w:space="0" w:color="auto"/>
            <w:left w:val="none" w:sz="0" w:space="0" w:color="auto"/>
            <w:bottom w:val="none" w:sz="0" w:space="0" w:color="auto"/>
            <w:right w:val="none" w:sz="0" w:space="0" w:color="auto"/>
          </w:divBdr>
        </w:div>
        <w:div w:id="178587816">
          <w:marLeft w:val="640"/>
          <w:marRight w:val="0"/>
          <w:marTop w:val="0"/>
          <w:marBottom w:val="0"/>
          <w:divBdr>
            <w:top w:val="none" w:sz="0" w:space="0" w:color="auto"/>
            <w:left w:val="none" w:sz="0" w:space="0" w:color="auto"/>
            <w:bottom w:val="none" w:sz="0" w:space="0" w:color="auto"/>
            <w:right w:val="none" w:sz="0" w:space="0" w:color="auto"/>
          </w:divBdr>
        </w:div>
        <w:div w:id="1082919826">
          <w:marLeft w:val="640"/>
          <w:marRight w:val="0"/>
          <w:marTop w:val="0"/>
          <w:marBottom w:val="0"/>
          <w:divBdr>
            <w:top w:val="none" w:sz="0" w:space="0" w:color="auto"/>
            <w:left w:val="none" w:sz="0" w:space="0" w:color="auto"/>
            <w:bottom w:val="none" w:sz="0" w:space="0" w:color="auto"/>
            <w:right w:val="none" w:sz="0" w:space="0" w:color="auto"/>
          </w:divBdr>
        </w:div>
      </w:divsChild>
    </w:div>
    <w:div w:id="736364324">
      <w:bodyDiv w:val="1"/>
      <w:marLeft w:val="0"/>
      <w:marRight w:val="0"/>
      <w:marTop w:val="0"/>
      <w:marBottom w:val="0"/>
      <w:divBdr>
        <w:top w:val="none" w:sz="0" w:space="0" w:color="auto"/>
        <w:left w:val="none" w:sz="0" w:space="0" w:color="auto"/>
        <w:bottom w:val="none" w:sz="0" w:space="0" w:color="auto"/>
        <w:right w:val="none" w:sz="0" w:space="0" w:color="auto"/>
      </w:divBdr>
      <w:divsChild>
        <w:div w:id="1423457043">
          <w:marLeft w:val="640"/>
          <w:marRight w:val="0"/>
          <w:marTop w:val="0"/>
          <w:marBottom w:val="0"/>
          <w:divBdr>
            <w:top w:val="none" w:sz="0" w:space="0" w:color="auto"/>
            <w:left w:val="none" w:sz="0" w:space="0" w:color="auto"/>
            <w:bottom w:val="none" w:sz="0" w:space="0" w:color="auto"/>
            <w:right w:val="none" w:sz="0" w:space="0" w:color="auto"/>
          </w:divBdr>
        </w:div>
        <w:div w:id="296689830">
          <w:marLeft w:val="640"/>
          <w:marRight w:val="0"/>
          <w:marTop w:val="0"/>
          <w:marBottom w:val="0"/>
          <w:divBdr>
            <w:top w:val="none" w:sz="0" w:space="0" w:color="auto"/>
            <w:left w:val="none" w:sz="0" w:space="0" w:color="auto"/>
            <w:bottom w:val="none" w:sz="0" w:space="0" w:color="auto"/>
            <w:right w:val="none" w:sz="0" w:space="0" w:color="auto"/>
          </w:divBdr>
        </w:div>
        <w:div w:id="1038551825">
          <w:marLeft w:val="640"/>
          <w:marRight w:val="0"/>
          <w:marTop w:val="0"/>
          <w:marBottom w:val="0"/>
          <w:divBdr>
            <w:top w:val="none" w:sz="0" w:space="0" w:color="auto"/>
            <w:left w:val="none" w:sz="0" w:space="0" w:color="auto"/>
            <w:bottom w:val="none" w:sz="0" w:space="0" w:color="auto"/>
            <w:right w:val="none" w:sz="0" w:space="0" w:color="auto"/>
          </w:divBdr>
        </w:div>
        <w:div w:id="772169687">
          <w:marLeft w:val="640"/>
          <w:marRight w:val="0"/>
          <w:marTop w:val="0"/>
          <w:marBottom w:val="0"/>
          <w:divBdr>
            <w:top w:val="none" w:sz="0" w:space="0" w:color="auto"/>
            <w:left w:val="none" w:sz="0" w:space="0" w:color="auto"/>
            <w:bottom w:val="none" w:sz="0" w:space="0" w:color="auto"/>
            <w:right w:val="none" w:sz="0" w:space="0" w:color="auto"/>
          </w:divBdr>
        </w:div>
        <w:div w:id="1270897873">
          <w:marLeft w:val="640"/>
          <w:marRight w:val="0"/>
          <w:marTop w:val="0"/>
          <w:marBottom w:val="0"/>
          <w:divBdr>
            <w:top w:val="none" w:sz="0" w:space="0" w:color="auto"/>
            <w:left w:val="none" w:sz="0" w:space="0" w:color="auto"/>
            <w:bottom w:val="none" w:sz="0" w:space="0" w:color="auto"/>
            <w:right w:val="none" w:sz="0" w:space="0" w:color="auto"/>
          </w:divBdr>
        </w:div>
        <w:div w:id="2053723676">
          <w:marLeft w:val="640"/>
          <w:marRight w:val="0"/>
          <w:marTop w:val="0"/>
          <w:marBottom w:val="0"/>
          <w:divBdr>
            <w:top w:val="none" w:sz="0" w:space="0" w:color="auto"/>
            <w:left w:val="none" w:sz="0" w:space="0" w:color="auto"/>
            <w:bottom w:val="none" w:sz="0" w:space="0" w:color="auto"/>
            <w:right w:val="none" w:sz="0" w:space="0" w:color="auto"/>
          </w:divBdr>
        </w:div>
        <w:div w:id="1198395568">
          <w:marLeft w:val="640"/>
          <w:marRight w:val="0"/>
          <w:marTop w:val="0"/>
          <w:marBottom w:val="0"/>
          <w:divBdr>
            <w:top w:val="none" w:sz="0" w:space="0" w:color="auto"/>
            <w:left w:val="none" w:sz="0" w:space="0" w:color="auto"/>
            <w:bottom w:val="none" w:sz="0" w:space="0" w:color="auto"/>
            <w:right w:val="none" w:sz="0" w:space="0" w:color="auto"/>
          </w:divBdr>
        </w:div>
        <w:div w:id="1246572785">
          <w:marLeft w:val="640"/>
          <w:marRight w:val="0"/>
          <w:marTop w:val="0"/>
          <w:marBottom w:val="0"/>
          <w:divBdr>
            <w:top w:val="none" w:sz="0" w:space="0" w:color="auto"/>
            <w:left w:val="none" w:sz="0" w:space="0" w:color="auto"/>
            <w:bottom w:val="none" w:sz="0" w:space="0" w:color="auto"/>
            <w:right w:val="none" w:sz="0" w:space="0" w:color="auto"/>
          </w:divBdr>
        </w:div>
        <w:div w:id="1086152004">
          <w:marLeft w:val="640"/>
          <w:marRight w:val="0"/>
          <w:marTop w:val="0"/>
          <w:marBottom w:val="0"/>
          <w:divBdr>
            <w:top w:val="none" w:sz="0" w:space="0" w:color="auto"/>
            <w:left w:val="none" w:sz="0" w:space="0" w:color="auto"/>
            <w:bottom w:val="none" w:sz="0" w:space="0" w:color="auto"/>
            <w:right w:val="none" w:sz="0" w:space="0" w:color="auto"/>
          </w:divBdr>
        </w:div>
        <w:div w:id="1687050107">
          <w:marLeft w:val="640"/>
          <w:marRight w:val="0"/>
          <w:marTop w:val="0"/>
          <w:marBottom w:val="0"/>
          <w:divBdr>
            <w:top w:val="none" w:sz="0" w:space="0" w:color="auto"/>
            <w:left w:val="none" w:sz="0" w:space="0" w:color="auto"/>
            <w:bottom w:val="none" w:sz="0" w:space="0" w:color="auto"/>
            <w:right w:val="none" w:sz="0" w:space="0" w:color="auto"/>
          </w:divBdr>
        </w:div>
        <w:div w:id="1814713224">
          <w:marLeft w:val="640"/>
          <w:marRight w:val="0"/>
          <w:marTop w:val="0"/>
          <w:marBottom w:val="0"/>
          <w:divBdr>
            <w:top w:val="none" w:sz="0" w:space="0" w:color="auto"/>
            <w:left w:val="none" w:sz="0" w:space="0" w:color="auto"/>
            <w:bottom w:val="none" w:sz="0" w:space="0" w:color="auto"/>
            <w:right w:val="none" w:sz="0" w:space="0" w:color="auto"/>
          </w:divBdr>
        </w:div>
        <w:div w:id="1880437095">
          <w:marLeft w:val="640"/>
          <w:marRight w:val="0"/>
          <w:marTop w:val="0"/>
          <w:marBottom w:val="0"/>
          <w:divBdr>
            <w:top w:val="none" w:sz="0" w:space="0" w:color="auto"/>
            <w:left w:val="none" w:sz="0" w:space="0" w:color="auto"/>
            <w:bottom w:val="none" w:sz="0" w:space="0" w:color="auto"/>
            <w:right w:val="none" w:sz="0" w:space="0" w:color="auto"/>
          </w:divBdr>
        </w:div>
        <w:div w:id="1046834697">
          <w:marLeft w:val="640"/>
          <w:marRight w:val="0"/>
          <w:marTop w:val="0"/>
          <w:marBottom w:val="0"/>
          <w:divBdr>
            <w:top w:val="none" w:sz="0" w:space="0" w:color="auto"/>
            <w:left w:val="none" w:sz="0" w:space="0" w:color="auto"/>
            <w:bottom w:val="none" w:sz="0" w:space="0" w:color="auto"/>
            <w:right w:val="none" w:sz="0" w:space="0" w:color="auto"/>
          </w:divBdr>
        </w:div>
        <w:div w:id="862204395">
          <w:marLeft w:val="640"/>
          <w:marRight w:val="0"/>
          <w:marTop w:val="0"/>
          <w:marBottom w:val="0"/>
          <w:divBdr>
            <w:top w:val="none" w:sz="0" w:space="0" w:color="auto"/>
            <w:left w:val="none" w:sz="0" w:space="0" w:color="auto"/>
            <w:bottom w:val="none" w:sz="0" w:space="0" w:color="auto"/>
            <w:right w:val="none" w:sz="0" w:space="0" w:color="auto"/>
          </w:divBdr>
        </w:div>
        <w:div w:id="469059555">
          <w:marLeft w:val="640"/>
          <w:marRight w:val="0"/>
          <w:marTop w:val="0"/>
          <w:marBottom w:val="0"/>
          <w:divBdr>
            <w:top w:val="none" w:sz="0" w:space="0" w:color="auto"/>
            <w:left w:val="none" w:sz="0" w:space="0" w:color="auto"/>
            <w:bottom w:val="none" w:sz="0" w:space="0" w:color="auto"/>
            <w:right w:val="none" w:sz="0" w:space="0" w:color="auto"/>
          </w:divBdr>
        </w:div>
        <w:div w:id="169174473">
          <w:marLeft w:val="640"/>
          <w:marRight w:val="0"/>
          <w:marTop w:val="0"/>
          <w:marBottom w:val="0"/>
          <w:divBdr>
            <w:top w:val="none" w:sz="0" w:space="0" w:color="auto"/>
            <w:left w:val="none" w:sz="0" w:space="0" w:color="auto"/>
            <w:bottom w:val="none" w:sz="0" w:space="0" w:color="auto"/>
            <w:right w:val="none" w:sz="0" w:space="0" w:color="auto"/>
          </w:divBdr>
        </w:div>
        <w:div w:id="1956058996">
          <w:marLeft w:val="640"/>
          <w:marRight w:val="0"/>
          <w:marTop w:val="0"/>
          <w:marBottom w:val="0"/>
          <w:divBdr>
            <w:top w:val="none" w:sz="0" w:space="0" w:color="auto"/>
            <w:left w:val="none" w:sz="0" w:space="0" w:color="auto"/>
            <w:bottom w:val="none" w:sz="0" w:space="0" w:color="auto"/>
            <w:right w:val="none" w:sz="0" w:space="0" w:color="auto"/>
          </w:divBdr>
        </w:div>
      </w:divsChild>
    </w:div>
    <w:div w:id="752893321">
      <w:bodyDiv w:val="1"/>
      <w:marLeft w:val="0"/>
      <w:marRight w:val="0"/>
      <w:marTop w:val="0"/>
      <w:marBottom w:val="0"/>
      <w:divBdr>
        <w:top w:val="none" w:sz="0" w:space="0" w:color="auto"/>
        <w:left w:val="none" w:sz="0" w:space="0" w:color="auto"/>
        <w:bottom w:val="none" w:sz="0" w:space="0" w:color="auto"/>
        <w:right w:val="none" w:sz="0" w:space="0" w:color="auto"/>
      </w:divBdr>
    </w:div>
    <w:div w:id="768113655">
      <w:bodyDiv w:val="1"/>
      <w:marLeft w:val="0"/>
      <w:marRight w:val="0"/>
      <w:marTop w:val="0"/>
      <w:marBottom w:val="0"/>
      <w:divBdr>
        <w:top w:val="none" w:sz="0" w:space="0" w:color="auto"/>
        <w:left w:val="none" w:sz="0" w:space="0" w:color="auto"/>
        <w:bottom w:val="none" w:sz="0" w:space="0" w:color="auto"/>
        <w:right w:val="none" w:sz="0" w:space="0" w:color="auto"/>
      </w:divBdr>
      <w:divsChild>
        <w:div w:id="355695188">
          <w:marLeft w:val="640"/>
          <w:marRight w:val="0"/>
          <w:marTop w:val="0"/>
          <w:marBottom w:val="0"/>
          <w:divBdr>
            <w:top w:val="none" w:sz="0" w:space="0" w:color="auto"/>
            <w:left w:val="none" w:sz="0" w:space="0" w:color="auto"/>
            <w:bottom w:val="none" w:sz="0" w:space="0" w:color="auto"/>
            <w:right w:val="none" w:sz="0" w:space="0" w:color="auto"/>
          </w:divBdr>
        </w:div>
        <w:div w:id="1084915130">
          <w:marLeft w:val="640"/>
          <w:marRight w:val="0"/>
          <w:marTop w:val="0"/>
          <w:marBottom w:val="0"/>
          <w:divBdr>
            <w:top w:val="none" w:sz="0" w:space="0" w:color="auto"/>
            <w:left w:val="none" w:sz="0" w:space="0" w:color="auto"/>
            <w:bottom w:val="none" w:sz="0" w:space="0" w:color="auto"/>
            <w:right w:val="none" w:sz="0" w:space="0" w:color="auto"/>
          </w:divBdr>
        </w:div>
        <w:div w:id="1436747233">
          <w:marLeft w:val="640"/>
          <w:marRight w:val="0"/>
          <w:marTop w:val="0"/>
          <w:marBottom w:val="0"/>
          <w:divBdr>
            <w:top w:val="none" w:sz="0" w:space="0" w:color="auto"/>
            <w:left w:val="none" w:sz="0" w:space="0" w:color="auto"/>
            <w:bottom w:val="none" w:sz="0" w:space="0" w:color="auto"/>
            <w:right w:val="none" w:sz="0" w:space="0" w:color="auto"/>
          </w:divBdr>
        </w:div>
        <w:div w:id="2037652255">
          <w:marLeft w:val="640"/>
          <w:marRight w:val="0"/>
          <w:marTop w:val="0"/>
          <w:marBottom w:val="0"/>
          <w:divBdr>
            <w:top w:val="none" w:sz="0" w:space="0" w:color="auto"/>
            <w:left w:val="none" w:sz="0" w:space="0" w:color="auto"/>
            <w:bottom w:val="none" w:sz="0" w:space="0" w:color="auto"/>
            <w:right w:val="none" w:sz="0" w:space="0" w:color="auto"/>
          </w:divBdr>
        </w:div>
        <w:div w:id="1948073273">
          <w:marLeft w:val="640"/>
          <w:marRight w:val="0"/>
          <w:marTop w:val="0"/>
          <w:marBottom w:val="0"/>
          <w:divBdr>
            <w:top w:val="none" w:sz="0" w:space="0" w:color="auto"/>
            <w:left w:val="none" w:sz="0" w:space="0" w:color="auto"/>
            <w:bottom w:val="none" w:sz="0" w:space="0" w:color="auto"/>
            <w:right w:val="none" w:sz="0" w:space="0" w:color="auto"/>
          </w:divBdr>
        </w:div>
        <w:div w:id="1154492052">
          <w:marLeft w:val="640"/>
          <w:marRight w:val="0"/>
          <w:marTop w:val="0"/>
          <w:marBottom w:val="0"/>
          <w:divBdr>
            <w:top w:val="none" w:sz="0" w:space="0" w:color="auto"/>
            <w:left w:val="none" w:sz="0" w:space="0" w:color="auto"/>
            <w:bottom w:val="none" w:sz="0" w:space="0" w:color="auto"/>
            <w:right w:val="none" w:sz="0" w:space="0" w:color="auto"/>
          </w:divBdr>
        </w:div>
        <w:div w:id="2038963590">
          <w:marLeft w:val="640"/>
          <w:marRight w:val="0"/>
          <w:marTop w:val="0"/>
          <w:marBottom w:val="0"/>
          <w:divBdr>
            <w:top w:val="none" w:sz="0" w:space="0" w:color="auto"/>
            <w:left w:val="none" w:sz="0" w:space="0" w:color="auto"/>
            <w:bottom w:val="none" w:sz="0" w:space="0" w:color="auto"/>
            <w:right w:val="none" w:sz="0" w:space="0" w:color="auto"/>
          </w:divBdr>
        </w:div>
        <w:div w:id="1065489518">
          <w:marLeft w:val="640"/>
          <w:marRight w:val="0"/>
          <w:marTop w:val="0"/>
          <w:marBottom w:val="0"/>
          <w:divBdr>
            <w:top w:val="none" w:sz="0" w:space="0" w:color="auto"/>
            <w:left w:val="none" w:sz="0" w:space="0" w:color="auto"/>
            <w:bottom w:val="none" w:sz="0" w:space="0" w:color="auto"/>
            <w:right w:val="none" w:sz="0" w:space="0" w:color="auto"/>
          </w:divBdr>
        </w:div>
        <w:div w:id="1114858992">
          <w:marLeft w:val="640"/>
          <w:marRight w:val="0"/>
          <w:marTop w:val="0"/>
          <w:marBottom w:val="0"/>
          <w:divBdr>
            <w:top w:val="none" w:sz="0" w:space="0" w:color="auto"/>
            <w:left w:val="none" w:sz="0" w:space="0" w:color="auto"/>
            <w:bottom w:val="none" w:sz="0" w:space="0" w:color="auto"/>
            <w:right w:val="none" w:sz="0" w:space="0" w:color="auto"/>
          </w:divBdr>
        </w:div>
        <w:div w:id="416251539">
          <w:marLeft w:val="640"/>
          <w:marRight w:val="0"/>
          <w:marTop w:val="0"/>
          <w:marBottom w:val="0"/>
          <w:divBdr>
            <w:top w:val="none" w:sz="0" w:space="0" w:color="auto"/>
            <w:left w:val="none" w:sz="0" w:space="0" w:color="auto"/>
            <w:bottom w:val="none" w:sz="0" w:space="0" w:color="auto"/>
            <w:right w:val="none" w:sz="0" w:space="0" w:color="auto"/>
          </w:divBdr>
        </w:div>
        <w:div w:id="1940790940">
          <w:marLeft w:val="640"/>
          <w:marRight w:val="0"/>
          <w:marTop w:val="0"/>
          <w:marBottom w:val="0"/>
          <w:divBdr>
            <w:top w:val="none" w:sz="0" w:space="0" w:color="auto"/>
            <w:left w:val="none" w:sz="0" w:space="0" w:color="auto"/>
            <w:bottom w:val="none" w:sz="0" w:space="0" w:color="auto"/>
            <w:right w:val="none" w:sz="0" w:space="0" w:color="auto"/>
          </w:divBdr>
        </w:div>
        <w:div w:id="64379017">
          <w:marLeft w:val="640"/>
          <w:marRight w:val="0"/>
          <w:marTop w:val="0"/>
          <w:marBottom w:val="0"/>
          <w:divBdr>
            <w:top w:val="none" w:sz="0" w:space="0" w:color="auto"/>
            <w:left w:val="none" w:sz="0" w:space="0" w:color="auto"/>
            <w:bottom w:val="none" w:sz="0" w:space="0" w:color="auto"/>
            <w:right w:val="none" w:sz="0" w:space="0" w:color="auto"/>
          </w:divBdr>
        </w:div>
        <w:div w:id="1292177511">
          <w:marLeft w:val="640"/>
          <w:marRight w:val="0"/>
          <w:marTop w:val="0"/>
          <w:marBottom w:val="0"/>
          <w:divBdr>
            <w:top w:val="none" w:sz="0" w:space="0" w:color="auto"/>
            <w:left w:val="none" w:sz="0" w:space="0" w:color="auto"/>
            <w:bottom w:val="none" w:sz="0" w:space="0" w:color="auto"/>
            <w:right w:val="none" w:sz="0" w:space="0" w:color="auto"/>
          </w:divBdr>
        </w:div>
        <w:div w:id="1440568961">
          <w:marLeft w:val="640"/>
          <w:marRight w:val="0"/>
          <w:marTop w:val="0"/>
          <w:marBottom w:val="0"/>
          <w:divBdr>
            <w:top w:val="none" w:sz="0" w:space="0" w:color="auto"/>
            <w:left w:val="none" w:sz="0" w:space="0" w:color="auto"/>
            <w:bottom w:val="none" w:sz="0" w:space="0" w:color="auto"/>
            <w:right w:val="none" w:sz="0" w:space="0" w:color="auto"/>
          </w:divBdr>
        </w:div>
        <w:div w:id="670762615">
          <w:marLeft w:val="640"/>
          <w:marRight w:val="0"/>
          <w:marTop w:val="0"/>
          <w:marBottom w:val="0"/>
          <w:divBdr>
            <w:top w:val="none" w:sz="0" w:space="0" w:color="auto"/>
            <w:left w:val="none" w:sz="0" w:space="0" w:color="auto"/>
            <w:bottom w:val="none" w:sz="0" w:space="0" w:color="auto"/>
            <w:right w:val="none" w:sz="0" w:space="0" w:color="auto"/>
          </w:divBdr>
        </w:div>
        <w:div w:id="2129077579">
          <w:marLeft w:val="640"/>
          <w:marRight w:val="0"/>
          <w:marTop w:val="0"/>
          <w:marBottom w:val="0"/>
          <w:divBdr>
            <w:top w:val="none" w:sz="0" w:space="0" w:color="auto"/>
            <w:left w:val="none" w:sz="0" w:space="0" w:color="auto"/>
            <w:bottom w:val="none" w:sz="0" w:space="0" w:color="auto"/>
            <w:right w:val="none" w:sz="0" w:space="0" w:color="auto"/>
          </w:divBdr>
        </w:div>
        <w:div w:id="391391542">
          <w:marLeft w:val="640"/>
          <w:marRight w:val="0"/>
          <w:marTop w:val="0"/>
          <w:marBottom w:val="0"/>
          <w:divBdr>
            <w:top w:val="none" w:sz="0" w:space="0" w:color="auto"/>
            <w:left w:val="none" w:sz="0" w:space="0" w:color="auto"/>
            <w:bottom w:val="none" w:sz="0" w:space="0" w:color="auto"/>
            <w:right w:val="none" w:sz="0" w:space="0" w:color="auto"/>
          </w:divBdr>
        </w:div>
      </w:divsChild>
    </w:div>
    <w:div w:id="768236867">
      <w:bodyDiv w:val="1"/>
      <w:marLeft w:val="0"/>
      <w:marRight w:val="0"/>
      <w:marTop w:val="0"/>
      <w:marBottom w:val="0"/>
      <w:divBdr>
        <w:top w:val="none" w:sz="0" w:space="0" w:color="auto"/>
        <w:left w:val="none" w:sz="0" w:space="0" w:color="auto"/>
        <w:bottom w:val="none" w:sz="0" w:space="0" w:color="auto"/>
        <w:right w:val="none" w:sz="0" w:space="0" w:color="auto"/>
      </w:divBdr>
    </w:div>
    <w:div w:id="770048183">
      <w:bodyDiv w:val="1"/>
      <w:marLeft w:val="0"/>
      <w:marRight w:val="0"/>
      <w:marTop w:val="0"/>
      <w:marBottom w:val="0"/>
      <w:divBdr>
        <w:top w:val="none" w:sz="0" w:space="0" w:color="auto"/>
        <w:left w:val="none" w:sz="0" w:space="0" w:color="auto"/>
        <w:bottom w:val="none" w:sz="0" w:space="0" w:color="auto"/>
        <w:right w:val="none" w:sz="0" w:space="0" w:color="auto"/>
      </w:divBdr>
      <w:divsChild>
        <w:div w:id="2053724225">
          <w:marLeft w:val="640"/>
          <w:marRight w:val="0"/>
          <w:marTop w:val="0"/>
          <w:marBottom w:val="0"/>
          <w:divBdr>
            <w:top w:val="none" w:sz="0" w:space="0" w:color="auto"/>
            <w:left w:val="none" w:sz="0" w:space="0" w:color="auto"/>
            <w:bottom w:val="none" w:sz="0" w:space="0" w:color="auto"/>
            <w:right w:val="none" w:sz="0" w:space="0" w:color="auto"/>
          </w:divBdr>
        </w:div>
        <w:div w:id="631902588">
          <w:marLeft w:val="640"/>
          <w:marRight w:val="0"/>
          <w:marTop w:val="0"/>
          <w:marBottom w:val="0"/>
          <w:divBdr>
            <w:top w:val="none" w:sz="0" w:space="0" w:color="auto"/>
            <w:left w:val="none" w:sz="0" w:space="0" w:color="auto"/>
            <w:bottom w:val="none" w:sz="0" w:space="0" w:color="auto"/>
            <w:right w:val="none" w:sz="0" w:space="0" w:color="auto"/>
          </w:divBdr>
        </w:div>
        <w:div w:id="1175732737">
          <w:marLeft w:val="640"/>
          <w:marRight w:val="0"/>
          <w:marTop w:val="0"/>
          <w:marBottom w:val="0"/>
          <w:divBdr>
            <w:top w:val="none" w:sz="0" w:space="0" w:color="auto"/>
            <w:left w:val="none" w:sz="0" w:space="0" w:color="auto"/>
            <w:bottom w:val="none" w:sz="0" w:space="0" w:color="auto"/>
            <w:right w:val="none" w:sz="0" w:space="0" w:color="auto"/>
          </w:divBdr>
        </w:div>
        <w:div w:id="1214121895">
          <w:marLeft w:val="640"/>
          <w:marRight w:val="0"/>
          <w:marTop w:val="0"/>
          <w:marBottom w:val="0"/>
          <w:divBdr>
            <w:top w:val="none" w:sz="0" w:space="0" w:color="auto"/>
            <w:left w:val="none" w:sz="0" w:space="0" w:color="auto"/>
            <w:bottom w:val="none" w:sz="0" w:space="0" w:color="auto"/>
            <w:right w:val="none" w:sz="0" w:space="0" w:color="auto"/>
          </w:divBdr>
        </w:div>
        <w:div w:id="139420944">
          <w:marLeft w:val="640"/>
          <w:marRight w:val="0"/>
          <w:marTop w:val="0"/>
          <w:marBottom w:val="0"/>
          <w:divBdr>
            <w:top w:val="none" w:sz="0" w:space="0" w:color="auto"/>
            <w:left w:val="none" w:sz="0" w:space="0" w:color="auto"/>
            <w:bottom w:val="none" w:sz="0" w:space="0" w:color="auto"/>
            <w:right w:val="none" w:sz="0" w:space="0" w:color="auto"/>
          </w:divBdr>
        </w:div>
        <w:div w:id="245111218">
          <w:marLeft w:val="640"/>
          <w:marRight w:val="0"/>
          <w:marTop w:val="0"/>
          <w:marBottom w:val="0"/>
          <w:divBdr>
            <w:top w:val="none" w:sz="0" w:space="0" w:color="auto"/>
            <w:left w:val="none" w:sz="0" w:space="0" w:color="auto"/>
            <w:bottom w:val="none" w:sz="0" w:space="0" w:color="auto"/>
            <w:right w:val="none" w:sz="0" w:space="0" w:color="auto"/>
          </w:divBdr>
        </w:div>
        <w:div w:id="1265117671">
          <w:marLeft w:val="640"/>
          <w:marRight w:val="0"/>
          <w:marTop w:val="0"/>
          <w:marBottom w:val="0"/>
          <w:divBdr>
            <w:top w:val="none" w:sz="0" w:space="0" w:color="auto"/>
            <w:left w:val="none" w:sz="0" w:space="0" w:color="auto"/>
            <w:bottom w:val="none" w:sz="0" w:space="0" w:color="auto"/>
            <w:right w:val="none" w:sz="0" w:space="0" w:color="auto"/>
          </w:divBdr>
        </w:div>
        <w:div w:id="559051330">
          <w:marLeft w:val="640"/>
          <w:marRight w:val="0"/>
          <w:marTop w:val="0"/>
          <w:marBottom w:val="0"/>
          <w:divBdr>
            <w:top w:val="none" w:sz="0" w:space="0" w:color="auto"/>
            <w:left w:val="none" w:sz="0" w:space="0" w:color="auto"/>
            <w:bottom w:val="none" w:sz="0" w:space="0" w:color="auto"/>
            <w:right w:val="none" w:sz="0" w:space="0" w:color="auto"/>
          </w:divBdr>
        </w:div>
        <w:div w:id="1915434187">
          <w:marLeft w:val="640"/>
          <w:marRight w:val="0"/>
          <w:marTop w:val="0"/>
          <w:marBottom w:val="0"/>
          <w:divBdr>
            <w:top w:val="none" w:sz="0" w:space="0" w:color="auto"/>
            <w:left w:val="none" w:sz="0" w:space="0" w:color="auto"/>
            <w:bottom w:val="none" w:sz="0" w:space="0" w:color="auto"/>
            <w:right w:val="none" w:sz="0" w:space="0" w:color="auto"/>
          </w:divBdr>
        </w:div>
        <w:div w:id="284819786">
          <w:marLeft w:val="640"/>
          <w:marRight w:val="0"/>
          <w:marTop w:val="0"/>
          <w:marBottom w:val="0"/>
          <w:divBdr>
            <w:top w:val="none" w:sz="0" w:space="0" w:color="auto"/>
            <w:left w:val="none" w:sz="0" w:space="0" w:color="auto"/>
            <w:bottom w:val="none" w:sz="0" w:space="0" w:color="auto"/>
            <w:right w:val="none" w:sz="0" w:space="0" w:color="auto"/>
          </w:divBdr>
        </w:div>
        <w:div w:id="2117825539">
          <w:marLeft w:val="640"/>
          <w:marRight w:val="0"/>
          <w:marTop w:val="0"/>
          <w:marBottom w:val="0"/>
          <w:divBdr>
            <w:top w:val="none" w:sz="0" w:space="0" w:color="auto"/>
            <w:left w:val="none" w:sz="0" w:space="0" w:color="auto"/>
            <w:bottom w:val="none" w:sz="0" w:space="0" w:color="auto"/>
            <w:right w:val="none" w:sz="0" w:space="0" w:color="auto"/>
          </w:divBdr>
        </w:div>
        <w:div w:id="1680768688">
          <w:marLeft w:val="640"/>
          <w:marRight w:val="0"/>
          <w:marTop w:val="0"/>
          <w:marBottom w:val="0"/>
          <w:divBdr>
            <w:top w:val="none" w:sz="0" w:space="0" w:color="auto"/>
            <w:left w:val="none" w:sz="0" w:space="0" w:color="auto"/>
            <w:bottom w:val="none" w:sz="0" w:space="0" w:color="auto"/>
            <w:right w:val="none" w:sz="0" w:space="0" w:color="auto"/>
          </w:divBdr>
        </w:div>
        <w:div w:id="1772357456">
          <w:marLeft w:val="640"/>
          <w:marRight w:val="0"/>
          <w:marTop w:val="0"/>
          <w:marBottom w:val="0"/>
          <w:divBdr>
            <w:top w:val="none" w:sz="0" w:space="0" w:color="auto"/>
            <w:left w:val="none" w:sz="0" w:space="0" w:color="auto"/>
            <w:bottom w:val="none" w:sz="0" w:space="0" w:color="auto"/>
            <w:right w:val="none" w:sz="0" w:space="0" w:color="auto"/>
          </w:divBdr>
        </w:div>
        <w:div w:id="993146432">
          <w:marLeft w:val="640"/>
          <w:marRight w:val="0"/>
          <w:marTop w:val="0"/>
          <w:marBottom w:val="0"/>
          <w:divBdr>
            <w:top w:val="none" w:sz="0" w:space="0" w:color="auto"/>
            <w:left w:val="none" w:sz="0" w:space="0" w:color="auto"/>
            <w:bottom w:val="none" w:sz="0" w:space="0" w:color="auto"/>
            <w:right w:val="none" w:sz="0" w:space="0" w:color="auto"/>
          </w:divBdr>
        </w:div>
        <w:div w:id="1454710158">
          <w:marLeft w:val="640"/>
          <w:marRight w:val="0"/>
          <w:marTop w:val="0"/>
          <w:marBottom w:val="0"/>
          <w:divBdr>
            <w:top w:val="none" w:sz="0" w:space="0" w:color="auto"/>
            <w:left w:val="none" w:sz="0" w:space="0" w:color="auto"/>
            <w:bottom w:val="none" w:sz="0" w:space="0" w:color="auto"/>
            <w:right w:val="none" w:sz="0" w:space="0" w:color="auto"/>
          </w:divBdr>
        </w:div>
        <w:div w:id="924416086">
          <w:marLeft w:val="640"/>
          <w:marRight w:val="0"/>
          <w:marTop w:val="0"/>
          <w:marBottom w:val="0"/>
          <w:divBdr>
            <w:top w:val="none" w:sz="0" w:space="0" w:color="auto"/>
            <w:left w:val="none" w:sz="0" w:space="0" w:color="auto"/>
            <w:bottom w:val="none" w:sz="0" w:space="0" w:color="auto"/>
            <w:right w:val="none" w:sz="0" w:space="0" w:color="auto"/>
          </w:divBdr>
        </w:div>
        <w:div w:id="1494301577">
          <w:marLeft w:val="640"/>
          <w:marRight w:val="0"/>
          <w:marTop w:val="0"/>
          <w:marBottom w:val="0"/>
          <w:divBdr>
            <w:top w:val="none" w:sz="0" w:space="0" w:color="auto"/>
            <w:left w:val="none" w:sz="0" w:space="0" w:color="auto"/>
            <w:bottom w:val="none" w:sz="0" w:space="0" w:color="auto"/>
            <w:right w:val="none" w:sz="0" w:space="0" w:color="auto"/>
          </w:divBdr>
        </w:div>
      </w:divsChild>
    </w:div>
    <w:div w:id="787353095">
      <w:bodyDiv w:val="1"/>
      <w:marLeft w:val="0"/>
      <w:marRight w:val="0"/>
      <w:marTop w:val="0"/>
      <w:marBottom w:val="0"/>
      <w:divBdr>
        <w:top w:val="none" w:sz="0" w:space="0" w:color="auto"/>
        <w:left w:val="none" w:sz="0" w:space="0" w:color="auto"/>
        <w:bottom w:val="none" w:sz="0" w:space="0" w:color="auto"/>
        <w:right w:val="none" w:sz="0" w:space="0" w:color="auto"/>
      </w:divBdr>
    </w:div>
    <w:div w:id="806320926">
      <w:bodyDiv w:val="1"/>
      <w:marLeft w:val="0"/>
      <w:marRight w:val="0"/>
      <w:marTop w:val="0"/>
      <w:marBottom w:val="0"/>
      <w:divBdr>
        <w:top w:val="none" w:sz="0" w:space="0" w:color="auto"/>
        <w:left w:val="none" w:sz="0" w:space="0" w:color="auto"/>
        <w:bottom w:val="none" w:sz="0" w:space="0" w:color="auto"/>
        <w:right w:val="none" w:sz="0" w:space="0" w:color="auto"/>
      </w:divBdr>
    </w:div>
    <w:div w:id="820000595">
      <w:bodyDiv w:val="1"/>
      <w:marLeft w:val="0"/>
      <w:marRight w:val="0"/>
      <w:marTop w:val="0"/>
      <w:marBottom w:val="0"/>
      <w:divBdr>
        <w:top w:val="none" w:sz="0" w:space="0" w:color="auto"/>
        <w:left w:val="none" w:sz="0" w:space="0" w:color="auto"/>
        <w:bottom w:val="none" w:sz="0" w:space="0" w:color="auto"/>
        <w:right w:val="none" w:sz="0" w:space="0" w:color="auto"/>
      </w:divBdr>
    </w:div>
    <w:div w:id="826016314">
      <w:bodyDiv w:val="1"/>
      <w:marLeft w:val="0"/>
      <w:marRight w:val="0"/>
      <w:marTop w:val="0"/>
      <w:marBottom w:val="0"/>
      <w:divBdr>
        <w:top w:val="none" w:sz="0" w:space="0" w:color="auto"/>
        <w:left w:val="none" w:sz="0" w:space="0" w:color="auto"/>
        <w:bottom w:val="none" w:sz="0" w:space="0" w:color="auto"/>
        <w:right w:val="none" w:sz="0" w:space="0" w:color="auto"/>
      </w:divBdr>
    </w:div>
    <w:div w:id="843671779">
      <w:bodyDiv w:val="1"/>
      <w:marLeft w:val="0"/>
      <w:marRight w:val="0"/>
      <w:marTop w:val="0"/>
      <w:marBottom w:val="0"/>
      <w:divBdr>
        <w:top w:val="none" w:sz="0" w:space="0" w:color="auto"/>
        <w:left w:val="none" w:sz="0" w:space="0" w:color="auto"/>
        <w:bottom w:val="none" w:sz="0" w:space="0" w:color="auto"/>
        <w:right w:val="none" w:sz="0" w:space="0" w:color="auto"/>
      </w:divBdr>
    </w:div>
    <w:div w:id="861212394">
      <w:bodyDiv w:val="1"/>
      <w:marLeft w:val="0"/>
      <w:marRight w:val="0"/>
      <w:marTop w:val="0"/>
      <w:marBottom w:val="0"/>
      <w:divBdr>
        <w:top w:val="none" w:sz="0" w:space="0" w:color="auto"/>
        <w:left w:val="none" w:sz="0" w:space="0" w:color="auto"/>
        <w:bottom w:val="none" w:sz="0" w:space="0" w:color="auto"/>
        <w:right w:val="none" w:sz="0" w:space="0" w:color="auto"/>
      </w:divBdr>
    </w:div>
    <w:div w:id="864173049">
      <w:bodyDiv w:val="1"/>
      <w:marLeft w:val="0"/>
      <w:marRight w:val="0"/>
      <w:marTop w:val="0"/>
      <w:marBottom w:val="0"/>
      <w:divBdr>
        <w:top w:val="none" w:sz="0" w:space="0" w:color="auto"/>
        <w:left w:val="none" w:sz="0" w:space="0" w:color="auto"/>
        <w:bottom w:val="none" w:sz="0" w:space="0" w:color="auto"/>
        <w:right w:val="none" w:sz="0" w:space="0" w:color="auto"/>
      </w:divBdr>
    </w:div>
    <w:div w:id="869680077">
      <w:bodyDiv w:val="1"/>
      <w:marLeft w:val="0"/>
      <w:marRight w:val="0"/>
      <w:marTop w:val="0"/>
      <w:marBottom w:val="0"/>
      <w:divBdr>
        <w:top w:val="none" w:sz="0" w:space="0" w:color="auto"/>
        <w:left w:val="none" w:sz="0" w:space="0" w:color="auto"/>
        <w:bottom w:val="none" w:sz="0" w:space="0" w:color="auto"/>
        <w:right w:val="none" w:sz="0" w:space="0" w:color="auto"/>
      </w:divBdr>
    </w:div>
    <w:div w:id="878082140">
      <w:bodyDiv w:val="1"/>
      <w:marLeft w:val="0"/>
      <w:marRight w:val="0"/>
      <w:marTop w:val="0"/>
      <w:marBottom w:val="0"/>
      <w:divBdr>
        <w:top w:val="none" w:sz="0" w:space="0" w:color="auto"/>
        <w:left w:val="none" w:sz="0" w:space="0" w:color="auto"/>
        <w:bottom w:val="none" w:sz="0" w:space="0" w:color="auto"/>
        <w:right w:val="none" w:sz="0" w:space="0" w:color="auto"/>
      </w:divBdr>
      <w:divsChild>
        <w:div w:id="1992438120">
          <w:marLeft w:val="640"/>
          <w:marRight w:val="0"/>
          <w:marTop w:val="0"/>
          <w:marBottom w:val="0"/>
          <w:divBdr>
            <w:top w:val="none" w:sz="0" w:space="0" w:color="auto"/>
            <w:left w:val="none" w:sz="0" w:space="0" w:color="auto"/>
            <w:bottom w:val="none" w:sz="0" w:space="0" w:color="auto"/>
            <w:right w:val="none" w:sz="0" w:space="0" w:color="auto"/>
          </w:divBdr>
        </w:div>
        <w:div w:id="141243327">
          <w:marLeft w:val="640"/>
          <w:marRight w:val="0"/>
          <w:marTop w:val="0"/>
          <w:marBottom w:val="0"/>
          <w:divBdr>
            <w:top w:val="none" w:sz="0" w:space="0" w:color="auto"/>
            <w:left w:val="none" w:sz="0" w:space="0" w:color="auto"/>
            <w:bottom w:val="none" w:sz="0" w:space="0" w:color="auto"/>
            <w:right w:val="none" w:sz="0" w:space="0" w:color="auto"/>
          </w:divBdr>
        </w:div>
        <w:div w:id="1991059389">
          <w:marLeft w:val="640"/>
          <w:marRight w:val="0"/>
          <w:marTop w:val="0"/>
          <w:marBottom w:val="0"/>
          <w:divBdr>
            <w:top w:val="none" w:sz="0" w:space="0" w:color="auto"/>
            <w:left w:val="none" w:sz="0" w:space="0" w:color="auto"/>
            <w:bottom w:val="none" w:sz="0" w:space="0" w:color="auto"/>
            <w:right w:val="none" w:sz="0" w:space="0" w:color="auto"/>
          </w:divBdr>
        </w:div>
        <w:div w:id="966084795">
          <w:marLeft w:val="640"/>
          <w:marRight w:val="0"/>
          <w:marTop w:val="0"/>
          <w:marBottom w:val="0"/>
          <w:divBdr>
            <w:top w:val="none" w:sz="0" w:space="0" w:color="auto"/>
            <w:left w:val="none" w:sz="0" w:space="0" w:color="auto"/>
            <w:bottom w:val="none" w:sz="0" w:space="0" w:color="auto"/>
            <w:right w:val="none" w:sz="0" w:space="0" w:color="auto"/>
          </w:divBdr>
        </w:div>
        <w:div w:id="1442191185">
          <w:marLeft w:val="640"/>
          <w:marRight w:val="0"/>
          <w:marTop w:val="0"/>
          <w:marBottom w:val="0"/>
          <w:divBdr>
            <w:top w:val="none" w:sz="0" w:space="0" w:color="auto"/>
            <w:left w:val="none" w:sz="0" w:space="0" w:color="auto"/>
            <w:bottom w:val="none" w:sz="0" w:space="0" w:color="auto"/>
            <w:right w:val="none" w:sz="0" w:space="0" w:color="auto"/>
          </w:divBdr>
        </w:div>
        <w:div w:id="2136559000">
          <w:marLeft w:val="640"/>
          <w:marRight w:val="0"/>
          <w:marTop w:val="0"/>
          <w:marBottom w:val="0"/>
          <w:divBdr>
            <w:top w:val="none" w:sz="0" w:space="0" w:color="auto"/>
            <w:left w:val="none" w:sz="0" w:space="0" w:color="auto"/>
            <w:bottom w:val="none" w:sz="0" w:space="0" w:color="auto"/>
            <w:right w:val="none" w:sz="0" w:space="0" w:color="auto"/>
          </w:divBdr>
        </w:div>
        <w:div w:id="1016467215">
          <w:marLeft w:val="640"/>
          <w:marRight w:val="0"/>
          <w:marTop w:val="0"/>
          <w:marBottom w:val="0"/>
          <w:divBdr>
            <w:top w:val="none" w:sz="0" w:space="0" w:color="auto"/>
            <w:left w:val="none" w:sz="0" w:space="0" w:color="auto"/>
            <w:bottom w:val="none" w:sz="0" w:space="0" w:color="auto"/>
            <w:right w:val="none" w:sz="0" w:space="0" w:color="auto"/>
          </w:divBdr>
        </w:div>
        <w:div w:id="978151961">
          <w:marLeft w:val="640"/>
          <w:marRight w:val="0"/>
          <w:marTop w:val="0"/>
          <w:marBottom w:val="0"/>
          <w:divBdr>
            <w:top w:val="none" w:sz="0" w:space="0" w:color="auto"/>
            <w:left w:val="none" w:sz="0" w:space="0" w:color="auto"/>
            <w:bottom w:val="none" w:sz="0" w:space="0" w:color="auto"/>
            <w:right w:val="none" w:sz="0" w:space="0" w:color="auto"/>
          </w:divBdr>
        </w:div>
        <w:div w:id="1030959675">
          <w:marLeft w:val="640"/>
          <w:marRight w:val="0"/>
          <w:marTop w:val="0"/>
          <w:marBottom w:val="0"/>
          <w:divBdr>
            <w:top w:val="none" w:sz="0" w:space="0" w:color="auto"/>
            <w:left w:val="none" w:sz="0" w:space="0" w:color="auto"/>
            <w:bottom w:val="none" w:sz="0" w:space="0" w:color="auto"/>
            <w:right w:val="none" w:sz="0" w:space="0" w:color="auto"/>
          </w:divBdr>
        </w:div>
        <w:div w:id="1675692007">
          <w:marLeft w:val="640"/>
          <w:marRight w:val="0"/>
          <w:marTop w:val="0"/>
          <w:marBottom w:val="0"/>
          <w:divBdr>
            <w:top w:val="none" w:sz="0" w:space="0" w:color="auto"/>
            <w:left w:val="none" w:sz="0" w:space="0" w:color="auto"/>
            <w:bottom w:val="none" w:sz="0" w:space="0" w:color="auto"/>
            <w:right w:val="none" w:sz="0" w:space="0" w:color="auto"/>
          </w:divBdr>
        </w:div>
        <w:div w:id="1590655785">
          <w:marLeft w:val="640"/>
          <w:marRight w:val="0"/>
          <w:marTop w:val="0"/>
          <w:marBottom w:val="0"/>
          <w:divBdr>
            <w:top w:val="none" w:sz="0" w:space="0" w:color="auto"/>
            <w:left w:val="none" w:sz="0" w:space="0" w:color="auto"/>
            <w:bottom w:val="none" w:sz="0" w:space="0" w:color="auto"/>
            <w:right w:val="none" w:sz="0" w:space="0" w:color="auto"/>
          </w:divBdr>
        </w:div>
        <w:div w:id="957644498">
          <w:marLeft w:val="640"/>
          <w:marRight w:val="0"/>
          <w:marTop w:val="0"/>
          <w:marBottom w:val="0"/>
          <w:divBdr>
            <w:top w:val="none" w:sz="0" w:space="0" w:color="auto"/>
            <w:left w:val="none" w:sz="0" w:space="0" w:color="auto"/>
            <w:bottom w:val="none" w:sz="0" w:space="0" w:color="auto"/>
            <w:right w:val="none" w:sz="0" w:space="0" w:color="auto"/>
          </w:divBdr>
        </w:div>
        <w:div w:id="1114398711">
          <w:marLeft w:val="640"/>
          <w:marRight w:val="0"/>
          <w:marTop w:val="0"/>
          <w:marBottom w:val="0"/>
          <w:divBdr>
            <w:top w:val="none" w:sz="0" w:space="0" w:color="auto"/>
            <w:left w:val="none" w:sz="0" w:space="0" w:color="auto"/>
            <w:bottom w:val="none" w:sz="0" w:space="0" w:color="auto"/>
            <w:right w:val="none" w:sz="0" w:space="0" w:color="auto"/>
          </w:divBdr>
        </w:div>
        <w:div w:id="2011711505">
          <w:marLeft w:val="640"/>
          <w:marRight w:val="0"/>
          <w:marTop w:val="0"/>
          <w:marBottom w:val="0"/>
          <w:divBdr>
            <w:top w:val="none" w:sz="0" w:space="0" w:color="auto"/>
            <w:left w:val="none" w:sz="0" w:space="0" w:color="auto"/>
            <w:bottom w:val="none" w:sz="0" w:space="0" w:color="auto"/>
            <w:right w:val="none" w:sz="0" w:space="0" w:color="auto"/>
          </w:divBdr>
        </w:div>
        <w:div w:id="1066025936">
          <w:marLeft w:val="640"/>
          <w:marRight w:val="0"/>
          <w:marTop w:val="0"/>
          <w:marBottom w:val="0"/>
          <w:divBdr>
            <w:top w:val="none" w:sz="0" w:space="0" w:color="auto"/>
            <w:left w:val="none" w:sz="0" w:space="0" w:color="auto"/>
            <w:bottom w:val="none" w:sz="0" w:space="0" w:color="auto"/>
            <w:right w:val="none" w:sz="0" w:space="0" w:color="auto"/>
          </w:divBdr>
        </w:div>
        <w:div w:id="2138453343">
          <w:marLeft w:val="640"/>
          <w:marRight w:val="0"/>
          <w:marTop w:val="0"/>
          <w:marBottom w:val="0"/>
          <w:divBdr>
            <w:top w:val="none" w:sz="0" w:space="0" w:color="auto"/>
            <w:left w:val="none" w:sz="0" w:space="0" w:color="auto"/>
            <w:bottom w:val="none" w:sz="0" w:space="0" w:color="auto"/>
            <w:right w:val="none" w:sz="0" w:space="0" w:color="auto"/>
          </w:divBdr>
        </w:div>
        <w:div w:id="1677609366">
          <w:marLeft w:val="640"/>
          <w:marRight w:val="0"/>
          <w:marTop w:val="0"/>
          <w:marBottom w:val="0"/>
          <w:divBdr>
            <w:top w:val="none" w:sz="0" w:space="0" w:color="auto"/>
            <w:left w:val="none" w:sz="0" w:space="0" w:color="auto"/>
            <w:bottom w:val="none" w:sz="0" w:space="0" w:color="auto"/>
            <w:right w:val="none" w:sz="0" w:space="0" w:color="auto"/>
          </w:divBdr>
        </w:div>
        <w:div w:id="1580292564">
          <w:marLeft w:val="640"/>
          <w:marRight w:val="0"/>
          <w:marTop w:val="0"/>
          <w:marBottom w:val="0"/>
          <w:divBdr>
            <w:top w:val="none" w:sz="0" w:space="0" w:color="auto"/>
            <w:left w:val="none" w:sz="0" w:space="0" w:color="auto"/>
            <w:bottom w:val="none" w:sz="0" w:space="0" w:color="auto"/>
            <w:right w:val="none" w:sz="0" w:space="0" w:color="auto"/>
          </w:divBdr>
        </w:div>
        <w:div w:id="1266305510">
          <w:marLeft w:val="640"/>
          <w:marRight w:val="0"/>
          <w:marTop w:val="0"/>
          <w:marBottom w:val="0"/>
          <w:divBdr>
            <w:top w:val="none" w:sz="0" w:space="0" w:color="auto"/>
            <w:left w:val="none" w:sz="0" w:space="0" w:color="auto"/>
            <w:bottom w:val="none" w:sz="0" w:space="0" w:color="auto"/>
            <w:right w:val="none" w:sz="0" w:space="0" w:color="auto"/>
          </w:divBdr>
        </w:div>
        <w:div w:id="1761830222">
          <w:marLeft w:val="640"/>
          <w:marRight w:val="0"/>
          <w:marTop w:val="0"/>
          <w:marBottom w:val="0"/>
          <w:divBdr>
            <w:top w:val="none" w:sz="0" w:space="0" w:color="auto"/>
            <w:left w:val="none" w:sz="0" w:space="0" w:color="auto"/>
            <w:bottom w:val="none" w:sz="0" w:space="0" w:color="auto"/>
            <w:right w:val="none" w:sz="0" w:space="0" w:color="auto"/>
          </w:divBdr>
        </w:div>
      </w:divsChild>
    </w:div>
    <w:div w:id="881212652">
      <w:bodyDiv w:val="1"/>
      <w:marLeft w:val="0"/>
      <w:marRight w:val="0"/>
      <w:marTop w:val="0"/>
      <w:marBottom w:val="0"/>
      <w:divBdr>
        <w:top w:val="none" w:sz="0" w:space="0" w:color="auto"/>
        <w:left w:val="none" w:sz="0" w:space="0" w:color="auto"/>
        <w:bottom w:val="none" w:sz="0" w:space="0" w:color="auto"/>
        <w:right w:val="none" w:sz="0" w:space="0" w:color="auto"/>
      </w:divBdr>
      <w:divsChild>
        <w:div w:id="668073">
          <w:marLeft w:val="640"/>
          <w:marRight w:val="0"/>
          <w:marTop w:val="0"/>
          <w:marBottom w:val="0"/>
          <w:divBdr>
            <w:top w:val="none" w:sz="0" w:space="0" w:color="auto"/>
            <w:left w:val="none" w:sz="0" w:space="0" w:color="auto"/>
            <w:bottom w:val="none" w:sz="0" w:space="0" w:color="auto"/>
            <w:right w:val="none" w:sz="0" w:space="0" w:color="auto"/>
          </w:divBdr>
        </w:div>
        <w:div w:id="1006518243">
          <w:marLeft w:val="640"/>
          <w:marRight w:val="0"/>
          <w:marTop w:val="0"/>
          <w:marBottom w:val="0"/>
          <w:divBdr>
            <w:top w:val="none" w:sz="0" w:space="0" w:color="auto"/>
            <w:left w:val="none" w:sz="0" w:space="0" w:color="auto"/>
            <w:bottom w:val="none" w:sz="0" w:space="0" w:color="auto"/>
            <w:right w:val="none" w:sz="0" w:space="0" w:color="auto"/>
          </w:divBdr>
        </w:div>
        <w:div w:id="1491480614">
          <w:marLeft w:val="640"/>
          <w:marRight w:val="0"/>
          <w:marTop w:val="0"/>
          <w:marBottom w:val="0"/>
          <w:divBdr>
            <w:top w:val="none" w:sz="0" w:space="0" w:color="auto"/>
            <w:left w:val="none" w:sz="0" w:space="0" w:color="auto"/>
            <w:bottom w:val="none" w:sz="0" w:space="0" w:color="auto"/>
            <w:right w:val="none" w:sz="0" w:space="0" w:color="auto"/>
          </w:divBdr>
        </w:div>
        <w:div w:id="705983523">
          <w:marLeft w:val="640"/>
          <w:marRight w:val="0"/>
          <w:marTop w:val="0"/>
          <w:marBottom w:val="0"/>
          <w:divBdr>
            <w:top w:val="none" w:sz="0" w:space="0" w:color="auto"/>
            <w:left w:val="none" w:sz="0" w:space="0" w:color="auto"/>
            <w:bottom w:val="none" w:sz="0" w:space="0" w:color="auto"/>
            <w:right w:val="none" w:sz="0" w:space="0" w:color="auto"/>
          </w:divBdr>
        </w:div>
        <w:div w:id="2105297095">
          <w:marLeft w:val="640"/>
          <w:marRight w:val="0"/>
          <w:marTop w:val="0"/>
          <w:marBottom w:val="0"/>
          <w:divBdr>
            <w:top w:val="none" w:sz="0" w:space="0" w:color="auto"/>
            <w:left w:val="none" w:sz="0" w:space="0" w:color="auto"/>
            <w:bottom w:val="none" w:sz="0" w:space="0" w:color="auto"/>
            <w:right w:val="none" w:sz="0" w:space="0" w:color="auto"/>
          </w:divBdr>
        </w:div>
        <w:div w:id="741680039">
          <w:marLeft w:val="640"/>
          <w:marRight w:val="0"/>
          <w:marTop w:val="0"/>
          <w:marBottom w:val="0"/>
          <w:divBdr>
            <w:top w:val="none" w:sz="0" w:space="0" w:color="auto"/>
            <w:left w:val="none" w:sz="0" w:space="0" w:color="auto"/>
            <w:bottom w:val="none" w:sz="0" w:space="0" w:color="auto"/>
            <w:right w:val="none" w:sz="0" w:space="0" w:color="auto"/>
          </w:divBdr>
        </w:div>
        <w:div w:id="1808401203">
          <w:marLeft w:val="640"/>
          <w:marRight w:val="0"/>
          <w:marTop w:val="0"/>
          <w:marBottom w:val="0"/>
          <w:divBdr>
            <w:top w:val="none" w:sz="0" w:space="0" w:color="auto"/>
            <w:left w:val="none" w:sz="0" w:space="0" w:color="auto"/>
            <w:bottom w:val="none" w:sz="0" w:space="0" w:color="auto"/>
            <w:right w:val="none" w:sz="0" w:space="0" w:color="auto"/>
          </w:divBdr>
        </w:div>
        <w:div w:id="1149522204">
          <w:marLeft w:val="640"/>
          <w:marRight w:val="0"/>
          <w:marTop w:val="0"/>
          <w:marBottom w:val="0"/>
          <w:divBdr>
            <w:top w:val="none" w:sz="0" w:space="0" w:color="auto"/>
            <w:left w:val="none" w:sz="0" w:space="0" w:color="auto"/>
            <w:bottom w:val="none" w:sz="0" w:space="0" w:color="auto"/>
            <w:right w:val="none" w:sz="0" w:space="0" w:color="auto"/>
          </w:divBdr>
        </w:div>
        <w:div w:id="527715957">
          <w:marLeft w:val="640"/>
          <w:marRight w:val="0"/>
          <w:marTop w:val="0"/>
          <w:marBottom w:val="0"/>
          <w:divBdr>
            <w:top w:val="none" w:sz="0" w:space="0" w:color="auto"/>
            <w:left w:val="none" w:sz="0" w:space="0" w:color="auto"/>
            <w:bottom w:val="none" w:sz="0" w:space="0" w:color="auto"/>
            <w:right w:val="none" w:sz="0" w:space="0" w:color="auto"/>
          </w:divBdr>
        </w:div>
        <w:div w:id="489450117">
          <w:marLeft w:val="640"/>
          <w:marRight w:val="0"/>
          <w:marTop w:val="0"/>
          <w:marBottom w:val="0"/>
          <w:divBdr>
            <w:top w:val="none" w:sz="0" w:space="0" w:color="auto"/>
            <w:left w:val="none" w:sz="0" w:space="0" w:color="auto"/>
            <w:bottom w:val="none" w:sz="0" w:space="0" w:color="auto"/>
            <w:right w:val="none" w:sz="0" w:space="0" w:color="auto"/>
          </w:divBdr>
        </w:div>
        <w:div w:id="1440176069">
          <w:marLeft w:val="640"/>
          <w:marRight w:val="0"/>
          <w:marTop w:val="0"/>
          <w:marBottom w:val="0"/>
          <w:divBdr>
            <w:top w:val="none" w:sz="0" w:space="0" w:color="auto"/>
            <w:left w:val="none" w:sz="0" w:space="0" w:color="auto"/>
            <w:bottom w:val="none" w:sz="0" w:space="0" w:color="auto"/>
            <w:right w:val="none" w:sz="0" w:space="0" w:color="auto"/>
          </w:divBdr>
        </w:div>
      </w:divsChild>
    </w:div>
    <w:div w:id="887765084">
      <w:bodyDiv w:val="1"/>
      <w:marLeft w:val="0"/>
      <w:marRight w:val="0"/>
      <w:marTop w:val="0"/>
      <w:marBottom w:val="0"/>
      <w:divBdr>
        <w:top w:val="none" w:sz="0" w:space="0" w:color="auto"/>
        <w:left w:val="none" w:sz="0" w:space="0" w:color="auto"/>
        <w:bottom w:val="none" w:sz="0" w:space="0" w:color="auto"/>
        <w:right w:val="none" w:sz="0" w:space="0" w:color="auto"/>
      </w:divBdr>
    </w:div>
    <w:div w:id="890386880">
      <w:bodyDiv w:val="1"/>
      <w:marLeft w:val="0"/>
      <w:marRight w:val="0"/>
      <w:marTop w:val="0"/>
      <w:marBottom w:val="0"/>
      <w:divBdr>
        <w:top w:val="none" w:sz="0" w:space="0" w:color="auto"/>
        <w:left w:val="none" w:sz="0" w:space="0" w:color="auto"/>
        <w:bottom w:val="none" w:sz="0" w:space="0" w:color="auto"/>
        <w:right w:val="none" w:sz="0" w:space="0" w:color="auto"/>
      </w:divBdr>
    </w:div>
    <w:div w:id="919366631">
      <w:bodyDiv w:val="1"/>
      <w:marLeft w:val="0"/>
      <w:marRight w:val="0"/>
      <w:marTop w:val="0"/>
      <w:marBottom w:val="0"/>
      <w:divBdr>
        <w:top w:val="none" w:sz="0" w:space="0" w:color="auto"/>
        <w:left w:val="none" w:sz="0" w:space="0" w:color="auto"/>
        <w:bottom w:val="none" w:sz="0" w:space="0" w:color="auto"/>
        <w:right w:val="none" w:sz="0" w:space="0" w:color="auto"/>
      </w:divBdr>
      <w:divsChild>
        <w:div w:id="687752707">
          <w:marLeft w:val="640"/>
          <w:marRight w:val="0"/>
          <w:marTop w:val="0"/>
          <w:marBottom w:val="0"/>
          <w:divBdr>
            <w:top w:val="none" w:sz="0" w:space="0" w:color="auto"/>
            <w:left w:val="none" w:sz="0" w:space="0" w:color="auto"/>
            <w:bottom w:val="none" w:sz="0" w:space="0" w:color="auto"/>
            <w:right w:val="none" w:sz="0" w:space="0" w:color="auto"/>
          </w:divBdr>
        </w:div>
        <w:div w:id="364336069">
          <w:marLeft w:val="640"/>
          <w:marRight w:val="0"/>
          <w:marTop w:val="0"/>
          <w:marBottom w:val="0"/>
          <w:divBdr>
            <w:top w:val="none" w:sz="0" w:space="0" w:color="auto"/>
            <w:left w:val="none" w:sz="0" w:space="0" w:color="auto"/>
            <w:bottom w:val="none" w:sz="0" w:space="0" w:color="auto"/>
            <w:right w:val="none" w:sz="0" w:space="0" w:color="auto"/>
          </w:divBdr>
        </w:div>
        <w:div w:id="604659385">
          <w:marLeft w:val="640"/>
          <w:marRight w:val="0"/>
          <w:marTop w:val="0"/>
          <w:marBottom w:val="0"/>
          <w:divBdr>
            <w:top w:val="none" w:sz="0" w:space="0" w:color="auto"/>
            <w:left w:val="none" w:sz="0" w:space="0" w:color="auto"/>
            <w:bottom w:val="none" w:sz="0" w:space="0" w:color="auto"/>
            <w:right w:val="none" w:sz="0" w:space="0" w:color="auto"/>
          </w:divBdr>
        </w:div>
        <w:div w:id="354817871">
          <w:marLeft w:val="640"/>
          <w:marRight w:val="0"/>
          <w:marTop w:val="0"/>
          <w:marBottom w:val="0"/>
          <w:divBdr>
            <w:top w:val="none" w:sz="0" w:space="0" w:color="auto"/>
            <w:left w:val="none" w:sz="0" w:space="0" w:color="auto"/>
            <w:bottom w:val="none" w:sz="0" w:space="0" w:color="auto"/>
            <w:right w:val="none" w:sz="0" w:space="0" w:color="auto"/>
          </w:divBdr>
        </w:div>
        <w:div w:id="1754668200">
          <w:marLeft w:val="640"/>
          <w:marRight w:val="0"/>
          <w:marTop w:val="0"/>
          <w:marBottom w:val="0"/>
          <w:divBdr>
            <w:top w:val="none" w:sz="0" w:space="0" w:color="auto"/>
            <w:left w:val="none" w:sz="0" w:space="0" w:color="auto"/>
            <w:bottom w:val="none" w:sz="0" w:space="0" w:color="auto"/>
            <w:right w:val="none" w:sz="0" w:space="0" w:color="auto"/>
          </w:divBdr>
        </w:div>
        <w:div w:id="1715274228">
          <w:marLeft w:val="640"/>
          <w:marRight w:val="0"/>
          <w:marTop w:val="0"/>
          <w:marBottom w:val="0"/>
          <w:divBdr>
            <w:top w:val="none" w:sz="0" w:space="0" w:color="auto"/>
            <w:left w:val="none" w:sz="0" w:space="0" w:color="auto"/>
            <w:bottom w:val="none" w:sz="0" w:space="0" w:color="auto"/>
            <w:right w:val="none" w:sz="0" w:space="0" w:color="auto"/>
          </w:divBdr>
        </w:div>
        <w:div w:id="169761442">
          <w:marLeft w:val="640"/>
          <w:marRight w:val="0"/>
          <w:marTop w:val="0"/>
          <w:marBottom w:val="0"/>
          <w:divBdr>
            <w:top w:val="none" w:sz="0" w:space="0" w:color="auto"/>
            <w:left w:val="none" w:sz="0" w:space="0" w:color="auto"/>
            <w:bottom w:val="none" w:sz="0" w:space="0" w:color="auto"/>
            <w:right w:val="none" w:sz="0" w:space="0" w:color="auto"/>
          </w:divBdr>
        </w:div>
        <w:div w:id="1262882360">
          <w:marLeft w:val="640"/>
          <w:marRight w:val="0"/>
          <w:marTop w:val="0"/>
          <w:marBottom w:val="0"/>
          <w:divBdr>
            <w:top w:val="none" w:sz="0" w:space="0" w:color="auto"/>
            <w:left w:val="none" w:sz="0" w:space="0" w:color="auto"/>
            <w:bottom w:val="none" w:sz="0" w:space="0" w:color="auto"/>
            <w:right w:val="none" w:sz="0" w:space="0" w:color="auto"/>
          </w:divBdr>
        </w:div>
        <w:div w:id="690423877">
          <w:marLeft w:val="640"/>
          <w:marRight w:val="0"/>
          <w:marTop w:val="0"/>
          <w:marBottom w:val="0"/>
          <w:divBdr>
            <w:top w:val="none" w:sz="0" w:space="0" w:color="auto"/>
            <w:left w:val="none" w:sz="0" w:space="0" w:color="auto"/>
            <w:bottom w:val="none" w:sz="0" w:space="0" w:color="auto"/>
            <w:right w:val="none" w:sz="0" w:space="0" w:color="auto"/>
          </w:divBdr>
        </w:div>
        <w:div w:id="1468161202">
          <w:marLeft w:val="640"/>
          <w:marRight w:val="0"/>
          <w:marTop w:val="0"/>
          <w:marBottom w:val="0"/>
          <w:divBdr>
            <w:top w:val="none" w:sz="0" w:space="0" w:color="auto"/>
            <w:left w:val="none" w:sz="0" w:space="0" w:color="auto"/>
            <w:bottom w:val="none" w:sz="0" w:space="0" w:color="auto"/>
            <w:right w:val="none" w:sz="0" w:space="0" w:color="auto"/>
          </w:divBdr>
        </w:div>
        <w:div w:id="1454514191">
          <w:marLeft w:val="640"/>
          <w:marRight w:val="0"/>
          <w:marTop w:val="0"/>
          <w:marBottom w:val="0"/>
          <w:divBdr>
            <w:top w:val="none" w:sz="0" w:space="0" w:color="auto"/>
            <w:left w:val="none" w:sz="0" w:space="0" w:color="auto"/>
            <w:bottom w:val="none" w:sz="0" w:space="0" w:color="auto"/>
            <w:right w:val="none" w:sz="0" w:space="0" w:color="auto"/>
          </w:divBdr>
        </w:div>
        <w:div w:id="1037202481">
          <w:marLeft w:val="640"/>
          <w:marRight w:val="0"/>
          <w:marTop w:val="0"/>
          <w:marBottom w:val="0"/>
          <w:divBdr>
            <w:top w:val="none" w:sz="0" w:space="0" w:color="auto"/>
            <w:left w:val="none" w:sz="0" w:space="0" w:color="auto"/>
            <w:bottom w:val="none" w:sz="0" w:space="0" w:color="auto"/>
            <w:right w:val="none" w:sz="0" w:space="0" w:color="auto"/>
          </w:divBdr>
        </w:div>
        <w:div w:id="1616862770">
          <w:marLeft w:val="640"/>
          <w:marRight w:val="0"/>
          <w:marTop w:val="0"/>
          <w:marBottom w:val="0"/>
          <w:divBdr>
            <w:top w:val="none" w:sz="0" w:space="0" w:color="auto"/>
            <w:left w:val="none" w:sz="0" w:space="0" w:color="auto"/>
            <w:bottom w:val="none" w:sz="0" w:space="0" w:color="auto"/>
            <w:right w:val="none" w:sz="0" w:space="0" w:color="auto"/>
          </w:divBdr>
        </w:div>
        <w:div w:id="619530505">
          <w:marLeft w:val="640"/>
          <w:marRight w:val="0"/>
          <w:marTop w:val="0"/>
          <w:marBottom w:val="0"/>
          <w:divBdr>
            <w:top w:val="none" w:sz="0" w:space="0" w:color="auto"/>
            <w:left w:val="none" w:sz="0" w:space="0" w:color="auto"/>
            <w:bottom w:val="none" w:sz="0" w:space="0" w:color="auto"/>
            <w:right w:val="none" w:sz="0" w:space="0" w:color="auto"/>
          </w:divBdr>
        </w:div>
        <w:div w:id="1415589721">
          <w:marLeft w:val="640"/>
          <w:marRight w:val="0"/>
          <w:marTop w:val="0"/>
          <w:marBottom w:val="0"/>
          <w:divBdr>
            <w:top w:val="none" w:sz="0" w:space="0" w:color="auto"/>
            <w:left w:val="none" w:sz="0" w:space="0" w:color="auto"/>
            <w:bottom w:val="none" w:sz="0" w:space="0" w:color="auto"/>
            <w:right w:val="none" w:sz="0" w:space="0" w:color="auto"/>
          </w:divBdr>
        </w:div>
        <w:div w:id="1456096344">
          <w:marLeft w:val="640"/>
          <w:marRight w:val="0"/>
          <w:marTop w:val="0"/>
          <w:marBottom w:val="0"/>
          <w:divBdr>
            <w:top w:val="none" w:sz="0" w:space="0" w:color="auto"/>
            <w:left w:val="none" w:sz="0" w:space="0" w:color="auto"/>
            <w:bottom w:val="none" w:sz="0" w:space="0" w:color="auto"/>
            <w:right w:val="none" w:sz="0" w:space="0" w:color="auto"/>
          </w:divBdr>
        </w:div>
        <w:div w:id="311835808">
          <w:marLeft w:val="640"/>
          <w:marRight w:val="0"/>
          <w:marTop w:val="0"/>
          <w:marBottom w:val="0"/>
          <w:divBdr>
            <w:top w:val="none" w:sz="0" w:space="0" w:color="auto"/>
            <w:left w:val="none" w:sz="0" w:space="0" w:color="auto"/>
            <w:bottom w:val="none" w:sz="0" w:space="0" w:color="auto"/>
            <w:right w:val="none" w:sz="0" w:space="0" w:color="auto"/>
          </w:divBdr>
        </w:div>
        <w:div w:id="1560288803">
          <w:marLeft w:val="640"/>
          <w:marRight w:val="0"/>
          <w:marTop w:val="0"/>
          <w:marBottom w:val="0"/>
          <w:divBdr>
            <w:top w:val="none" w:sz="0" w:space="0" w:color="auto"/>
            <w:left w:val="none" w:sz="0" w:space="0" w:color="auto"/>
            <w:bottom w:val="none" w:sz="0" w:space="0" w:color="auto"/>
            <w:right w:val="none" w:sz="0" w:space="0" w:color="auto"/>
          </w:divBdr>
        </w:div>
        <w:div w:id="1249383349">
          <w:marLeft w:val="640"/>
          <w:marRight w:val="0"/>
          <w:marTop w:val="0"/>
          <w:marBottom w:val="0"/>
          <w:divBdr>
            <w:top w:val="none" w:sz="0" w:space="0" w:color="auto"/>
            <w:left w:val="none" w:sz="0" w:space="0" w:color="auto"/>
            <w:bottom w:val="none" w:sz="0" w:space="0" w:color="auto"/>
            <w:right w:val="none" w:sz="0" w:space="0" w:color="auto"/>
          </w:divBdr>
        </w:div>
      </w:divsChild>
    </w:div>
    <w:div w:id="924068533">
      <w:bodyDiv w:val="1"/>
      <w:marLeft w:val="0"/>
      <w:marRight w:val="0"/>
      <w:marTop w:val="0"/>
      <w:marBottom w:val="0"/>
      <w:divBdr>
        <w:top w:val="none" w:sz="0" w:space="0" w:color="auto"/>
        <w:left w:val="none" w:sz="0" w:space="0" w:color="auto"/>
        <w:bottom w:val="none" w:sz="0" w:space="0" w:color="auto"/>
        <w:right w:val="none" w:sz="0" w:space="0" w:color="auto"/>
      </w:divBdr>
      <w:divsChild>
        <w:div w:id="750008677">
          <w:marLeft w:val="640"/>
          <w:marRight w:val="0"/>
          <w:marTop w:val="0"/>
          <w:marBottom w:val="0"/>
          <w:divBdr>
            <w:top w:val="none" w:sz="0" w:space="0" w:color="auto"/>
            <w:left w:val="none" w:sz="0" w:space="0" w:color="auto"/>
            <w:bottom w:val="none" w:sz="0" w:space="0" w:color="auto"/>
            <w:right w:val="none" w:sz="0" w:space="0" w:color="auto"/>
          </w:divBdr>
        </w:div>
        <w:div w:id="486360229">
          <w:marLeft w:val="640"/>
          <w:marRight w:val="0"/>
          <w:marTop w:val="0"/>
          <w:marBottom w:val="0"/>
          <w:divBdr>
            <w:top w:val="none" w:sz="0" w:space="0" w:color="auto"/>
            <w:left w:val="none" w:sz="0" w:space="0" w:color="auto"/>
            <w:bottom w:val="none" w:sz="0" w:space="0" w:color="auto"/>
            <w:right w:val="none" w:sz="0" w:space="0" w:color="auto"/>
          </w:divBdr>
        </w:div>
        <w:div w:id="577440611">
          <w:marLeft w:val="640"/>
          <w:marRight w:val="0"/>
          <w:marTop w:val="0"/>
          <w:marBottom w:val="0"/>
          <w:divBdr>
            <w:top w:val="none" w:sz="0" w:space="0" w:color="auto"/>
            <w:left w:val="none" w:sz="0" w:space="0" w:color="auto"/>
            <w:bottom w:val="none" w:sz="0" w:space="0" w:color="auto"/>
            <w:right w:val="none" w:sz="0" w:space="0" w:color="auto"/>
          </w:divBdr>
        </w:div>
        <w:div w:id="972488923">
          <w:marLeft w:val="640"/>
          <w:marRight w:val="0"/>
          <w:marTop w:val="0"/>
          <w:marBottom w:val="0"/>
          <w:divBdr>
            <w:top w:val="none" w:sz="0" w:space="0" w:color="auto"/>
            <w:left w:val="none" w:sz="0" w:space="0" w:color="auto"/>
            <w:bottom w:val="none" w:sz="0" w:space="0" w:color="auto"/>
            <w:right w:val="none" w:sz="0" w:space="0" w:color="auto"/>
          </w:divBdr>
        </w:div>
        <w:div w:id="1677807478">
          <w:marLeft w:val="640"/>
          <w:marRight w:val="0"/>
          <w:marTop w:val="0"/>
          <w:marBottom w:val="0"/>
          <w:divBdr>
            <w:top w:val="none" w:sz="0" w:space="0" w:color="auto"/>
            <w:left w:val="none" w:sz="0" w:space="0" w:color="auto"/>
            <w:bottom w:val="none" w:sz="0" w:space="0" w:color="auto"/>
            <w:right w:val="none" w:sz="0" w:space="0" w:color="auto"/>
          </w:divBdr>
        </w:div>
        <w:div w:id="1519805116">
          <w:marLeft w:val="640"/>
          <w:marRight w:val="0"/>
          <w:marTop w:val="0"/>
          <w:marBottom w:val="0"/>
          <w:divBdr>
            <w:top w:val="none" w:sz="0" w:space="0" w:color="auto"/>
            <w:left w:val="none" w:sz="0" w:space="0" w:color="auto"/>
            <w:bottom w:val="none" w:sz="0" w:space="0" w:color="auto"/>
            <w:right w:val="none" w:sz="0" w:space="0" w:color="auto"/>
          </w:divBdr>
        </w:div>
        <w:div w:id="1520199659">
          <w:marLeft w:val="640"/>
          <w:marRight w:val="0"/>
          <w:marTop w:val="0"/>
          <w:marBottom w:val="0"/>
          <w:divBdr>
            <w:top w:val="none" w:sz="0" w:space="0" w:color="auto"/>
            <w:left w:val="none" w:sz="0" w:space="0" w:color="auto"/>
            <w:bottom w:val="none" w:sz="0" w:space="0" w:color="auto"/>
            <w:right w:val="none" w:sz="0" w:space="0" w:color="auto"/>
          </w:divBdr>
        </w:div>
        <w:div w:id="562451184">
          <w:marLeft w:val="640"/>
          <w:marRight w:val="0"/>
          <w:marTop w:val="0"/>
          <w:marBottom w:val="0"/>
          <w:divBdr>
            <w:top w:val="none" w:sz="0" w:space="0" w:color="auto"/>
            <w:left w:val="none" w:sz="0" w:space="0" w:color="auto"/>
            <w:bottom w:val="none" w:sz="0" w:space="0" w:color="auto"/>
            <w:right w:val="none" w:sz="0" w:space="0" w:color="auto"/>
          </w:divBdr>
        </w:div>
        <w:div w:id="851265805">
          <w:marLeft w:val="640"/>
          <w:marRight w:val="0"/>
          <w:marTop w:val="0"/>
          <w:marBottom w:val="0"/>
          <w:divBdr>
            <w:top w:val="none" w:sz="0" w:space="0" w:color="auto"/>
            <w:left w:val="none" w:sz="0" w:space="0" w:color="auto"/>
            <w:bottom w:val="none" w:sz="0" w:space="0" w:color="auto"/>
            <w:right w:val="none" w:sz="0" w:space="0" w:color="auto"/>
          </w:divBdr>
        </w:div>
        <w:div w:id="1143621279">
          <w:marLeft w:val="640"/>
          <w:marRight w:val="0"/>
          <w:marTop w:val="0"/>
          <w:marBottom w:val="0"/>
          <w:divBdr>
            <w:top w:val="none" w:sz="0" w:space="0" w:color="auto"/>
            <w:left w:val="none" w:sz="0" w:space="0" w:color="auto"/>
            <w:bottom w:val="none" w:sz="0" w:space="0" w:color="auto"/>
            <w:right w:val="none" w:sz="0" w:space="0" w:color="auto"/>
          </w:divBdr>
        </w:div>
        <w:div w:id="1636446995">
          <w:marLeft w:val="640"/>
          <w:marRight w:val="0"/>
          <w:marTop w:val="0"/>
          <w:marBottom w:val="0"/>
          <w:divBdr>
            <w:top w:val="none" w:sz="0" w:space="0" w:color="auto"/>
            <w:left w:val="none" w:sz="0" w:space="0" w:color="auto"/>
            <w:bottom w:val="none" w:sz="0" w:space="0" w:color="auto"/>
            <w:right w:val="none" w:sz="0" w:space="0" w:color="auto"/>
          </w:divBdr>
        </w:div>
      </w:divsChild>
    </w:div>
    <w:div w:id="933436760">
      <w:bodyDiv w:val="1"/>
      <w:marLeft w:val="0"/>
      <w:marRight w:val="0"/>
      <w:marTop w:val="0"/>
      <w:marBottom w:val="0"/>
      <w:divBdr>
        <w:top w:val="none" w:sz="0" w:space="0" w:color="auto"/>
        <w:left w:val="none" w:sz="0" w:space="0" w:color="auto"/>
        <w:bottom w:val="none" w:sz="0" w:space="0" w:color="auto"/>
        <w:right w:val="none" w:sz="0" w:space="0" w:color="auto"/>
      </w:divBdr>
    </w:div>
    <w:div w:id="936017500">
      <w:bodyDiv w:val="1"/>
      <w:marLeft w:val="0"/>
      <w:marRight w:val="0"/>
      <w:marTop w:val="0"/>
      <w:marBottom w:val="0"/>
      <w:divBdr>
        <w:top w:val="none" w:sz="0" w:space="0" w:color="auto"/>
        <w:left w:val="none" w:sz="0" w:space="0" w:color="auto"/>
        <w:bottom w:val="none" w:sz="0" w:space="0" w:color="auto"/>
        <w:right w:val="none" w:sz="0" w:space="0" w:color="auto"/>
      </w:divBdr>
    </w:div>
    <w:div w:id="943147771">
      <w:bodyDiv w:val="1"/>
      <w:marLeft w:val="0"/>
      <w:marRight w:val="0"/>
      <w:marTop w:val="0"/>
      <w:marBottom w:val="0"/>
      <w:divBdr>
        <w:top w:val="none" w:sz="0" w:space="0" w:color="auto"/>
        <w:left w:val="none" w:sz="0" w:space="0" w:color="auto"/>
        <w:bottom w:val="none" w:sz="0" w:space="0" w:color="auto"/>
        <w:right w:val="none" w:sz="0" w:space="0" w:color="auto"/>
      </w:divBdr>
    </w:div>
    <w:div w:id="953899209">
      <w:bodyDiv w:val="1"/>
      <w:marLeft w:val="0"/>
      <w:marRight w:val="0"/>
      <w:marTop w:val="0"/>
      <w:marBottom w:val="0"/>
      <w:divBdr>
        <w:top w:val="none" w:sz="0" w:space="0" w:color="auto"/>
        <w:left w:val="none" w:sz="0" w:space="0" w:color="auto"/>
        <w:bottom w:val="none" w:sz="0" w:space="0" w:color="auto"/>
        <w:right w:val="none" w:sz="0" w:space="0" w:color="auto"/>
      </w:divBdr>
    </w:div>
    <w:div w:id="956571272">
      <w:bodyDiv w:val="1"/>
      <w:marLeft w:val="0"/>
      <w:marRight w:val="0"/>
      <w:marTop w:val="0"/>
      <w:marBottom w:val="0"/>
      <w:divBdr>
        <w:top w:val="none" w:sz="0" w:space="0" w:color="auto"/>
        <w:left w:val="none" w:sz="0" w:space="0" w:color="auto"/>
        <w:bottom w:val="none" w:sz="0" w:space="0" w:color="auto"/>
        <w:right w:val="none" w:sz="0" w:space="0" w:color="auto"/>
      </w:divBdr>
      <w:divsChild>
        <w:div w:id="453407141">
          <w:marLeft w:val="640"/>
          <w:marRight w:val="0"/>
          <w:marTop w:val="0"/>
          <w:marBottom w:val="0"/>
          <w:divBdr>
            <w:top w:val="none" w:sz="0" w:space="0" w:color="auto"/>
            <w:left w:val="none" w:sz="0" w:space="0" w:color="auto"/>
            <w:bottom w:val="none" w:sz="0" w:space="0" w:color="auto"/>
            <w:right w:val="none" w:sz="0" w:space="0" w:color="auto"/>
          </w:divBdr>
        </w:div>
        <w:div w:id="1053699984">
          <w:marLeft w:val="640"/>
          <w:marRight w:val="0"/>
          <w:marTop w:val="0"/>
          <w:marBottom w:val="0"/>
          <w:divBdr>
            <w:top w:val="none" w:sz="0" w:space="0" w:color="auto"/>
            <w:left w:val="none" w:sz="0" w:space="0" w:color="auto"/>
            <w:bottom w:val="none" w:sz="0" w:space="0" w:color="auto"/>
            <w:right w:val="none" w:sz="0" w:space="0" w:color="auto"/>
          </w:divBdr>
        </w:div>
        <w:div w:id="1228226969">
          <w:marLeft w:val="640"/>
          <w:marRight w:val="0"/>
          <w:marTop w:val="0"/>
          <w:marBottom w:val="0"/>
          <w:divBdr>
            <w:top w:val="none" w:sz="0" w:space="0" w:color="auto"/>
            <w:left w:val="none" w:sz="0" w:space="0" w:color="auto"/>
            <w:bottom w:val="none" w:sz="0" w:space="0" w:color="auto"/>
            <w:right w:val="none" w:sz="0" w:space="0" w:color="auto"/>
          </w:divBdr>
        </w:div>
        <w:div w:id="1300723240">
          <w:marLeft w:val="640"/>
          <w:marRight w:val="0"/>
          <w:marTop w:val="0"/>
          <w:marBottom w:val="0"/>
          <w:divBdr>
            <w:top w:val="none" w:sz="0" w:space="0" w:color="auto"/>
            <w:left w:val="none" w:sz="0" w:space="0" w:color="auto"/>
            <w:bottom w:val="none" w:sz="0" w:space="0" w:color="auto"/>
            <w:right w:val="none" w:sz="0" w:space="0" w:color="auto"/>
          </w:divBdr>
        </w:div>
        <w:div w:id="1003511069">
          <w:marLeft w:val="640"/>
          <w:marRight w:val="0"/>
          <w:marTop w:val="0"/>
          <w:marBottom w:val="0"/>
          <w:divBdr>
            <w:top w:val="none" w:sz="0" w:space="0" w:color="auto"/>
            <w:left w:val="none" w:sz="0" w:space="0" w:color="auto"/>
            <w:bottom w:val="none" w:sz="0" w:space="0" w:color="auto"/>
            <w:right w:val="none" w:sz="0" w:space="0" w:color="auto"/>
          </w:divBdr>
        </w:div>
        <w:div w:id="753748541">
          <w:marLeft w:val="640"/>
          <w:marRight w:val="0"/>
          <w:marTop w:val="0"/>
          <w:marBottom w:val="0"/>
          <w:divBdr>
            <w:top w:val="none" w:sz="0" w:space="0" w:color="auto"/>
            <w:left w:val="none" w:sz="0" w:space="0" w:color="auto"/>
            <w:bottom w:val="none" w:sz="0" w:space="0" w:color="auto"/>
            <w:right w:val="none" w:sz="0" w:space="0" w:color="auto"/>
          </w:divBdr>
        </w:div>
        <w:div w:id="1459643198">
          <w:marLeft w:val="640"/>
          <w:marRight w:val="0"/>
          <w:marTop w:val="0"/>
          <w:marBottom w:val="0"/>
          <w:divBdr>
            <w:top w:val="none" w:sz="0" w:space="0" w:color="auto"/>
            <w:left w:val="none" w:sz="0" w:space="0" w:color="auto"/>
            <w:bottom w:val="none" w:sz="0" w:space="0" w:color="auto"/>
            <w:right w:val="none" w:sz="0" w:space="0" w:color="auto"/>
          </w:divBdr>
        </w:div>
        <w:div w:id="919174356">
          <w:marLeft w:val="640"/>
          <w:marRight w:val="0"/>
          <w:marTop w:val="0"/>
          <w:marBottom w:val="0"/>
          <w:divBdr>
            <w:top w:val="none" w:sz="0" w:space="0" w:color="auto"/>
            <w:left w:val="none" w:sz="0" w:space="0" w:color="auto"/>
            <w:bottom w:val="none" w:sz="0" w:space="0" w:color="auto"/>
            <w:right w:val="none" w:sz="0" w:space="0" w:color="auto"/>
          </w:divBdr>
        </w:div>
        <w:div w:id="1193032488">
          <w:marLeft w:val="640"/>
          <w:marRight w:val="0"/>
          <w:marTop w:val="0"/>
          <w:marBottom w:val="0"/>
          <w:divBdr>
            <w:top w:val="none" w:sz="0" w:space="0" w:color="auto"/>
            <w:left w:val="none" w:sz="0" w:space="0" w:color="auto"/>
            <w:bottom w:val="none" w:sz="0" w:space="0" w:color="auto"/>
            <w:right w:val="none" w:sz="0" w:space="0" w:color="auto"/>
          </w:divBdr>
        </w:div>
        <w:div w:id="160779871">
          <w:marLeft w:val="640"/>
          <w:marRight w:val="0"/>
          <w:marTop w:val="0"/>
          <w:marBottom w:val="0"/>
          <w:divBdr>
            <w:top w:val="none" w:sz="0" w:space="0" w:color="auto"/>
            <w:left w:val="none" w:sz="0" w:space="0" w:color="auto"/>
            <w:bottom w:val="none" w:sz="0" w:space="0" w:color="auto"/>
            <w:right w:val="none" w:sz="0" w:space="0" w:color="auto"/>
          </w:divBdr>
        </w:div>
        <w:div w:id="1930309308">
          <w:marLeft w:val="640"/>
          <w:marRight w:val="0"/>
          <w:marTop w:val="0"/>
          <w:marBottom w:val="0"/>
          <w:divBdr>
            <w:top w:val="none" w:sz="0" w:space="0" w:color="auto"/>
            <w:left w:val="none" w:sz="0" w:space="0" w:color="auto"/>
            <w:bottom w:val="none" w:sz="0" w:space="0" w:color="auto"/>
            <w:right w:val="none" w:sz="0" w:space="0" w:color="auto"/>
          </w:divBdr>
        </w:div>
        <w:div w:id="400641180">
          <w:marLeft w:val="640"/>
          <w:marRight w:val="0"/>
          <w:marTop w:val="0"/>
          <w:marBottom w:val="0"/>
          <w:divBdr>
            <w:top w:val="none" w:sz="0" w:space="0" w:color="auto"/>
            <w:left w:val="none" w:sz="0" w:space="0" w:color="auto"/>
            <w:bottom w:val="none" w:sz="0" w:space="0" w:color="auto"/>
            <w:right w:val="none" w:sz="0" w:space="0" w:color="auto"/>
          </w:divBdr>
        </w:div>
        <w:div w:id="1815753372">
          <w:marLeft w:val="640"/>
          <w:marRight w:val="0"/>
          <w:marTop w:val="0"/>
          <w:marBottom w:val="0"/>
          <w:divBdr>
            <w:top w:val="none" w:sz="0" w:space="0" w:color="auto"/>
            <w:left w:val="none" w:sz="0" w:space="0" w:color="auto"/>
            <w:bottom w:val="none" w:sz="0" w:space="0" w:color="auto"/>
            <w:right w:val="none" w:sz="0" w:space="0" w:color="auto"/>
          </w:divBdr>
        </w:div>
        <w:div w:id="563830417">
          <w:marLeft w:val="640"/>
          <w:marRight w:val="0"/>
          <w:marTop w:val="0"/>
          <w:marBottom w:val="0"/>
          <w:divBdr>
            <w:top w:val="none" w:sz="0" w:space="0" w:color="auto"/>
            <w:left w:val="none" w:sz="0" w:space="0" w:color="auto"/>
            <w:bottom w:val="none" w:sz="0" w:space="0" w:color="auto"/>
            <w:right w:val="none" w:sz="0" w:space="0" w:color="auto"/>
          </w:divBdr>
        </w:div>
        <w:div w:id="58015114">
          <w:marLeft w:val="640"/>
          <w:marRight w:val="0"/>
          <w:marTop w:val="0"/>
          <w:marBottom w:val="0"/>
          <w:divBdr>
            <w:top w:val="none" w:sz="0" w:space="0" w:color="auto"/>
            <w:left w:val="none" w:sz="0" w:space="0" w:color="auto"/>
            <w:bottom w:val="none" w:sz="0" w:space="0" w:color="auto"/>
            <w:right w:val="none" w:sz="0" w:space="0" w:color="auto"/>
          </w:divBdr>
        </w:div>
      </w:divsChild>
    </w:div>
    <w:div w:id="973028933">
      <w:bodyDiv w:val="1"/>
      <w:marLeft w:val="0"/>
      <w:marRight w:val="0"/>
      <w:marTop w:val="0"/>
      <w:marBottom w:val="0"/>
      <w:divBdr>
        <w:top w:val="none" w:sz="0" w:space="0" w:color="auto"/>
        <w:left w:val="none" w:sz="0" w:space="0" w:color="auto"/>
        <w:bottom w:val="none" w:sz="0" w:space="0" w:color="auto"/>
        <w:right w:val="none" w:sz="0" w:space="0" w:color="auto"/>
      </w:divBdr>
      <w:divsChild>
        <w:div w:id="1321615589">
          <w:marLeft w:val="640"/>
          <w:marRight w:val="0"/>
          <w:marTop w:val="0"/>
          <w:marBottom w:val="0"/>
          <w:divBdr>
            <w:top w:val="none" w:sz="0" w:space="0" w:color="auto"/>
            <w:left w:val="none" w:sz="0" w:space="0" w:color="auto"/>
            <w:bottom w:val="none" w:sz="0" w:space="0" w:color="auto"/>
            <w:right w:val="none" w:sz="0" w:space="0" w:color="auto"/>
          </w:divBdr>
        </w:div>
        <w:div w:id="1499465303">
          <w:marLeft w:val="640"/>
          <w:marRight w:val="0"/>
          <w:marTop w:val="0"/>
          <w:marBottom w:val="0"/>
          <w:divBdr>
            <w:top w:val="none" w:sz="0" w:space="0" w:color="auto"/>
            <w:left w:val="none" w:sz="0" w:space="0" w:color="auto"/>
            <w:bottom w:val="none" w:sz="0" w:space="0" w:color="auto"/>
            <w:right w:val="none" w:sz="0" w:space="0" w:color="auto"/>
          </w:divBdr>
        </w:div>
        <w:div w:id="502089084">
          <w:marLeft w:val="640"/>
          <w:marRight w:val="0"/>
          <w:marTop w:val="0"/>
          <w:marBottom w:val="0"/>
          <w:divBdr>
            <w:top w:val="none" w:sz="0" w:space="0" w:color="auto"/>
            <w:left w:val="none" w:sz="0" w:space="0" w:color="auto"/>
            <w:bottom w:val="none" w:sz="0" w:space="0" w:color="auto"/>
            <w:right w:val="none" w:sz="0" w:space="0" w:color="auto"/>
          </w:divBdr>
        </w:div>
        <w:div w:id="493224082">
          <w:marLeft w:val="640"/>
          <w:marRight w:val="0"/>
          <w:marTop w:val="0"/>
          <w:marBottom w:val="0"/>
          <w:divBdr>
            <w:top w:val="none" w:sz="0" w:space="0" w:color="auto"/>
            <w:left w:val="none" w:sz="0" w:space="0" w:color="auto"/>
            <w:bottom w:val="none" w:sz="0" w:space="0" w:color="auto"/>
            <w:right w:val="none" w:sz="0" w:space="0" w:color="auto"/>
          </w:divBdr>
        </w:div>
        <w:div w:id="404425304">
          <w:marLeft w:val="640"/>
          <w:marRight w:val="0"/>
          <w:marTop w:val="0"/>
          <w:marBottom w:val="0"/>
          <w:divBdr>
            <w:top w:val="none" w:sz="0" w:space="0" w:color="auto"/>
            <w:left w:val="none" w:sz="0" w:space="0" w:color="auto"/>
            <w:bottom w:val="none" w:sz="0" w:space="0" w:color="auto"/>
            <w:right w:val="none" w:sz="0" w:space="0" w:color="auto"/>
          </w:divBdr>
        </w:div>
        <w:div w:id="578173402">
          <w:marLeft w:val="640"/>
          <w:marRight w:val="0"/>
          <w:marTop w:val="0"/>
          <w:marBottom w:val="0"/>
          <w:divBdr>
            <w:top w:val="none" w:sz="0" w:space="0" w:color="auto"/>
            <w:left w:val="none" w:sz="0" w:space="0" w:color="auto"/>
            <w:bottom w:val="none" w:sz="0" w:space="0" w:color="auto"/>
            <w:right w:val="none" w:sz="0" w:space="0" w:color="auto"/>
          </w:divBdr>
        </w:div>
        <w:div w:id="840463864">
          <w:marLeft w:val="640"/>
          <w:marRight w:val="0"/>
          <w:marTop w:val="0"/>
          <w:marBottom w:val="0"/>
          <w:divBdr>
            <w:top w:val="none" w:sz="0" w:space="0" w:color="auto"/>
            <w:left w:val="none" w:sz="0" w:space="0" w:color="auto"/>
            <w:bottom w:val="none" w:sz="0" w:space="0" w:color="auto"/>
            <w:right w:val="none" w:sz="0" w:space="0" w:color="auto"/>
          </w:divBdr>
        </w:div>
        <w:div w:id="406149119">
          <w:marLeft w:val="640"/>
          <w:marRight w:val="0"/>
          <w:marTop w:val="0"/>
          <w:marBottom w:val="0"/>
          <w:divBdr>
            <w:top w:val="none" w:sz="0" w:space="0" w:color="auto"/>
            <w:left w:val="none" w:sz="0" w:space="0" w:color="auto"/>
            <w:bottom w:val="none" w:sz="0" w:space="0" w:color="auto"/>
            <w:right w:val="none" w:sz="0" w:space="0" w:color="auto"/>
          </w:divBdr>
        </w:div>
        <w:div w:id="433864180">
          <w:marLeft w:val="640"/>
          <w:marRight w:val="0"/>
          <w:marTop w:val="0"/>
          <w:marBottom w:val="0"/>
          <w:divBdr>
            <w:top w:val="none" w:sz="0" w:space="0" w:color="auto"/>
            <w:left w:val="none" w:sz="0" w:space="0" w:color="auto"/>
            <w:bottom w:val="none" w:sz="0" w:space="0" w:color="auto"/>
            <w:right w:val="none" w:sz="0" w:space="0" w:color="auto"/>
          </w:divBdr>
        </w:div>
      </w:divsChild>
    </w:div>
    <w:div w:id="1005325525">
      <w:bodyDiv w:val="1"/>
      <w:marLeft w:val="0"/>
      <w:marRight w:val="0"/>
      <w:marTop w:val="0"/>
      <w:marBottom w:val="0"/>
      <w:divBdr>
        <w:top w:val="none" w:sz="0" w:space="0" w:color="auto"/>
        <w:left w:val="none" w:sz="0" w:space="0" w:color="auto"/>
        <w:bottom w:val="none" w:sz="0" w:space="0" w:color="auto"/>
        <w:right w:val="none" w:sz="0" w:space="0" w:color="auto"/>
      </w:divBdr>
    </w:div>
    <w:div w:id="1016888195">
      <w:bodyDiv w:val="1"/>
      <w:marLeft w:val="0"/>
      <w:marRight w:val="0"/>
      <w:marTop w:val="0"/>
      <w:marBottom w:val="0"/>
      <w:divBdr>
        <w:top w:val="none" w:sz="0" w:space="0" w:color="auto"/>
        <w:left w:val="none" w:sz="0" w:space="0" w:color="auto"/>
        <w:bottom w:val="none" w:sz="0" w:space="0" w:color="auto"/>
        <w:right w:val="none" w:sz="0" w:space="0" w:color="auto"/>
      </w:divBdr>
    </w:div>
    <w:div w:id="1017973112">
      <w:bodyDiv w:val="1"/>
      <w:marLeft w:val="0"/>
      <w:marRight w:val="0"/>
      <w:marTop w:val="0"/>
      <w:marBottom w:val="0"/>
      <w:divBdr>
        <w:top w:val="none" w:sz="0" w:space="0" w:color="auto"/>
        <w:left w:val="none" w:sz="0" w:space="0" w:color="auto"/>
        <w:bottom w:val="none" w:sz="0" w:space="0" w:color="auto"/>
        <w:right w:val="none" w:sz="0" w:space="0" w:color="auto"/>
      </w:divBdr>
    </w:div>
    <w:div w:id="1022585809">
      <w:bodyDiv w:val="1"/>
      <w:marLeft w:val="0"/>
      <w:marRight w:val="0"/>
      <w:marTop w:val="0"/>
      <w:marBottom w:val="0"/>
      <w:divBdr>
        <w:top w:val="none" w:sz="0" w:space="0" w:color="auto"/>
        <w:left w:val="none" w:sz="0" w:space="0" w:color="auto"/>
        <w:bottom w:val="none" w:sz="0" w:space="0" w:color="auto"/>
        <w:right w:val="none" w:sz="0" w:space="0" w:color="auto"/>
      </w:divBdr>
    </w:div>
    <w:div w:id="1034228040">
      <w:bodyDiv w:val="1"/>
      <w:marLeft w:val="0"/>
      <w:marRight w:val="0"/>
      <w:marTop w:val="0"/>
      <w:marBottom w:val="0"/>
      <w:divBdr>
        <w:top w:val="none" w:sz="0" w:space="0" w:color="auto"/>
        <w:left w:val="none" w:sz="0" w:space="0" w:color="auto"/>
        <w:bottom w:val="none" w:sz="0" w:space="0" w:color="auto"/>
        <w:right w:val="none" w:sz="0" w:space="0" w:color="auto"/>
      </w:divBdr>
      <w:divsChild>
        <w:div w:id="1840196092">
          <w:marLeft w:val="640"/>
          <w:marRight w:val="0"/>
          <w:marTop w:val="0"/>
          <w:marBottom w:val="0"/>
          <w:divBdr>
            <w:top w:val="none" w:sz="0" w:space="0" w:color="auto"/>
            <w:left w:val="none" w:sz="0" w:space="0" w:color="auto"/>
            <w:bottom w:val="none" w:sz="0" w:space="0" w:color="auto"/>
            <w:right w:val="none" w:sz="0" w:space="0" w:color="auto"/>
          </w:divBdr>
        </w:div>
        <w:div w:id="2124417827">
          <w:marLeft w:val="640"/>
          <w:marRight w:val="0"/>
          <w:marTop w:val="0"/>
          <w:marBottom w:val="0"/>
          <w:divBdr>
            <w:top w:val="none" w:sz="0" w:space="0" w:color="auto"/>
            <w:left w:val="none" w:sz="0" w:space="0" w:color="auto"/>
            <w:bottom w:val="none" w:sz="0" w:space="0" w:color="auto"/>
            <w:right w:val="none" w:sz="0" w:space="0" w:color="auto"/>
          </w:divBdr>
        </w:div>
        <w:div w:id="1260598302">
          <w:marLeft w:val="640"/>
          <w:marRight w:val="0"/>
          <w:marTop w:val="0"/>
          <w:marBottom w:val="0"/>
          <w:divBdr>
            <w:top w:val="none" w:sz="0" w:space="0" w:color="auto"/>
            <w:left w:val="none" w:sz="0" w:space="0" w:color="auto"/>
            <w:bottom w:val="none" w:sz="0" w:space="0" w:color="auto"/>
            <w:right w:val="none" w:sz="0" w:space="0" w:color="auto"/>
          </w:divBdr>
        </w:div>
        <w:div w:id="1922637930">
          <w:marLeft w:val="640"/>
          <w:marRight w:val="0"/>
          <w:marTop w:val="0"/>
          <w:marBottom w:val="0"/>
          <w:divBdr>
            <w:top w:val="none" w:sz="0" w:space="0" w:color="auto"/>
            <w:left w:val="none" w:sz="0" w:space="0" w:color="auto"/>
            <w:bottom w:val="none" w:sz="0" w:space="0" w:color="auto"/>
            <w:right w:val="none" w:sz="0" w:space="0" w:color="auto"/>
          </w:divBdr>
        </w:div>
        <w:div w:id="133762602">
          <w:marLeft w:val="640"/>
          <w:marRight w:val="0"/>
          <w:marTop w:val="0"/>
          <w:marBottom w:val="0"/>
          <w:divBdr>
            <w:top w:val="none" w:sz="0" w:space="0" w:color="auto"/>
            <w:left w:val="none" w:sz="0" w:space="0" w:color="auto"/>
            <w:bottom w:val="none" w:sz="0" w:space="0" w:color="auto"/>
            <w:right w:val="none" w:sz="0" w:space="0" w:color="auto"/>
          </w:divBdr>
        </w:div>
        <w:div w:id="349993453">
          <w:marLeft w:val="640"/>
          <w:marRight w:val="0"/>
          <w:marTop w:val="0"/>
          <w:marBottom w:val="0"/>
          <w:divBdr>
            <w:top w:val="none" w:sz="0" w:space="0" w:color="auto"/>
            <w:left w:val="none" w:sz="0" w:space="0" w:color="auto"/>
            <w:bottom w:val="none" w:sz="0" w:space="0" w:color="auto"/>
            <w:right w:val="none" w:sz="0" w:space="0" w:color="auto"/>
          </w:divBdr>
        </w:div>
        <w:div w:id="453257721">
          <w:marLeft w:val="640"/>
          <w:marRight w:val="0"/>
          <w:marTop w:val="0"/>
          <w:marBottom w:val="0"/>
          <w:divBdr>
            <w:top w:val="none" w:sz="0" w:space="0" w:color="auto"/>
            <w:left w:val="none" w:sz="0" w:space="0" w:color="auto"/>
            <w:bottom w:val="none" w:sz="0" w:space="0" w:color="auto"/>
            <w:right w:val="none" w:sz="0" w:space="0" w:color="auto"/>
          </w:divBdr>
        </w:div>
        <w:div w:id="983505226">
          <w:marLeft w:val="640"/>
          <w:marRight w:val="0"/>
          <w:marTop w:val="0"/>
          <w:marBottom w:val="0"/>
          <w:divBdr>
            <w:top w:val="none" w:sz="0" w:space="0" w:color="auto"/>
            <w:left w:val="none" w:sz="0" w:space="0" w:color="auto"/>
            <w:bottom w:val="none" w:sz="0" w:space="0" w:color="auto"/>
            <w:right w:val="none" w:sz="0" w:space="0" w:color="auto"/>
          </w:divBdr>
        </w:div>
        <w:div w:id="1865821118">
          <w:marLeft w:val="640"/>
          <w:marRight w:val="0"/>
          <w:marTop w:val="0"/>
          <w:marBottom w:val="0"/>
          <w:divBdr>
            <w:top w:val="none" w:sz="0" w:space="0" w:color="auto"/>
            <w:left w:val="none" w:sz="0" w:space="0" w:color="auto"/>
            <w:bottom w:val="none" w:sz="0" w:space="0" w:color="auto"/>
            <w:right w:val="none" w:sz="0" w:space="0" w:color="auto"/>
          </w:divBdr>
        </w:div>
        <w:div w:id="1121462341">
          <w:marLeft w:val="640"/>
          <w:marRight w:val="0"/>
          <w:marTop w:val="0"/>
          <w:marBottom w:val="0"/>
          <w:divBdr>
            <w:top w:val="none" w:sz="0" w:space="0" w:color="auto"/>
            <w:left w:val="none" w:sz="0" w:space="0" w:color="auto"/>
            <w:bottom w:val="none" w:sz="0" w:space="0" w:color="auto"/>
            <w:right w:val="none" w:sz="0" w:space="0" w:color="auto"/>
          </w:divBdr>
        </w:div>
        <w:div w:id="2078940586">
          <w:marLeft w:val="640"/>
          <w:marRight w:val="0"/>
          <w:marTop w:val="0"/>
          <w:marBottom w:val="0"/>
          <w:divBdr>
            <w:top w:val="none" w:sz="0" w:space="0" w:color="auto"/>
            <w:left w:val="none" w:sz="0" w:space="0" w:color="auto"/>
            <w:bottom w:val="none" w:sz="0" w:space="0" w:color="auto"/>
            <w:right w:val="none" w:sz="0" w:space="0" w:color="auto"/>
          </w:divBdr>
        </w:div>
        <w:div w:id="2083722057">
          <w:marLeft w:val="640"/>
          <w:marRight w:val="0"/>
          <w:marTop w:val="0"/>
          <w:marBottom w:val="0"/>
          <w:divBdr>
            <w:top w:val="none" w:sz="0" w:space="0" w:color="auto"/>
            <w:left w:val="none" w:sz="0" w:space="0" w:color="auto"/>
            <w:bottom w:val="none" w:sz="0" w:space="0" w:color="auto"/>
            <w:right w:val="none" w:sz="0" w:space="0" w:color="auto"/>
          </w:divBdr>
        </w:div>
        <w:div w:id="352076790">
          <w:marLeft w:val="640"/>
          <w:marRight w:val="0"/>
          <w:marTop w:val="0"/>
          <w:marBottom w:val="0"/>
          <w:divBdr>
            <w:top w:val="none" w:sz="0" w:space="0" w:color="auto"/>
            <w:left w:val="none" w:sz="0" w:space="0" w:color="auto"/>
            <w:bottom w:val="none" w:sz="0" w:space="0" w:color="auto"/>
            <w:right w:val="none" w:sz="0" w:space="0" w:color="auto"/>
          </w:divBdr>
        </w:div>
        <w:div w:id="1574781489">
          <w:marLeft w:val="640"/>
          <w:marRight w:val="0"/>
          <w:marTop w:val="0"/>
          <w:marBottom w:val="0"/>
          <w:divBdr>
            <w:top w:val="none" w:sz="0" w:space="0" w:color="auto"/>
            <w:left w:val="none" w:sz="0" w:space="0" w:color="auto"/>
            <w:bottom w:val="none" w:sz="0" w:space="0" w:color="auto"/>
            <w:right w:val="none" w:sz="0" w:space="0" w:color="auto"/>
          </w:divBdr>
        </w:div>
        <w:div w:id="1185438671">
          <w:marLeft w:val="640"/>
          <w:marRight w:val="0"/>
          <w:marTop w:val="0"/>
          <w:marBottom w:val="0"/>
          <w:divBdr>
            <w:top w:val="none" w:sz="0" w:space="0" w:color="auto"/>
            <w:left w:val="none" w:sz="0" w:space="0" w:color="auto"/>
            <w:bottom w:val="none" w:sz="0" w:space="0" w:color="auto"/>
            <w:right w:val="none" w:sz="0" w:space="0" w:color="auto"/>
          </w:divBdr>
        </w:div>
        <w:div w:id="1881895072">
          <w:marLeft w:val="640"/>
          <w:marRight w:val="0"/>
          <w:marTop w:val="0"/>
          <w:marBottom w:val="0"/>
          <w:divBdr>
            <w:top w:val="none" w:sz="0" w:space="0" w:color="auto"/>
            <w:left w:val="none" w:sz="0" w:space="0" w:color="auto"/>
            <w:bottom w:val="none" w:sz="0" w:space="0" w:color="auto"/>
            <w:right w:val="none" w:sz="0" w:space="0" w:color="auto"/>
          </w:divBdr>
        </w:div>
        <w:div w:id="1062287227">
          <w:marLeft w:val="640"/>
          <w:marRight w:val="0"/>
          <w:marTop w:val="0"/>
          <w:marBottom w:val="0"/>
          <w:divBdr>
            <w:top w:val="none" w:sz="0" w:space="0" w:color="auto"/>
            <w:left w:val="none" w:sz="0" w:space="0" w:color="auto"/>
            <w:bottom w:val="none" w:sz="0" w:space="0" w:color="auto"/>
            <w:right w:val="none" w:sz="0" w:space="0" w:color="auto"/>
          </w:divBdr>
        </w:div>
        <w:div w:id="1061946608">
          <w:marLeft w:val="640"/>
          <w:marRight w:val="0"/>
          <w:marTop w:val="0"/>
          <w:marBottom w:val="0"/>
          <w:divBdr>
            <w:top w:val="none" w:sz="0" w:space="0" w:color="auto"/>
            <w:left w:val="none" w:sz="0" w:space="0" w:color="auto"/>
            <w:bottom w:val="none" w:sz="0" w:space="0" w:color="auto"/>
            <w:right w:val="none" w:sz="0" w:space="0" w:color="auto"/>
          </w:divBdr>
        </w:div>
      </w:divsChild>
    </w:div>
    <w:div w:id="1042487359">
      <w:bodyDiv w:val="1"/>
      <w:marLeft w:val="0"/>
      <w:marRight w:val="0"/>
      <w:marTop w:val="0"/>
      <w:marBottom w:val="0"/>
      <w:divBdr>
        <w:top w:val="none" w:sz="0" w:space="0" w:color="auto"/>
        <w:left w:val="none" w:sz="0" w:space="0" w:color="auto"/>
        <w:bottom w:val="none" w:sz="0" w:space="0" w:color="auto"/>
        <w:right w:val="none" w:sz="0" w:space="0" w:color="auto"/>
      </w:divBdr>
      <w:divsChild>
        <w:div w:id="725102343">
          <w:marLeft w:val="640"/>
          <w:marRight w:val="0"/>
          <w:marTop w:val="0"/>
          <w:marBottom w:val="0"/>
          <w:divBdr>
            <w:top w:val="none" w:sz="0" w:space="0" w:color="auto"/>
            <w:left w:val="none" w:sz="0" w:space="0" w:color="auto"/>
            <w:bottom w:val="none" w:sz="0" w:space="0" w:color="auto"/>
            <w:right w:val="none" w:sz="0" w:space="0" w:color="auto"/>
          </w:divBdr>
        </w:div>
        <w:div w:id="1339387798">
          <w:marLeft w:val="640"/>
          <w:marRight w:val="0"/>
          <w:marTop w:val="0"/>
          <w:marBottom w:val="0"/>
          <w:divBdr>
            <w:top w:val="none" w:sz="0" w:space="0" w:color="auto"/>
            <w:left w:val="none" w:sz="0" w:space="0" w:color="auto"/>
            <w:bottom w:val="none" w:sz="0" w:space="0" w:color="auto"/>
            <w:right w:val="none" w:sz="0" w:space="0" w:color="auto"/>
          </w:divBdr>
        </w:div>
        <w:div w:id="2134203063">
          <w:marLeft w:val="640"/>
          <w:marRight w:val="0"/>
          <w:marTop w:val="0"/>
          <w:marBottom w:val="0"/>
          <w:divBdr>
            <w:top w:val="none" w:sz="0" w:space="0" w:color="auto"/>
            <w:left w:val="none" w:sz="0" w:space="0" w:color="auto"/>
            <w:bottom w:val="none" w:sz="0" w:space="0" w:color="auto"/>
            <w:right w:val="none" w:sz="0" w:space="0" w:color="auto"/>
          </w:divBdr>
        </w:div>
        <w:div w:id="2017228053">
          <w:marLeft w:val="640"/>
          <w:marRight w:val="0"/>
          <w:marTop w:val="0"/>
          <w:marBottom w:val="0"/>
          <w:divBdr>
            <w:top w:val="none" w:sz="0" w:space="0" w:color="auto"/>
            <w:left w:val="none" w:sz="0" w:space="0" w:color="auto"/>
            <w:bottom w:val="none" w:sz="0" w:space="0" w:color="auto"/>
            <w:right w:val="none" w:sz="0" w:space="0" w:color="auto"/>
          </w:divBdr>
        </w:div>
        <w:div w:id="186723838">
          <w:marLeft w:val="640"/>
          <w:marRight w:val="0"/>
          <w:marTop w:val="0"/>
          <w:marBottom w:val="0"/>
          <w:divBdr>
            <w:top w:val="none" w:sz="0" w:space="0" w:color="auto"/>
            <w:left w:val="none" w:sz="0" w:space="0" w:color="auto"/>
            <w:bottom w:val="none" w:sz="0" w:space="0" w:color="auto"/>
            <w:right w:val="none" w:sz="0" w:space="0" w:color="auto"/>
          </w:divBdr>
        </w:div>
        <w:div w:id="1094589542">
          <w:marLeft w:val="640"/>
          <w:marRight w:val="0"/>
          <w:marTop w:val="0"/>
          <w:marBottom w:val="0"/>
          <w:divBdr>
            <w:top w:val="none" w:sz="0" w:space="0" w:color="auto"/>
            <w:left w:val="none" w:sz="0" w:space="0" w:color="auto"/>
            <w:bottom w:val="none" w:sz="0" w:space="0" w:color="auto"/>
            <w:right w:val="none" w:sz="0" w:space="0" w:color="auto"/>
          </w:divBdr>
        </w:div>
        <w:div w:id="1402676208">
          <w:marLeft w:val="640"/>
          <w:marRight w:val="0"/>
          <w:marTop w:val="0"/>
          <w:marBottom w:val="0"/>
          <w:divBdr>
            <w:top w:val="none" w:sz="0" w:space="0" w:color="auto"/>
            <w:left w:val="none" w:sz="0" w:space="0" w:color="auto"/>
            <w:bottom w:val="none" w:sz="0" w:space="0" w:color="auto"/>
            <w:right w:val="none" w:sz="0" w:space="0" w:color="auto"/>
          </w:divBdr>
        </w:div>
        <w:div w:id="902064297">
          <w:marLeft w:val="640"/>
          <w:marRight w:val="0"/>
          <w:marTop w:val="0"/>
          <w:marBottom w:val="0"/>
          <w:divBdr>
            <w:top w:val="none" w:sz="0" w:space="0" w:color="auto"/>
            <w:left w:val="none" w:sz="0" w:space="0" w:color="auto"/>
            <w:bottom w:val="none" w:sz="0" w:space="0" w:color="auto"/>
            <w:right w:val="none" w:sz="0" w:space="0" w:color="auto"/>
          </w:divBdr>
        </w:div>
        <w:div w:id="414865901">
          <w:marLeft w:val="640"/>
          <w:marRight w:val="0"/>
          <w:marTop w:val="0"/>
          <w:marBottom w:val="0"/>
          <w:divBdr>
            <w:top w:val="none" w:sz="0" w:space="0" w:color="auto"/>
            <w:left w:val="none" w:sz="0" w:space="0" w:color="auto"/>
            <w:bottom w:val="none" w:sz="0" w:space="0" w:color="auto"/>
            <w:right w:val="none" w:sz="0" w:space="0" w:color="auto"/>
          </w:divBdr>
        </w:div>
        <w:div w:id="1471708361">
          <w:marLeft w:val="640"/>
          <w:marRight w:val="0"/>
          <w:marTop w:val="0"/>
          <w:marBottom w:val="0"/>
          <w:divBdr>
            <w:top w:val="none" w:sz="0" w:space="0" w:color="auto"/>
            <w:left w:val="none" w:sz="0" w:space="0" w:color="auto"/>
            <w:bottom w:val="none" w:sz="0" w:space="0" w:color="auto"/>
            <w:right w:val="none" w:sz="0" w:space="0" w:color="auto"/>
          </w:divBdr>
        </w:div>
        <w:div w:id="333384935">
          <w:marLeft w:val="640"/>
          <w:marRight w:val="0"/>
          <w:marTop w:val="0"/>
          <w:marBottom w:val="0"/>
          <w:divBdr>
            <w:top w:val="none" w:sz="0" w:space="0" w:color="auto"/>
            <w:left w:val="none" w:sz="0" w:space="0" w:color="auto"/>
            <w:bottom w:val="none" w:sz="0" w:space="0" w:color="auto"/>
            <w:right w:val="none" w:sz="0" w:space="0" w:color="auto"/>
          </w:divBdr>
        </w:div>
        <w:div w:id="298346129">
          <w:marLeft w:val="640"/>
          <w:marRight w:val="0"/>
          <w:marTop w:val="0"/>
          <w:marBottom w:val="0"/>
          <w:divBdr>
            <w:top w:val="none" w:sz="0" w:space="0" w:color="auto"/>
            <w:left w:val="none" w:sz="0" w:space="0" w:color="auto"/>
            <w:bottom w:val="none" w:sz="0" w:space="0" w:color="auto"/>
            <w:right w:val="none" w:sz="0" w:space="0" w:color="auto"/>
          </w:divBdr>
        </w:div>
        <w:div w:id="1062019511">
          <w:marLeft w:val="640"/>
          <w:marRight w:val="0"/>
          <w:marTop w:val="0"/>
          <w:marBottom w:val="0"/>
          <w:divBdr>
            <w:top w:val="none" w:sz="0" w:space="0" w:color="auto"/>
            <w:left w:val="none" w:sz="0" w:space="0" w:color="auto"/>
            <w:bottom w:val="none" w:sz="0" w:space="0" w:color="auto"/>
            <w:right w:val="none" w:sz="0" w:space="0" w:color="auto"/>
          </w:divBdr>
        </w:div>
        <w:div w:id="1760250735">
          <w:marLeft w:val="640"/>
          <w:marRight w:val="0"/>
          <w:marTop w:val="0"/>
          <w:marBottom w:val="0"/>
          <w:divBdr>
            <w:top w:val="none" w:sz="0" w:space="0" w:color="auto"/>
            <w:left w:val="none" w:sz="0" w:space="0" w:color="auto"/>
            <w:bottom w:val="none" w:sz="0" w:space="0" w:color="auto"/>
            <w:right w:val="none" w:sz="0" w:space="0" w:color="auto"/>
          </w:divBdr>
        </w:div>
        <w:div w:id="1467553305">
          <w:marLeft w:val="640"/>
          <w:marRight w:val="0"/>
          <w:marTop w:val="0"/>
          <w:marBottom w:val="0"/>
          <w:divBdr>
            <w:top w:val="none" w:sz="0" w:space="0" w:color="auto"/>
            <w:left w:val="none" w:sz="0" w:space="0" w:color="auto"/>
            <w:bottom w:val="none" w:sz="0" w:space="0" w:color="auto"/>
            <w:right w:val="none" w:sz="0" w:space="0" w:color="auto"/>
          </w:divBdr>
        </w:div>
        <w:div w:id="1190945571">
          <w:marLeft w:val="640"/>
          <w:marRight w:val="0"/>
          <w:marTop w:val="0"/>
          <w:marBottom w:val="0"/>
          <w:divBdr>
            <w:top w:val="none" w:sz="0" w:space="0" w:color="auto"/>
            <w:left w:val="none" w:sz="0" w:space="0" w:color="auto"/>
            <w:bottom w:val="none" w:sz="0" w:space="0" w:color="auto"/>
            <w:right w:val="none" w:sz="0" w:space="0" w:color="auto"/>
          </w:divBdr>
        </w:div>
        <w:div w:id="1333293261">
          <w:marLeft w:val="640"/>
          <w:marRight w:val="0"/>
          <w:marTop w:val="0"/>
          <w:marBottom w:val="0"/>
          <w:divBdr>
            <w:top w:val="none" w:sz="0" w:space="0" w:color="auto"/>
            <w:left w:val="none" w:sz="0" w:space="0" w:color="auto"/>
            <w:bottom w:val="none" w:sz="0" w:space="0" w:color="auto"/>
            <w:right w:val="none" w:sz="0" w:space="0" w:color="auto"/>
          </w:divBdr>
        </w:div>
      </w:divsChild>
    </w:div>
    <w:div w:id="1059323991">
      <w:bodyDiv w:val="1"/>
      <w:marLeft w:val="0"/>
      <w:marRight w:val="0"/>
      <w:marTop w:val="0"/>
      <w:marBottom w:val="0"/>
      <w:divBdr>
        <w:top w:val="none" w:sz="0" w:space="0" w:color="auto"/>
        <w:left w:val="none" w:sz="0" w:space="0" w:color="auto"/>
        <w:bottom w:val="none" w:sz="0" w:space="0" w:color="auto"/>
        <w:right w:val="none" w:sz="0" w:space="0" w:color="auto"/>
      </w:divBdr>
    </w:div>
    <w:div w:id="1084957858">
      <w:bodyDiv w:val="1"/>
      <w:marLeft w:val="0"/>
      <w:marRight w:val="0"/>
      <w:marTop w:val="0"/>
      <w:marBottom w:val="0"/>
      <w:divBdr>
        <w:top w:val="none" w:sz="0" w:space="0" w:color="auto"/>
        <w:left w:val="none" w:sz="0" w:space="0" w:color="auto"/>
        <w:bottom w:val="none" w:sz="0" w:space="0" w:color="auto"/>
        <w:right w:val="none" w:sz="0" w:space="0" w:color="auto"/>
      </w:divBdr>
    </w:div>
    <w:div w:id="1141580960">
      <w:bodyDiv w:val="1"/>
      <w:marLeft w:val="0"/>
      <w:marRight w:val="0"/>
      <w:marTop w:val="0"/>
      <w:marBottom w:val="0"/>
      <w:divBdr>
        <w:top w:val="none" w:sz="0" w:space="0" w:color="auto"/>
        <w:left w:val="none" w:sz="0" w:space="0" w:color="auto"/>
        <w:bottom w:val="none" w:sz="0" w:space="0" w:color="auto"/>
        <w:right w:val="none" w:sz="0" w:space="0" w:color="auto"/>
      </w:divBdr>
      <w:divsChild>
        <w:div w:id="1462454474">
          <w:marLeft w:val="640"/>
          <w:marRight w:val="0"/>
          <w:marTop w:val="0"/>
          <w:marBottom w:val="0"/>
          <w:divBdr>
            <w:top w:val="none" w:sz="0" w:space="0" w:color="auto"/>
            <w:left w:val="none" w:sz="0" w:space="0" w:color="auto"/>
            <w:bottom w:val="none" w:sz="0" w:space="0" w:color="auto"/>
            <w:right w:val="none" w:sz="0" w:space="0" w:color="auto"/>
          </w:divBdr>
        </w:div>
        <w:div w:id="364411344">
          <w:marLeft w:val="640"/>
          <w:marRight w:val="0"/>
          <w:marTop w:val="0"/>
          <w:marBottom w:val="0"/>
          <w:divBdr>
            <w:top w:val="none" w:sz="0" w:space="0" w:color="auto"/>
            <w:left w:val="none" w:sz="0" w:space="0" w:color="auto"/>
            <w:bottom w:val="none" w:sz="0" w:space="0" w:color="auto"/>
            <w:right w:val="none" w:sz="0" w:space="0" w:color="auto"/>
          </w:divBdr>
        </w:div>
        <w:div w:id="405733637">
          <w:marLeft w:val="640"/>
          <w:marRight w:val="0"/>
          <w:marTop w:val="0"/>
          <w:marBottom w:val="0"/>
          <w:divBdr>
            <w:top w:val="none" w:sz="0" w:space="0" w:color="auto"/>
            <w:left w:val="none" w:sz="0" w:space="0" w:color="auto"/>
            <w:bottom w:val="none" w:sz="0" w:space="0" w:color="auto"/>
            <w:right w:val="none" w:sz="0" w:space="0" w:color="auto"/>
          </w:divBdr>
        </w:div>
        <w:div w:id="1748646508">
          <w:marLeft w:val="640"/>
          <w:marRight w:val="0"/>
          <w:marTop w:val="0"/>
          <w:marBottom w:val="0"/>
          <w:divBdr>
            <w:top w:val="none" w:sz="0" w:space="0" w:color="auto"/>
            <w:left w:val="none" w:sz="0" w:space="0" w:color="auto"/>
            <w:bottom w:val="none" w:sz="0" w:space="0" w:color="auto"/>
            <w:right w:val="none" w:sz="0" w:space="0" w:color="auto"/>
          </w:divBdr>
        </w:div>
        <w:div w:id="1518351026">
          <w:marLeft w:val="640"/>
          <w:marRight w:val="0"/>
          <w:marTop w:val="0"/>
          <w:marBottom w:val="0"/>
          <w:divBdr>
            <w:top w:val="none" w:sz="0" w:space="0" w:color="auto"/>
            <w:left w:val="none" w:sz="0" w:space="0" w:color="auto"/>
            <w:bottom w:val="none" w:sz="0" w:space="0" w:color="auto"/>
            <w:right w:val="none" w:sz="0" w:space="0" w:color="auto"/>
          </w:divBdr>
        </w:div>
        <w:div w:id="313264957">
          <w:marLeft w:val="640"/>
          <w:marRight w:val="0"/>
          <w:marTop w:val="0"/>
          <w:marBottom w:val="0"/>
          <w:divBdr>
            <w:top w:val="none" w:sz="0" w:space="0" w:color="auto"/>
            <w:left w:val="none" w:sz="0" w:space="0" w:color="auto"/>
            <w:bottom w:val="none" w:sz="0" w:space="0" w:color="auto"/>
            <w:right w:val="none" w:sz="0" w:space="0" w:color="auto"/>
          </w:divBdr>
        </w:div>
        <w:div w:id="1360551087">
          <w:marLeft w:val="640"/>
          <w:marRight w:val="0"/>
          <w:marTop w:val="0"/>
          <w:marBottom w:val="0"/>
          <w:divBdr>
            <w:top w:val="none" w:sz="0" w:space="0" w:color="auto"/>
            <w:left w:val="none" w:sz="0" w:space="0" w:color="auto"/>
            <w:bottom w:val="none" w:sz="0" w:space="0" w:color="auto"/>
            <w:right w:val="none" w:sz="0" w:space="0" w:color="auto"/>
          </w:divBdr>
        </w:div>
        <w:div w:id="1695812358">
          <w:marLeft w:val="640"/>
          <w:marRight w:val="0"/>
          <w:marTop w:val="0"/>
          <w:marBottom w:val="0"/>
          <w:divBdr>
            <w:top w:val="none" w:sz="0" w:space="0" w:color="auto"/>
            <w:left w:val="none" w:sz="0" w:space="0" w:color="auto"/>
            <w:bottom w:val="none" w:sz="0" w:space="0" w:color="auto"/>
            <w:right w:val="none" w:sz="0" w:space="0" w:color="auto"/>
          </w:divBdr>
        </w:div>
        <w:div w:id="778380226">
          <w:marLeft w:val="640"/>
          <w:marRight w:val="0"/>
          <w:marTop w:val="0"/>
          <w:marBottom w:val="0"/>
          <w:divBdr>
            <w:top w:val="none" w:sz="0" w:space="0" w:color="auto"/>
            <w:left w:val="none" w:sz="0" w:space="0" w:color="auto"/>
            <w:bottom w:val="none" w:sz="0" w:space="0" w:color="auto"/>
            <w:right w:val="none" w:sz="0" w:space="0" w:color="auto"/>
          </w:divBdr>
        </w:div>
        <w:div w:id="940451826">
          <w:marLeft w:val="640"/>
          <w:marRight w:val="0"/>
          <w:marTop w:val="0"/>
          <w:marBottom w:val="0"/>
          <w:divBdr>
            <w:top w:val="none" w:sz="0" w:space="0" w:color="auto"/>
            <w:left w:val="none" w:sz="0" w:space="0" w:color="auto"/>
            <w:bottom w:val="none" w:sz="0" w:space="0" w:color="auto"/>
            <w:right w:val="none" w:sz="0" w:space="0" w:color="auto"/>
          </w:divBdr>
        </w:div>
        <w:div w:id="1474906069">
          <w:marLeft w:val="640"/>
          <w:marRight w:val="0"/>
          <w:marTop w:val="0"/>
          <w:marBottom w:val="0"/>
          <w:divBdr>
            <w:top w:val="none" w:sz="0" w:space="0" w:color="auto"/>
            <w:left w:val="none" w:sz="0" w:space="0" w:color="auto"/>
            <w:bottom w:val="none" w:sz="0" w:space="0" w:color="auto"/>
            <w:right w:val="none" w:sz="0" w:space="0" w:color="auto"/>
          </w:divBdr>
        </w:div>
      </w:divsChild>
    </w:div>
    <w:div w:id="1158351246">
      <w:bodyDiv w:val="1"/>
      <w:marLeft w:val="0"/>
      <w:marRight w:val="0"/>
      <w:marTop w:val="0"/>
      <w:marBottom w:val="0"/>
      <w:divBdr>
        <w:top w:val="none" w:sz="0" w:space="0" w:color="auto"/>
        <w:left w:val="none" w:sz="0" w:space="0" w:color="auto"/>
        <w:bottom w:val="none" w:sz="0" w:space="0" w:color="auto"/>
        <w:right w:val="none" w:sz="0" w:space="0" w:color="auto"/>
      </w:divBdr>
    </w:div>
    <w:div w:id="1162549021">
      <w:bodyDiv w:val="1"/>
      <w:marLeft w:val="0"/>
      <w:marRight w:val="0"/>
      <w:marTop w:val="0"/>
      <w:marBottom w:val="0"/>
      <w:divBdr>
        <w:top w:val="none" w:sz="0" w:space="0" w:color="auto"/>
        <w:left w:val="none" w:sz="0" w:space="0" w:color="auto"/>
        <w:bottom w:val="none" w:sz="0" w:space="0" w:color="auto"/>
        <w:right w:val="none" w:sz="0" w:space="0" w:color="auto"/>
      </w:divBdr>
    </w:div>
    <w:div w:id="1194729774">
      <w:bodyDiv w:val="1"/>
      <w:marLeft w:val="0"/>
      <w:marRight w:val="0"/>
      <w:marTop w:val="0"/>
      <w:marBottom w:val="0"/>
      <w:divBdr>
        <w:top w:val="none" w:sz="0" w:space="0" w:color="auto"/>
        <w:left w:val="none" w:sz="0" w:space="0" w:color="auto"/>
        <w:bottom w:val="none" w:sz="0" w:space="0" w:color="auto"/>
        <w:right w:val="none" w:sz="0" w:space="0" w:color="auto"/>
      </w:divBdr>
    </w:div>
    <w:div w:id="1208838013">
      <w:bodyDiv w:val="1"/>
      <w:marLeft w:val="0"/>
      <w:marRight w:val="0"/>
      <w:marTop w:val="0"/>
      <w:marBottom w:val="0"/>
      <w:divBdr>
        <w:top w:val="none" w:sz="0" w:space="0" w:color="auto"/>
        <w:left w:val="none" w:sz="0" w:space="0" w:color="auto"/>
        <w:bottom w:val="none" w:sz="0" w:space="0" w:color="auto"/>
        <w:right w:val="none" w:sz="0" w:space="0" w:color="auto"/>
      </w:divBdr>
      <w:divsChild>
        <w:div w:id="280230">
          <w:marLeft w:val="640"/>
          <w:marRight w:val="0"/>
          <w:marTop w:val="0"/>
          <w:marBottom w:val="0"/>
          <w:divBdr>
            <w:top w:val="none" w:sz="0" w:space="0" w:color="auto"/>
            <w:left w:val="none" w:sz="0" w:space="0" w:color="auto"/>
            <w:bottom w:val="none" w:sz="0" w:space="0" w:color="auto"/>
            <w:right w:val="none" w:sz="0" w:space="0" w:color="auto"/>
          </w:divBdr>
        </w:div>
        <w:div w:id="1916940491">
          <w:marLeft w:val="640"/>
          <w:marRight w:val="0"/>
          <w:marTop w:val="0"/>
          <w:marBottom w:val="0"/>
          <w:divBdr>
            <w:top w:val="none" w:sz="0" w:space="0" w:color="auto"/>
            <w:left w:val="none" w:sz="0" w:space="0" w:color="auto"/>
            <w:bottom w:val="none" w:sz="0" w:space="0" w:color="auto"/>
            <w:right w:val="none" w:sz="0" w:space="0" w:color="auto"/>
          </w:divBdr>
        </w:div>
        <w:div w:id="380516400">
          <w:marLeft w:val="640"/>
          <w:marRight w:val="0"/>
          <w:marTop w:val="0"/>
          <w:marBottom w:val="0"/>
          <w:divBdr>
            <w:top w:val="none" w:sz="0" w:space="0" w:color="auto"/>
            <w:left w:val="none" w:sz="0" w:space="0" w:color="auto"/>
            <w:bottom w:val="none" w:sz="0" w:space="0" w:color="auto"/>
            <w:right w:val="none" w:sz="0" w:space="0" w:color="auto"/>
          </w:divBdr>
        </w:div>
        <w:div w:id="661356180">
          <w:marLeft w:val="640"/>
          <w:marRight w:val="0"/>
          <w:marTop w:val="0"/>
          <w:marBottom w:val="0"/>
          <w:divBdr>
            <w:top w:val="none" w:sz="0" w:space="0" w:color="auto"/>
            <w:left w:val="none" w:sz="0" w:space="0" w:color="auto"/>
            <w:bottom w:val="none" w:sz="0" w:space="0" w:color="auto"/>
            <w:right w:val="none" w:sz="0" w:space="0" w:color="auto"/>
          </w:divBdr>
        </w:div>
        <w:div w:id="2008747612">
          <w:marLeft w:val="640"/>
          <w:marRight w:val="0"/>
          <w:marTop w:val="0"/>
          <w:marBottom w:val="0"/>
          <w:divBdr>
            <w:top w:val="none" w:sz="0" w:space="0" w:color="auto"/>
            <w:left w:val="none" w:sz="0" w:space="0" w:color="auto"/>
            <w:bottom w:val="none" w:sz="0" w:space="0" w:color="auto"/>
            <w:right w:val="none" w:sz="0" w:space="0" w:color="auto"/>
          </w:divBdr>
        </w:div>
        <w:div w:id="1756898943">
          <w:marLeft w:val="640"/>
          <w:marRight w:val="0"/>
          <w:marTop w:val="0"/>
          <w:marBottom w:val="0"/>
          <w:divBdr>
            <w:top w:val="none" w:sz="0" w:space="0" w:color="auto"/>
            <w:left w:val="none" w:sz="0" w:space="0" w:color="auto"/>
            <w:bottom w:val="none" w:sz="0" w:space="0" w:color="auto"/>
            <w:right w:val="none" w:sz="0" w:space="0" w:color="auto"/>
          </w:divBdr>
        </w:div>
        <w:div w:id="1608468145">
          <w:marLeft w:val="640"/>
          <w:marRight w:val="0"/>
          <w:marTop w:val="0"/>
          <w:marBottom w:val="0"/>
          <w:divBdr>
            <w:top w:val="none" w:sz="0" w:space="0" w:color="auto"/>
            <w:left w:val="none" w:sz="0" w:space="0" w:color="auto"/>
            <w:bottom w:val="none" w:sz="0" w:space="0" w:color="auto"/>
            <w:right w:val="none" w:sz="0" w:space="0" w:color="auto"/>
          </w:divBdr>
        </w:div>
        <w:div w:id="914971601">
          <w:marLeft w:val="640"/>
          <w:marRight w:val="0"/>
          <w:marTop w:val="0"/>
          <w:marBottom w:val="0"/>
          <w:divBdr>
            <w:top w:val="none" w:sz="0" w:space="0" w:color="auto"/>
            <w:left w:val="none" w:sz="0" w:space="0" w:color="auto"/>
            <w:bottom w:val="none" w:sz="0" w:space="0" w:color="auto"/>
            <w:right w:val="none" w:sz="0" w:space="0" w:color="auto"/>
          </w:divBdr>
        </w:div>
        <w:div w:id="1129056484">
          <w:marLeft w:val="640"/>
          <w:marRight w:val="0"/>
          <w:marTop w:val="0"/>
          <w:marBottom w:val="0"/>
          <w:divBdr>
            <w:top w:val="none" w:sz="0" w:space="0" w:color="auto"/>
            <w:left w:val="none" w:sz="0" w:space="0" w:color="auto"/>
            <w:bottom w:val="none" w:sz="0" w:space="0" w:color="auto"/>
            <w:right w:val="none" w:sz="0" w:space="0" w:color="auto"/>
          </w:divBdr>
        </w:div>
        <w:div w:id="1156993611">
          <w:marLeft w:val="640"/>
          <w:marRight w:val="0"/>
          <w:marTop w:val="0"/>
          <w:marBottom w:val="0"/>
          <w:divBdr>
            <w:top w:val="none" w:sz="0" w:space="0" w:color="auto"/>
            <w:left w:val="none" w:sz="0" w:space="0" w:color="auto"/>
            <w:bottom w:val="none" w:sz="0" w:space="0" w:color="auto"/>
            <w:right w:val="none" w:sz="0" w:space="0" w:color="auto"/>
          </w:divBdr>
        </w:div>
        <w:div w:id="888613227">
          <w:marLeft w:val="640"/>
          <w:marRight w:val="0"/>
          <w:marTop w:val="0"/>
          <w:marBottom w:val="0"/>
          <w:divBdr>
            <w:top w:val="none" w:sz="0" w:space="0" w:color="auto"/>
            <w:left w:val="none" w:sz="0" w:space="0" w:color="auto"/>
            <w:bottom w:val="none" w:sz="0" w:space="0" w:color="auto"/>
            <w:right w:val="none" w:sz="0" w:space="0" w:color="auto"/>
          </w:divBdr>
        </w:div>
        <w:div w:id="278414482">
          <w:marLeft w:val="640"/>
          <w:marRight w:val="0"/>
          <w:marTop w:val="0"/>
          <w:marBottom w:val="0"/>
          <w:divBdr>
            <w:top w:val="none" w:sz="0" w:space="0" w:color="auto"/>
            <w:left w:val="none" w:sz="0" w:space="0" w:color="auto"/>
            <w:bottom w:val="none" w:sz="0" w:space="0" w:color="auto"/>
            <w:right w:val="none" w:sz="0" w:space="0" w:color="auto"/>
          </w:divBdr>
        </w:div>
        <w:div w:id="1006251233">
          <w:marLeft w:val="640"/>
          <w:marRight w:val="0"/>
          <w:marTop w:val="0"/>
          <w:marBottom w:val="0"/>
          <w:divBdr>
            <w:top w:val="none" w:sz="0" w:space="0" w:color="auto"/>
            <w:left w:val="none" w:sz="0" w:space="0" w:color="auto"/>
            <w:bottom w:val="none" w:sz="0" w:space="0" w:color="auto"/>
            <w:right w:val="none" w:sz="0" w:space="0" w:color="auto"/>
          </w:divBdr>
        </w:div>
        <w:div w:id="1985811457">
          <w:marLeft w:val="640"/>
          <w:marRight w:val="0"/>
          <w:marTop w:val="0"/>
          <w:marBottom w:val="0"/>
          <w:divBdr>
            <w:top w:val="none" w:sz="0" w:space="0" w:color="auto"/>
            <w:left w:val="none" w:sz="0" w:space="0" w:color="auto"/>
            <w:bottom w:val="none" w:sz="0" w:space="0" w:color="auto"/>
            <w:right w:val="none" w:sz="0" w:space="0" w:color="auto"/>
          </w:divBdr>
        </w:div>
        <w:div w:id="1973826995">
          <w:marLeft w:val="640"/>
          <w:marRight w:val="0"/>
          <w:marTop w:val="0"/>
          <w:marBottom w:val="0"/>
          <w:divBdr>
            <w:top w:val="none" w:sz="0" w:space="0" w:color="auto"/>
            <w:left w:val="none" w:sz="0" w:space="0" w:color="auto"/>
            <w:bottom w:val="none" w:sz="0" w:space="0" w:color="auto"/>
            <w:right w:val="none" w:sz="0" w:space="0" w:color="auto"/>
          </w:divBdr>
        </w:div>
        <w:div w:id="1881168677">
          <w:marLeft w:val="640"/>
          <w:marRight w:val="0"/>
          <w:marTop w:val="0"/>
          <w:marBottom w:val="0"/>
          <w:divBdr>
            <w:top w:val="none" w:sz="0" w:space="0" w:color="auto"/>
            <w:left w:val="none" w:sz="0" w:space="0" w:color="auto"/>
            <w:bottom w:val="none" w:sz="0" w:space="0" w:color="auto"/>
            <w:right w:val="none" w:sz="0" w:space="0" w:color="auto"/>
          </w:divBdr>
        </w:div>
        <w:div w:id="1114786033">
          <w:marLeft w:val="640"/>
          <w:marRight w:val="0"/>
          <w:marTop w:val="0"/>
          <w:marBottom w:val="0"/>
          <w:divBdr>
            <w:top w:val="none" w:sz="0" w:space="0" w:color="auto"/>
            <w:left w:val="none" w:sz="0" w:space="0" w:color="auto"/>
            <w:bottom w:val="none" w:sz="0" w:space="0" w:color="auto"/>
            <w:right w:val="none" w:sz="0" w:space="0" w:color="auto"/>
          </w:divBdr>
        </w:div>
        <w:div w:id="1037395583">
          <w:marLeft w:val="640"/>
          <w:marRight w:val="0"/>
          <w:marTop w:val="0"/>
          <w:marBottom w:val="0"/>
          <w:divBdr>
            <w:top w:val="none" w:sz="0" w:space="0" w:color="auto"/>
            <w:left w:val="none" w:sz="0" w:space="0" w:color="auto"/>
            <w:bottom w:val="none" w:sz="0" w:space="0" w:color="auto"/>
            <w:right w:val="none" w:sz="0" w:space="0" w:color="auto"/>
          </w:divBdr>
        </w:div>
      </w:divsChild>
    </w:div>
    <w:div w:id="1209997528">
      <w:bodyDiv w:val="1"/>
      <w:marLeft w:val="0"/>
      <w:marRight w:val="0"/>
      <w:marTop w:val="0"/>
      <w:marBottom w:val="0"/>
      <w:divBdr>
        <w:top w:val="none" w:sz="0" w:space="0" w:color="auto"/>
        <w:left w:val="none" w:sz="0" w:space="0" w:color="auto"/>
        <w:bottom w:val="none" w:sz="0" w:space="0" w:color="auto"/>
        <w:right w:val="none" w:sz="0" w:space="0" w:color="auto"/>
      </w:divBdr>
      <w:divsChild>
        <w:div w:id="2106025734">
          <w:marLeft w:val="640"/>
          <w:marRight w:val="0"/>
          <w:marTop w:val="0"/>
          <w:marBottom w:val="0"/>
          <w:divBdr>
            <w:top w:val="none" w:sz="0" w:space="0" w:color="auto"/>
            <w:left w:val="none" w:sz="0" w:space="0" w:color="auto"/>
            <w:bottom w:val="none" w:sz="0" w:space="0" w:color="auto"/>
            <w:right w:val="none" w:sz="0" w:space="0" w:color="auto"/>
          </w:divBdr>
        </w:div>
        <w:div w:id="581597645">
          <w:marLeft w:val="640"/>
          <w:marRight w:val="0"/>
          <w:marTop w:val="0"/>
          <w:marBottom w:val="0"/>
          <w:divBdr>
            <w:top w:val="none" w:sz="0" w:space="0" w:color="auto"/>
            <w:left w:val="none" w:sz="0" w:space="0" w:color="auto"/>
            <w:bottom w:val="none" w:sz="0" w:space="0" w:color="auto"/>
            <w:right w:val="none" w:sz="0" w:space="0" w:color="auto"/>
          </w:divBdr>
        </w:div>
        <w:div w:id="304285636">
          <w:marLeft w:val="640"/>
          <w:marRight w:val="0"/>
          <w:marTop w:val="0"/>
          <w:marBottom w:val="0"/>
          <w:divBdr>
            <w:top w:val="none" w:sz="0" w:space="0" w:color="auto"/>
            <w:left w:val="none" w:sz="0" w:space="0" w:color="auto"/>
            <w:bottom w:val="none" w:sz="0" w:space="0" w:color="auto"/>
            <w:right w:val="none" w:sz="0" w:space="0" w:color="auto"/>
          </w:divBdr>
        </w:div>
        <w:div w:id="1628851800">
          <w:marLeft w:val="640"/>
          <w:marRight w:val="0"/>
          <w:marTop w:val="0"/>
          <w:marBottom w:val="0"/>
          <w:divBdr>
            <w:top w:val="none" w:sz="0" w:space="0" w:color="auto"/>
            <w:left w:val="none" w:sz="0" w:space="0" w:color="auto"/>
            <w:bottom w:val="none" w:sz="0" w:space="0" w:color="auto"/>
            <w:right w:val="none" w:sz="0" w:space="0" w:color="auto"/>
          </w:divBdr>
        </w:div>
        <w:div w:id="28841024">
          <w:marLeft w:val="640"/>
          <w:marRight w:val="0"/>
          <w:marTop w:val="0"/>
          <w:marBottom w:val="0"/>
          <w:divBdr>
            <w:top w:val="none" w:sz="0" w:space="0" w:color="auto"/>
            <w:left w:val="none" w:sz="0" w:space="0" w:color="auto"/>
            <w:bottom w:val="none" w:sz="0" w:space="0" w:color="auto"/>
            <w:right w:val="none" w:sz="0" w:space="0" w:color="auto"/>
          </w:divBdr>
        </w:div>
        <w:div w:id="920991709">
          <w:marLeft w:val="640"/>
          <w:marRight w:val="0"/>
          <w:marTop w:val="0"/>
          <w:marBottom w:val="0"/>
          <w:divBdr>
            <w:top w:val="none" w:sz="0" w:space="0" w:color="auto"/>
            <w:left w:val="none" w:sz="0" w:space="0" w:color="auto"/>
            <w:bottom w:val="none" w:sz="0" w:space="0" w:color="auto"/>
            <w:right w:val="none" w:sz="0" w:space="0" w:color="auto"/>
          </w:divBdr>
        </w:div>
        <w:div w:id="1651014509">
          <w:marLeft w:val="640"/>
          <w:marRight w:val="0"/>
          <w:marTop w:val="0"/>
          <w:marBottom w:val="0"/>
          <w:divBdr>
            <w:top w:val="none" w:sz="0" w:space="0" w:color="auto"/>
            <w:left w:val="none" w:sz="0" w:space="0" w:color="auto"/>
            <w:bottom w:val="none" w:sz="0" w:space="0" w:color="auto"/>
            <w:right w:val="none" w:sz="0" w:space="0" w:color="auto"/>
          </w:divBdr>
        </w:div>
        <w:div w:id="1978105691">
          <w:marLeft w:val="640"/>
          <w:marRight w:val="0"/>
          <w:marTop w:val="0"/>
          <w:marBottom w:val="0"/>
          <w:divBdr>
            <w:top w:val="none" w:sz="0" w:space="0" w:color="auto"/>
            <w:left w:val="none" w:sz="0" w:space="0" w:color="auto"/>
            <w:bottom w:val="none" w:sz="0" w:space="0" w:color="auto"/>
            <w:right w:val="none" w:sz="0" w:space="0" w:color="auto"/>
          </w:divBdr>
        </w:div>
        <w:div w:id="793325323">
          <w:marLeft w:val="640"/>
          <w:marRight w:val="0"/>
          <w:marTop w:val="0"/>
          <w:marBottom w:val="0"/>
          <w:divBdr>
            <w:top w:val="none" w:sz="0" w:space="0" w:color="auto"/>
            <w:left w:val="none" w:sz="0" w:space="0" w:color="auto"/>
            <w:bottom w:val="none" w:sz="0" w:space="0" w:color="auto"/>
            <w:right w:val="none" w:sz="0" w:space="0" w:color="auto"/>
          </w:divBdr>
        </w:div>
        <w:div w:id="510729916">
          <w:marLeft w:val="640"/>
          <w:marRight w:val="0"/>
          <w:marTop w:val="0"/>
          <w:marBottom w:val="0"/>
          <w:divBdr>
            <w:top w:val="none" w:sz="0" w:space="0" w:color="auto"/>
            <w:left w:val="none" w:sz="0" w:space="0" w:color="auto"/>
            <w:bottom w:val="none" w:sz="0" w:space="0" w:color="auto"/>
            <w:right w:val="none" w:sz="0" w:space="0" w:color="auto"/>
          </w:divBdr>
        </w:div>
        <w:div w:id="971861670">
          <w:marLeft w:val="640"/>
          <w:marRight w:val="0"/>
          <w:marTop w:val="0"/>
          <w:marBottom w:val="0"/>
          <w:divBdr>
            <w:top w:val="none" w:sz="0" w:space="0" w:color="auto"/>
            <w:left w:val="none" w:sz="0" w:space="0" w:color="auto"/>
            <w:bottom w:val="none" w:sz="0" w:space="0" w:color="auto"/>
            <w:right w:val="none" w:sz="0" w:space="0" w:color="auto"/>
          </w:divBdr>
        </w:div>
        <w:div w:id="1794249038">
          <w:marLeft w:val="640"/>
          <w:marRight w:val="0"/>
          <w:marTop w:val="0"/>
          <w:marBottom w:val="0"/>
          <w:divBdr>
            <w:top w:val="none" w:sz="0" w:space="0" w:color="auto"/>
            <w:left w:val="none" w:sz="0" w:space="0" w:color="auto"/>
            <w:bottom w:val="none" w:sz="0" w:space="0" w:color="auto"/>
            <w:right w:val="none" w:sz="0" w:space="0" w:color="auto"/>
          </w:divBdr>
        </w:div>
        <w:div w:id="1422411143">
          <w:marLeft w:val="640"/>
          <w:marRight w:val="0"/>
          <w:marTop w:val="0"/>
          <w:marBottom w:val="0"/>
          <w:divBdr>
            <w:top w:val="none" w:sz="0" w:space="0" w:color="auto"/>
            <w:left w:val="none" w:sz="0" w:space="0" w:color="auto"/>
            <w:bottom w:val="none" w:sz="0" w:space="0" w:color="auto"/>
            <w:right w:val="none" w:sz="0" w:space="0" w:color="auto"/>
          </w:divBdr>
        </w:div>
        <w:div w:id="1143082785">
          <w:marLeft w:val="640"/>
          <w:marRight w:val="0"/>
          <w:marTop w:val="0"/>
          <w:marBottom w:val="0"/>
          <w:divBdr>
            <w:top w:val="none" w:sz="0" w:space="0" w:color="auto"/>
            <w:left w:val="none" w:sz="0" w:space="0" w:color="auto"/>
            <w:bottom w:val="none" w:sz="0" w:space="0" w:color="auto"/>
            <w:right w:val="none" w:sz="0" w:space="0" w:color="auto"/>
          </w:divBdr>
        </w:div>
        <w:div w:id="1914730313">
          <w:marLeft w:val="640"/>
          <w:marRight w:val="0"/>
          <w:marTop w:val="0"/>
          <w:marBottom w:val="0"/>
          <w:divBdr>
            <w:top w:val="none" w:sz="0" w:space="0" w:color="auto"/>
            <w:left w:val="none" w:sz="0" w:space="0" w:color="auto"/>
            <w:bottom w:val="none" w:sz="0" w:space="0" w:color="auto"/>
            <w:right w:val="none" w:sz="0" w:space="0" w:color="auto"/>
          </w:divBdr>
        </w:div>
        <w:div w:id="1725329160">
          <w:marLeft w:val="640"/>
          <w:marRight w:val="0"/>
          <w:marTop w:val="0"/>
          <w:marBottom w:val="0"/>
          <w:divBdr>
            <w:top w:val="none" w:sz="0" w:space="0" w:color="auto"/>
            <w:left w:val="none" w:sz="0" w:space="0" w:color="auto"/>
            <w:bottom w:val="none" w:sz="0" w:space="0" w:color="auto"/>
            <w:right w:val="none" w:sz="0" w:space="0" w:color="auto"/>
          </w:divBdr>
        </w:div>
        <w:div w:id="455687512">
          <w:marLeft w:val="640"/>
          <w:marRight w:val="0"/>
          <w:marTop w:val="0"/>
          <w:marBottom w:val="0"/>
          <w:divBdr>
            <w:top w:val="none" w:sz="0" w:space="0" w:color="auto"/>
            <w:left w:val="none" w:sz="0" w:space="0" w:color="auto"/>
            <w:bottom w:val="none" w:sz="0" w:space="0" w:color="auto"/>
            <w:right w:val="none" w:sz="0" w:space="0" w:color="auto"/>
          </w:divBdr>
        </w:div>
        <w:div w:id="1098452387">
          <w:marLeft w:val="640"/>
          <w:marRight w:val="0"/>
          <w:marTop w:val="0"/>
          <w:marBottom w:val="0"/>
          <w:divBdr>
            <w:top w:val="none" w:sz="0" w:space="0" w:color="auto"/>
            <w:left w:val="none" w:sz="0" w:space="0" w:color="auto"/>
            <w:bottom w:val="none" w:sz="0" w:space="0" w:color="auto"/>
            <w:right w:val="none" w:sz="0" w:space="0" w:color="auto"/>
          </w:divBdr>
        </w:div>
        <w:div w:id="1323508312">
          <w:marLeft w:val="640"/>
          <w:marRight w:val="0"/>
          <w:marTop w:val="0"/>
          <w:marBottom w:val="0"/>
          <w:divBdr>
            <w:top w:val="none" w:sz="0" w:space="0" w:color="auto"/>
            <w:left w:val="none" w:sz="0" w:space="0" w:color="auto"/>
            <w:bottom w:val="none" w:sz="0" w:space="0" w:color="auto"/>
            <w:right w:val="none" w:sz="0" w:space="0" w:color="auto"/>
          </w:divBdr>
        </w:div>
        <w:div w:id="911889568">
          <w:marLeft w:val="640"/>
          <w:marRight w:val="0"/>
          <w:marTop w:val="0"/>
          <w:marBottom w:val="0"/>
          <w:divBdr>
            <w:top w:val="none" w:sz="0" w:space="0" w:color="auto"/>
            <w:left w:val="none" w:sz="0" w:space="0" w:color="auto"/>
            <w:bottom w:val="none" w:sz="0" w:space="0" w:color="auto"/>
            <w:right w:val="none" w:sz="0" w:space="0" w:color="auto"/>
          </w:divBdr>
        </w:div>
      </w:divsChild>
    </w:div>
    <w:div w:id="1219976612">
      <w:bodyDiv w:val="1"/>
      <w:marLeft w:val="0"/>
      <w:marRight w:val="0"/>
      <w:marTop w:val="0"/>
      <w:marBottom w:val="0"/>
      <w:divBdr>
        <w:top w:val="none" w:sz="0" w:space="0" w:color="auto"/>
        <w:left w:val="none" w:sz="0" w:space="0" w:color="auto"/>
        <w:bottom w:val="none" w:sz="0" w:space="0" w:color="auto"/>
        <w:right w:val="none" w:sz="0" w:space="0" w:color="auto"/>
      </w:divBdr>
      <w:divsChild>
        <w:div w:id="1046830943">
          <w:marLeft w:val="640"/>
          <w:marRight w:val="0"/>
          <w:marTop w:val="0"/>
          <w:marBottom w:val="0"/>
          <w:divBdr>
            <w:top w:val="none" w:sz="0" w:space="0" w:color="auto"/>
            <w:left w:val="none" w:sz="0" w:space="0" w:color="auto"/>
            <w:bottom w:val="none" w:sz="0" w:space="0" w:color="auto"/>
            <w:right w:val="none" w:sz="0" w:space="0" w:color="auto"/>
          </w:divBdr>
        </w:div>
        <w:div w:id="911356475">
          <w:marLeft w:val="640"/>
          <w:marRight w:val="0"/>
          <w:marTop w:val="0"/>
          <w:marBottom w:val="0"/>
          <w:divBdr>
            <w:top w:val="none" w:sz="0" w:space="0" w:color="auto"/>
            <w:left w:val="none" w:sz="0" w:space="0" w:color="auto"/>
            <w:bottom w:val="none" w:sz="0" w:space="0" w:color="auto"/>
            <w:right w:val="none" w:sz="0" w:space="0" w:color="auto"/>
          </w:divBdr>
        </w:div>
        <w:div w:id="819729900">
          <w:marLeft w:val="640"/>
          <w:marRight w:val="0"/>
          <w:marTop w:val="0"/>
          <w:marBottom w:val="0"/>
          <w:divBdr>
            <w:top w:val="none" w:sz="0" w:space="0" w:color="auto"/>
            <w:left w:val="none" w:sz="0" w:space="0" w:color="auto"/>
            <w:bottom w:val="none" w:sz="0" w:space="0" w:color="auto"/>
            <w:right w:val="none" w:sz="0" w:space="0" w:color="auto"/>
          </w:divBdr>
        </w:div>
        <w:div w:id="1942948462">
          <w:marLeft w:val="640"/>
          <w:marRight w:val="0"/>
          <w:marTop w:val="0"/>
          <w:marBottom w:val="0"/>
          <w:divBdr>
            <w:top w:val="none" w:sz="0" w:space="0" w:color="auto"/>
            <w:left w:val="none" w:sz="0" w:space="0" w:color="auto"/>
            <w:bottom w:val="none" w:sz="0" w:space="0" w:color="auto"/>
            <w:right w:val="none" w:sz="0" w:space="0" w:color="auto"/>
          </w:divBdr>
        </w:div>
        <w:div w:id="1325938417">
          <w:marLeft w:val="640"/>
          <w:marRight w:val="0"/>
          <w:marTop w:val="0"/>
          <w:marBottom w:val="0"/>
          <w:divBdr>
            <w:top w:val="none" w:sz="0" w:space="0" w:color="auto"/>
            <w:left w:val="none" w:sz="0" w:space="0" w:color="auto"/>
            <w:bottom w:val="none" w:sz="0" w:space="0" w:color="auto"/>
            <w:right w:val="none" w:sz="0" w:space="0" w:color="auto"/>
          </w:divBdr>
        </w:div>
        <w:div w:id="1311523369">
          <w:marLeft w:val="640"/>
          <w:marRight w:val="0"/>
          <w:marTop w:val="0"/>
          <w:marBottom w:val="0"/>
          <w:divBdr>
            <w:top w:val="none" w:sz="0" w:space="0" w:color="auto"/>
            <w:left w:val="none" w:sz="0" w:space="0" w:color="auto"/>
            <w:bottom w:val="none" w:sz="0" w:space="0" w:color="auto"/>
            <w:right w:val="none" w:sz="0" w:space="0" w:color="auto"/>
          </w:divBdr>
        </w:div>
        <w:div w:id="1141264096">
          <w:marLeft w:val="640"/>
          <w:marRight w:val="0"/>
          <w:marTop w:val="0"/>
          <w:marBottom w:val="0"/>
          <w:divBdr>
            <w:top w:val="none" w:sz="0" w:space="0" w:color="auto"/>
            <w:left w:val="none" w:sz="0" w:space="0" w:color="auto"/>
            <w:bottom w:val="none" w:sz="0" w:space="0" w:color="auto"/>
            <w:right w:val="none" w:sz="0" w:space="0" w:color="auto"/>
          </w:divBdr>
        </w:div>
        <w:div w:id="771899435">
          <w:marLeft w:val="640"/>
          <w:marRight w:val="0"/>
          <w:marTop w:val="0"/>
          <w:marBottom w:val="0"/>
          <w:divBdr>
            <w:top w:val="none" w:sz="0" w:space="0" w:color="auto"/>
            <w:left w:val="none" w:sz="0" w:space="0" w:color="auto"/>
            <w:bottom w:val="none" w:sz="0" w:space="0" w:color="auto"/>
            <w:right w:val="none" w:sz="0" w:space="0" w:color="auto"/>
          </w:divBdr>
        </w:div>
        <w:div w:id="938607709">
          <w:marLeft w:val="640"/>
          <w:marRight w:val="0"/>
          <w:marTop w:val="0"/>
          <w:marBottom w:val="0"/>
          <w:divBdr>
            <w:top w:val="none" w:sz="0" w:space="0" w:color="auto"/>
            <w:left w:val="none" w:sz="0" w:space="0" w:color="auto"/>
            <w:bottom w:val="none" w:sz="0" w:space="0" w:color="auto"/>
            <w:right w:val="none" w:sz="0" w:space="0" w:color="auto"/>
          </w:divBdr>
        </w:div>
        <w:div w:id="272713714">
          <w:marLeft w:val="640"/>
          <w:marRight w:val="0"/>
          <w:marTop w:val="0"/>
          <w:marBottom w:val="0"/>
          <w:divBdr>
            <w:top w:val="none" w:sz="0" w:space="0" w:color="auto"/>
            <w:left w:val="none" w:sz="0" w:space="0" w:color="auto"/>
            <w:bottom w:val="none" w:sz="0" w:space="0" w:color="auto"/>
            <w:right w:val="none" w:sz="0" w:space="0" w:color="auto"/>
          </w:divBdr>
        </w:div>
        <w:div w:id="1355351660">
          <w:marLeft w:val="640"/>
          <w:marRight w:val="0"/>
          <w:marTop w:val="0"/>
          <w:marBottom w:val="0"/>
          <w:divBdr>
            <w:top w:val="none" w:sz="0" w:space="0" w:color="auto"/>
            <w:left w:val="none" w:sz="0" w:space="0" w:color="auto"/>
            <w:bottom w:val="none" w:sz="0" w:space="0" w:color="auto"/>
            <w:right w:val="none" w:sz="0" w:space="0" w:color="auto"/>
          </w:divBdr>
        </w:div>
        <w:div w:id="1037851974">
          <w:marLeft w:val="640"/>
          <w:marRight w:val="0"/>
          <w:marTop w:val="0"/>
          <w:marBottom w:val="0"/>
          <w:divBdr>
            <w:top w:val="none" w:sz="0" w:space="0" w:color="auto"/>
            <w:left w:val="none" w:sz="0" w:space="0" w:color="auto"/>
            <w:bottom w:val="none" w:sz="0" w:space="0" w:color="auto"/>
            <w:right w:val="none" w:sz="0" w:space="0" w:color="auto"/>
          </w:divBdr>
        </w:div>
        <w:div w:id="324280873">
          <w:marLeft w:val="640"/>
          <w:marRight w:val="0"/>
          <w:marTop w:val="0"/>
          <w:marBottom w:val="0"/>
          <w:divBdr>
            <w:top w:val="none" w:sz="0" w:space="0" w:color="auto"/>
            <w:left w:val="none" w:sz="0" w:space="0" w:color="auto"/>
            <w:bottom w:val="none" w:sz="0" w:space="0" w:color="auto"/>
            <w:right w:val="none" w:sz="0" w:space="0" w:color="auto"/>
          </w:divBdr>
        </w:div>
        <w:div w:id="634021734">
          <w:marLeft w:val="640"/>
          <w:marRight w:val="0"/>
          <w:marTop w:val="0"/>
          <w:marBottom w:val="0"/>
          <w:divBdr>
            <w:top w:val="none" w:sz="0" w:space="0" w:color="auto"/>
            <w:left w:val="none" w:sz="0" w:space="0" w:color="auto"/>
            <w:bottom w:val="none" w:sz="0" w:space="0" w:color="auto"/>
            <w:right w:val="none" w:sz="0" w:space="0" w:color="auto"/>
          </w:divBdr>
        </w:div>
        <w:div w:id="1900242260">
          <w:marLeft w:val="640"/>
          <w:marRight w:val="0"/>
          <w:marTop w:val="0"/>
          <w:marBottom w:val="0"/>
          <w:divBdr>
            <w:top w:val="none" w:sz="0" w:space="0" w:color="auto"/>
            <w:left w:val="none" w:sz="0" w:space="0" w:color="auto"/>
            <w:bottom w:val="none" w:sz="0" w:space="0" w:color="auto"/>
            <w:right w:val="none" w:sz="0" w:space="0" w:color="auto"/>
          </w:divBdr>
        </w:div>
        <w:div w:id="1452750879">
          <w:marLeft w:val="640"/>
          <w:marRight w:val="0"/>
          <w:marTop w:val="0"/>
          <w:marBottom w:val="0"/>
          <w:divBdr>
            <w:top w:val="none" w:sz="0" w:space="0" w:color="auto"/>
            <w:left w:val="none" w:sz="0" w:space="0" w:color="auto"/>
            <w:bottom w:val="none" w:sz="0" w:space="0" w:color="auto"/>
            <w:right w:val="none" w:sz="0" w:space="0" w:color="auto"/>
          </w:divBdr>
        </w:div>
        <w:div w:id="2028826710">
          <w:marLeft w:val="640"/>
          <w:marRight w:val="0"/>
          <w:marTop w:val="0"/>
          <w:marBottom w:val="0"/>
          <w:divBdr>
            <w:top w:val="none" w:sz="0" w:space="0" w:color="auto"/>
            <w:left w:val="none" w:sz="0" w:space="0" w:color="auto"/>
            <w:bottom w:val="none" w:sz="0" w:space="0" w:color="auto"/>
            <w:right w:val="none" w:sz="0" w:space="0" w:color="auto"/>
          </w:divBdr>
        </w:div>
        <w:div w:id="199444073">
          <w:marLeft w:val="640"/>
          <w:marRight w:val="0"/>
          <w:marTop w:val="0"/>
          <w:marBottom w:val="0"/>
          <w:divBdr>
            <w:top w:val="none" w:sz="0" w:space="0" w:color="auto"/>
            <w:left w:val="none" w:sz="0" w:space="0" w:color="auto"/>
            <w:bottom w:val="none" w:sz="0" w:space="0" w:color="auto"/>
            <w:right w:val="none" w:sz="0" w:space="0" w:color="auto"/>
          </w:divBdr>
        </w:div>
        <w:div w:id="647901098">
          <w:marLeft w:val="640"/>
          <w:marRight w:val="0"/>
          <w:marTop w:val="0"/>
          <w:marBottom w:val="0"/>
          <w:divBdr>
            <w:top w:val="none" w:sz="0" w:space="0" w:color="auto"/>
            <w:left w:val="none" w:sz="0" w:space="0" w:color="auto"/>
            <w:bottom w:val="none" w:sz="0" w:space="0" w:color="auto"/>
            <w:right w:val="none" w:sz="0" w:space="0" w:color="auto"/>
          </w:divBdr>
        </w:div>
      </w:divsChild>
    </w:div>
    <w:div w:id="1230187767">
      <w:bodyDiv w:val="1"/>
      <w:marLeft w:val="0"/>
      <w:marRight w:val="0"/>
      <w:marTop w:val="0"/>
      <w:marBottom w:val="0"/>
      <w:divBdr>
        <w:top w:val="none" w:sz="0" w:space="0" w:color="auto"/>
        <w:left w:val="none" w:sz="0" w:space="0" w:color="auto"/>
        <w:bottom w:val="none" w:sz="0" w:space="0" w:color="auto"/>
        <w:right w:val="none" w:sz="0" w:space="0" w:color="auto"/>
      </w:divBdr>
    </w:div>
    <w:div w:id="1238445311">
      <w:bodyDiv w:val="1"/>
      <w:marLeft w:val="0"/>
      <w:marRight w:val="0"/>
      <w:marTop w:val="0"/>
      <w:marBottom w:val="0"/>
      <w:divBdr>
        <w:top w:val="none" w:sz="0" w:space="0" w:color="auto"/>
        <w:left w:val="none" w:sz="0" w:space="0" w:color="auto"/>
        <w:bottom w:val="none" w:sz="0" w:space="0" w:color="auto"/>
        <w:right w:val="none" w:sz="0" w:space="0" w:color="auto"/>
      </w:divBdr>
    </w:div>
    <w:div w:id="1239942525">
      <w:bodyDiv w:val="1"/>
      <w:marLeft w:val="0"/>
      <w:marRight w:val="0"/>
      <w:marTop w:val="0"/>
      <w:marBottom w:val="0"/>
      <w:divBdr>
        <w:top w:val="none" w:sz="0" w:space="0" w:color="auto"/>
        <w:left w:val="none" w:sz="0" w:space="0" w:color="auto"/>
        <w:bottom w:val="none" w:sz="0" w:space="0" w:color="auto"/>
        <w:right w:val="none" w:sz="0" w:space="0" w:color="auto"/>
      </w:divBdr>
    </w:div>
    <w:div w:id="1308709674">
      <w:bodyDiv w:val="1"/>
      <w:marLeft w:val="0"/>
      <w:marRight w:val="0"/>
      <w:marTop w:val="0"/>
      <w:marBottom w:val="0"/>
      <w:divBdr>
        <w:top w:val="none" w:sz="0" w:space="0" w:color="auto"/>
        <w:left w:val="none" w:sz="0" w:space="0" w:color="auto"/>
        <w:bottom w:val="none" w:sz="0" w:space="0" w:color="auto"/>
        <w:right w:val="none" w:sz="0" w:space="0" w:color="auto"/>
      </w:divBdr>
      <w:divsChild>
        <w:div w:id="2090619050">
          <w:marLeft w:val="640"/>
          <w:marRight w:val="0"/>
          <w:marTop w:val="0"/>
          <w:marBottom w:val="0"/>
          <w:divBdr>
            <w:top w:val="none" w:sz="0" w:space="0" w:color="auto"/>
            <w:left w:val="none" w:sz="0" w:space="0" w:color="auto"/>
            <w:bottom w:val="none" w:sz="0" w:space="0" w:color="auto"/>
            <w:right w:val="none" w:sz="0" w:space="0" w:color="auto"/>
          </w:divBdr>
        </w:div>
        <w:div w:id="795023723">
          <w:marLeft w:val="640"/>
          <w:marRight w:val="0"/>
          <w:marTop w:val="0"/>
          <w:marBottom w:val="0"/>
          <w:divBdr>
            <w:top w:val="none" w:sz="0" w:space="0" w:color="auto"/>
            <w:left w:val="none" w:sz="0" w:space="0" w:color="auto"/>
            <w:bottom w:val="none" w:sz="0" w:space="0" w:color="auto"/>
            <w:right w:val="none" w:sz="0" w:space="0" w:color="auto"/>
          </w:divBdr>
        </w:div>
        <w:div w:id="1847868151">
          <w:marLeft w:val="640"/>
          <w:marRight w:val="0"/>
          <w:marTop w:val="0"/>
          <w:marBottom w:val="0"/>
          <w:divBdr>
            <w:top w:val="none" w:sz="0" w:space="0" w:color="auto"/>
            <w:left w:val="none" w:sz="0" w:space="0" w:color="auto"/>
            <w:bottom w:val="none" w:sz="0" w:space="0" w:color="auto"/>
            <w:right w:val="none" w:sz="0" w:space="0" w:color="auto"/>
          </w:divBdr>
        </w:div>
        <w:div w:id="1743940395">
          <w:marLeft w:val="640"/>
          <w:marRight w:val="0"/>
          <w:marTop w:val="0"/>
          <w:marBottom w:val="0"/>
          <w:divBdr>
            <w:top w:val="none" w:sz="0" w:space="0" w:color="auto"/>
            <w:left w:val="none" w:sz="0" w:space="0" w:color="auto"/>
            <w:bottom w:val="none" w:sz="0" w:space="0" w:color="auto"/>
            <w:right w:val="none" w:sz="0" w:space="0" w:color="auto"/>
          </w:divBdr>
        </w:div>
        <w:div w:id="226231173">
          <w:marLeft w:val="640"/>
          <w:marRight w:val="0"/>
          <w:marTop w:val="0"/>
          <w:marBottom w:val="0"/>
          <w:divBdr>
            <w:top w:val="none" w:sz="0" w:space="0" w:color="auto"/>
            <w:left w:val="none" w:sz="0" w:space="0" w:color="auto"/>
            <w:bottom w:val="none" w:sz="0" w:space="0" w:color="auto"/>
            <w:right w:val="none" w:sz="0" w:space="0" w:color="auto"/>
          </w:divBdr>
        </w:div>
        <w:div w:id="1085033844">
          <w:marLeft w:val="640"/>
          <w:marRight w:val="0"/>
          <w:marTop w:val="0"/>
          <w:marBottom w:val="0"/>
          <w:divBdr>
            <w:top w:val="none" w:sz="0" w:space="0" w:color="auto"/>
            <w:left w:val="none" w:sz="0" w:space="0" w:color="auto"/>
            <w:bottom w:val="none" w:sz="0" w:space="0" w:color="auto"/>
            <w:right w:val="none" w:sz="0" w:space="0" w:color="auto"/>
          </w:divBdr>
        </w:div>
        <w:div w:id="1973637719">
          <w:marLeft w:val="640"/>
          <w:marRight w:val="0"/>
          <w:marTop w:val="0"/>
          <w:marBottom w:val="0"/>
          <w:divBdr>
            <w:top w:val="none" w:sz="0" w:space="0" w:color="auto"/>
            <w:left w:val="none" w:sz="0" w:space="0" w:color="auto"/>
            <w:bottom w:val="none" w:sz="0" w:space="0" w:color="auto"/>
            <w:right w:val="none" w:sz="0" w:space="0" w:color="auto"/>
          </w:divBdr>
        </w:div>
        <w:div w:id="1492408777">
          <w:marLeft w:val="640"/>
          <w:marRight w:val="0"/>
          <w:marTop w:val="0"/>
          <w:marBottom w:val="0"/>
          <w:divBdr>
            <w:top w:val="none" w:sz="0" w:space="0" w:color="auto"/>
            <w:left w:val="none" w:sz="0" w:space="0" w:color="auto"/>
            <w:bottom w:val="none" w:sz="0" w:space="0" w:color="auto"/>
            <w:right w:val="none" w:sz="0" w:space="0" w:color="auto"/>
          </w:divBdr>
        </w:div>
        <w:div w:id="1663240364">
          <w:marLeft w:val="640"/>
          <w:marRight w:val="0"/>
          <w:marTop w:val="0"/>
          <w:marBottom w:val="0"/>
          <w:divBdr>
            <w:top w:val="none" w:sz="0" w:space="0" w:color="auto"/>
            <w:left w:val="none" w:sz="0" w:space="0" w:color="auto"/>
            <w:bottom w:val="none" w:sz="0" w:space="0" w:color="auto"/>
            <w:right w:val="none" w:sz="0" w:space="0" w:color="auto"/>
          </w:divBdr>
        </w:div>
        <w:div w:id="626350297">
          <w:marLeft w:val="640"/>
          <w:marRight w:val="0"/>
          <w:marTop w:val="0"/>
          <w:marBottom w:val="0"/>
          <w:divBdr>
            <w:top w:val="none" w:sz="0" w:space="0" w:color="auto"/>
            <w:left w:val="none" w:sz="0" w:space="0" w:color="auto"/>
            <w:bottom w:val="none" w:sz="0" w:space="0" w:color="auto"/>
            <w:right w:val="none" w:sz="0" w:space="0" w:color="auto"/>
          </w:divBdr>
        </w:div>
        <w:div w:id="263804566">
          <w:marLeft w:val="640"/>
          <w:marRight w:val="0"/>
          <w:marTop w:val="0"/>
          <w:marBottom w:val="0"/>
          <w:divBdr>
            <w:top w:val="none" w:sz="0" w:space="0" w:color="auto"/>
            <w:left w:val="none" w:sz="0" w:space="0" w:color="auto"/>
            <w:bottom w:val="none" w:sz="0" w:space="0" w:color="auto"/>
            <w:right w:val="none" w:sz="0" w:space="0" w:color="auto"/>
          </w:divBdr>
        </w:div>
        <w:div w:id="1472597253">
          <w:marLeft w:val="640"/>
          <w:marRight w:val="0"/>
          <w:marTop w:val="0"/>
          <w:marBottom w:val="0"/>
          <w:divBdr>
            <w:top w:val="none" w:sz="0" w:space="0" w:color="auto"/>
            <w:left w:val="none" w:sz="0" w:space="0" w:color="auto"/>
            <w:bottom w:val="none" w:sz="0" w:space="0" w:color="auto"/>
            <w:right w:val="none" w:sz="0" w:space="0" w:color="auto"/>
          </w:divBdr>
        </w:div>
        <w:div w:id="1541548640">
          <w:marLeft w:val="640"/>
          <w:marRight w:val="0"/>
          <w:marTop w:val="0"/>
          <w:marBottom w:val="0"/>
          <w:divBdr>
            <w:top w:val="none" w:sz="0" w:space="0" w:color="auto"/>
            <w:left w:val="none" w:sz="0" w:space="0" w:color="auto"/>
            <w:bottom w:val="none" w:sz="0" w:space="0" w:color="auto"/>
            <w:right w:val="none" w:sz="0" w:space="0" w:color="auto"/>
          </w:divBdr>
        </w:div>
        <w:div w:id="814565841">
          <w:marLeft w:val="640"/>
          <w:marRight w:val="0"/>
          <w:marTop w:val="0"/>
          <w:marBottom w:val="0"/>
          <w:divBdr>
            <w:top w:val="none" w:sz="0" w:space="0" w:color="auto"/>
            <w:left w:val="none" w:sz="0" w:space="0" w:color="auto"/>
            <w:bottom w:val="none" w:sz="0" w:space="0" w:color="auto"/>
            <w:right w:val="none" w:sz="0" w:space="0" w:color="auto"/>
          </w:divBdr>
        </w:div>
        <w:div w:id="1895237411">
          <w:marLeft w:val="640"/>
          <w:marRight w:val="0"/>
          <w:marTop w:val="0"/>
          <w:marBottom w:val="0"/>
          <w:divBdr>
            <w:top w:val="none" w:sz="0" w:space="0" w:color="auto"/>
            <w:left w:val="none" w:sz="0" w:space="0" w:color="auto"/>
            <w:bottom w:val="none" w:sz="0" w:space="0" w:color="auto"/>
            <w:right w:val="none" w:sz="0" w:space="0" w:color="auto"/>
          </w:divBdr>
        </w:div>
        <w:div w:id="1406803296">
          <w:marLeft w:val="640"/>
          <w:marRight w:val="0"/>
          <w:marTop w:val="0"/>
          <w:marBottom w:val="0"/>
          <w:divBdr>
            <w:top w:val="none" w:sz="0" w:space="0" w:color="auto"/>
            <w:left w:val="none" w:sz="0" w:space="0" w:color="auto"/>
            <w:bottom w:val="none" w:sz="0" w:space="0" w:color="auto"/>
            <w:right w:val="none" w:sz="0" w:space="0" w:color="auto"/>
          </w:divBdr>
        </w:div>
        <w:div w:id="1678069577">
          <w:marLeft w:val="640"/>
          <w:marRight w:val="0"/>
          <w:marTop w:val="0"/>
          <w:marBottom w:val="0"/>
          <w:divBdr>
            <w:top w:val="none" w:sz="0" w:space="0" w:color="auto"/>
            <w:left w:val="none" w:sz="0" w:space="0" w:color="auto"/>
            <w:bottom w:val="none" w:sz="0" w:space="0" w:color="auto"/>
            <w:right w:val="none" w:sz="0" w:space="0" w:color="auto"/>
          </w:divBdr>
        </w:div>
        <w:div w:id="1313948195">
          <w:marLeft w:val="640"/>
          <w:marRight w:val="0"/>
          <w:marTop w:val="0"/>
          <w:marBottom w:val="0"/>
          <w:divBdr>
            <w:top w:val="none" w:sz="0" w:space="0" w:color="auto"/>
            <w:left w:val="none" w:sz="0" w:space="0" w:color="auto"/>
            <w:bottom w:val="none" w:sz="0" w:space="0" w:color="auto"/>
            <w:right w:val="none" w:sz="0" w:space="0" w:color="auto"/>
          </w:divBdr>
        </w:div>
        <w:div w:id="1469326245">
          <w:marLeft w:val="640"/>
          <w:marRight w:val="0"/>
          <w:marTop w:val="0"/>
          <w:marBottom w:val="0"/>
          <w:divBdr>
            <w:top w:val="none" w:sz="0" w:space="0" w:color="auto"/>
            <w:left w:val="none" w:sz="0" w:space="0" w:color="auto"/>
            <w:bottom w:val="none" w:sz="0" w:space="0" w:color="auto"/>
            <w:right w:val="none" w:sz="0" w:space="0" w:color="auto"/>
          </w:divBdr>
        </w:div>
      </w:divsChild>
    </w:div>
    <w:div w:id="1337461098">
      <w:bodyDiv w:val="1"/>
      <w:marLeft w:val="0"/>
      <w:marRight w:val="0"/>
      <w:marTop w:val="0"/>
      <w:marBottom w:val="0"/>
      <w:divBdr>
        <w:top w:val="none" w:sz="0" w:space="0" w:color="auto"/>
        <w:left w:val="none" w:sz="0" w:space="0" w:color="auto"/>
        <w:bottom w:val="none" w:sz="0" w:space="0" w:color="auto"/>
        <w:right w:val="none" w:sz="0" w:space="0" w:color="auto"/>
      </w:divBdr>
      <w:divsChild>
        <w:div w:id="1806895328">
          <w:marLeft w:val="640"/>
          <w:marRight w:val="0"/>
          <w:marTop w:val="0"/>
          <w:marBottom w:val="0"/>
          <w:divBdr>
            <w:top w:val="none" w:sz="0" w:space="0" w:color="auto"/>
            <w:left w:val="none" w:sz="0" w:space="0" w:color="auto"/>
            <w:bottom w:val="none" w:sz="0" w:space="0" w:color="auto"/>
            <w:right w:val="none" w:sz="0" w:space="0" w:color="auto"/>
          </w:divBdr>
        </w:div>
        <w:div w:id="1382941408">
          <w:marLeft w:val="640"/>
          <w:marRight w:val="0"/>
          <w:marTop w:val="0"/>
          <w:marBottom w:val="0"/>
          <w:divBdr>
            <w:top w:val="none" w:sz="0" w:space="0" w:color="auto"/>
            <w:left w:val="none" w:sz="0" w:space="0" w:color="auto"/>
            <w:bottom w:val="none" w:sz="0" w:space="0" w:color="auto"/>
            <w:right w:val="none" w:sz="0" w:space="0" w:color="auto"/>
          </w:divBdr>
        </w:div>
        <w:div w:id="877547678">
          <w:marLeft w:val="640"/>
          <w:marRight w:val="0"/>
          <w:marTop w:val="0"/>
          <w:marBottom w:val="0"/>
          <w:divBdr>
            <w:top w:val="none" w:sz="0" w:space="0" w:color="auto"/>
            <w:left w:val="none" w:sz="0" w:space="0" w:color="auto"/>
            <w:bottom w:val="none" w:sz="0" w:space="0" w:color="auto"/>
            <w:right w:val="none" w:sz="0" w:space="0" w:color="auto"/>
          </w:divBdr>
        </w:div>
        <w:div w:id="1923490184">
          <w:marLeft w:val="640"/>
          <w:marRight w:val="0"/>
          <w:marTop w:val="0"/>
          <w:marBottom w:val="0"/>
          <w:divBdr>
            <w:top w:val="none" w:sz="0" w:space="0" w:color="auto"/>
            <w:left w:val="none" w:sz="0" w:space="0" w:color="auto"/>
            <w:bottom w:val="none" w:sz="0" w:space="0" w:color="auto"/>
            <w:right w:val="none" w:sz="0" w:space="0" w:color="auto"/>
          </w:divBdr>
        </w:div>
        <w:div w:id="108477593">
          <w:marLeft w:val="640"/>
          <w:marRight w:val="0"/>
          <w:marTop w:val="0"/>
          <w:marBottom w:val="0"/>
          <w:divBdr>
            <w:top w:val="none" w:sz="0" w:space="0" w:color="auto"/>
            <w:left w:val="none" w:sz="0" w:space="0" w:color="auto"/>
            <w:bottom w:val="none" w:sz="0" w:space="0" w:color="auto"/>
            <w:right w:val="none" w:sz="0" w:space="0" w:color="auto"/>
          </w:divBdr>
        </w:div>
        <w:div w:id="869226090">
          <w:marLeft w:val="640"/>
          <w:marRight w:val="0"/>
          <w:marTop w:val="0"/>
          <w:marBottom w:val="0"/>
          <w:divBdr>
            <w:top w:val="none" w:sz="0" w:space="0" w:color="auto"/>
            <w:left w:val="none" w:sz="0" w:space="0" w:color="auto"/>
            <w:bottom w:val="none" w:sz="0" w:space="0" w:color="auto"/>
            <w:right w:val="none" w:sz="0" w:space="0" w:color="auto"/>
          </w:divBdr>
        </w:div>
        <w:div w:id="1057431098">
          <w:marLeft w:val="640"/>
          <w:marRight w:val="0"/>
          <w:marTop w:val="0"/>
          <w:marBottom w:val="0"/>
          <w:divBdr>
            <w:top w:val="none" w:sz="0" w:space="0" w:color="auto"/>
            <w:left w:val="none" w:sz="0" w:space="0" w:color="auto"/>
            <w:bottom w:val="none" w:sz="0" w:space="0" w:color="auto"/>
            <w:right w:val="none" w:sz="0" w:space="0" w:color="auto"/>
          </w:divBdr>
        </w:div>
        <w:div w:id="586186115">
          <w:marLeft w:val="640"/>
          <w:marRight w:val="0"/>
          <w:marTop w:val="0"/>
          <w:marBottom w:val="0"/>
          <w:divBdr>
            <w:top w:val="none" w:sz="0" w:space="0" w:color="auto"/>
            <w:left w:val="none" w:sz="0" w:space="0" w:color="auto"/>
            <w:bottom w:val="none" w:sz="0" w:space="0" w:color="auto"/>
            <w:right w:val="none" w:sz="0" w:space="0" w:color="auto"/>
          </w:divBdr>
        </w:div>
        <w:div w:id="1088117024">
          <w:marLeft w:val="640"/>
          <w:marRight w:val="0"/>
          <w:marTop w:val="0"/>
          <w:marBottom w:val="0"/>
          <w:divBdr>
            <w:top w:val="none" w:sz="0" w:space="0" w:color="auto"/>
            <w:left w:val="none" w:sz="0" w:space="0" w:color="auto"/>
            <w:bottom w:val="none" w:sz="0" w:space="0" w:color="auto"/>
            <w:right w:val="none" w:sz="0" w:space="0" w:color="auto"/>
          </w:divBdr>
        </w:div>
        <w:div w:id="57944071">
          <w:marLeft w:val="640"/>
          <w:marRight w:val="0"/>
          <w:marTop w:val="0"/>
          <w:marBottom w:val="0"/>
          <w:divBdr>
            <w:top w:val="none" w:sz="0" w:space="0" w:color="auto"/>
            <w:left w:val="none" w:sz="0" w:space="0" w:color="auto"/>
            <w:bottom w:val="none" w:sz="0" w:space="0" w:color="auto"/>
            <w:right w:val="none" w:sz="0" w:space="0" w:color="auto"/>
          </w:divBdr>
        </w:div>
        <w:div w:id="230121847">
          <w:marLeft w:val="640"/>
          <w:marRight w:val="0"/>
          <w:marTop w:val="0"/>
          <w:marBottom w:val="0"/>
          <w:divBdr>
            <w:top w:val="none" w:sz="0" w:space="0" w:color="auto"/>
            <w:left w:val="none" w:sz="0" w:space="0" w:color="auto"/>
            <w:bottom w:val="none" w:sz="0" w:space="0" w:color="auto"/>
            <w:right w:val="none" w:sz="0" w:space="0" w:color="auto"/>
          </w:divBdr>
        </w:div>
        <w:div w:id="621574012">
          <w:marLeft w:val="640"/>
          <w:marRight w:val="0"/>
          <w:marTop w:val="0"/>
          <w:marBottom w:val="0"/>
          <w:divBdr>
            <w:top w:val="none" w:sz="0" w:space="0" w:color="auto"/>
            <w:left w:val="none" w:sz="0" w:space="0" w:color="auto"/>
            <w:bottom w:val="none" w:sz="0" w:space="0" w:color="auto"/>
            <w:right w:val="none" w:sz="0" w:space="0" w:color="auto"/>
          </w:divBdr>
        </w:div>
        <w:div w:id="1652252969">
          <w:marLeft w:val="640"/>
          <w:marRight w:val="0"/>
          <w:marTop w:val="0"/>
          <w:marBottom w:val="0"/>
          <w:divBdr>
            <w:top w:val="none" w:sz="0" w:space="0" w:color="auto"/>
            <w:left w:val="none" w:sz="0" w:space="0" w:color="auto"/>
            <w:bottom w:val="none" w:sz="0" w:space="0" w:color="auto"/>
            <w:right w:val="none" w:sz="0" w:space="0" w:color="auto"/>
          </w:divBdr>
        </w:div>
        <w:div w:id="683440248">
          <w:marLeft w:val="640"/>
          <w:marRight w:val="0"/>
          <w:marTop w:val="0"/>
          <w:marBottom w:val="0"/>
          <w:divBdr>
            <w:top w:val="none" w:sz="0" w:space="0" w:color="auto"/>
            <w:left w:val="none" w:sz="0" w:space="0" w:color="auto"/>
            <w:bottom w:val="none" w:sz="0" w:space="0" w:color="auto"/>
            <w:right w:val="none" w:sz="0" w:space="0" w:color="auto"/>
          </w:divBdr>
        </w:div>
        <w:div w:id="58556134">
          <w:marLeft w:val="640"/>
          <w:marRight w:val="0"/>
          <w:marTop w:val="0"/>
          <w:marBottom w:val="0"/>
          <w:divBdr>
            <w:top w:val="none" w:sz="0" w:space="0" w:color="auto"/>
            <w:left w:val="none" w:sz="0" w:space="0" w:color="auto"/>
            <w:bottom w:val="none" w:sz="0" w:space="0" w:color="auto"/>
            <w:right w:val="none" w:sz="0" w:space="0" w:color="auto"/>
          </w:divBdr>
        </w:div>
        <w:div w:id="691880854">
          <w:marLeft w:val="640"/>
          <w:marRight w:val="0"/>
          <w:marTop w:val="0"/>
          <w:marBottom w:val="0"/>
          <w:divBdr>
            <w:top w:val="none" w:sz="0" w:space="0" w:color="auto"/>
            <w:left w:val="none" w:sz="0" w:space="0" w:color="auto"/>
            <w:bottom w:val="none" w:sz="0" w:space="0" w:color="auto"/>
            <w:right w:val="none" w:sz="0" w:space="0" w:color="auto"/>
          </w:divBdr>
        </w:div>
        <w:div w:id="668484479">
          <w:marLeft w:val="640"/>
          <w:marRight w:val="0"/>
          <w:marTop w:val="0"/>
          <w:marBottom w:val="0"/>
          <w:divBdr>
            <w:top w:val="none" w:sz="0" w:space="0" w:color="auto"/>
            <w:left w:val="none" w:sz="0" w:space="0" w:color="auto"/>
            <w:bottom w:val="none" w:sz="0" w:space="0" w:color="auto"/>
            <w:right w:val="none" w:sz="0" w:space="0" w:color="auto"/>
          </w:divBdr>
        </w:div>
        <w:div w:id="1500074801">
          <w:marLeft w:val="640"/>
          <w:marRight w:val="0"/>
          <w:marTop w:val="0"/>
          <w:marBottom w:val="0"/>
          <w:divBdr>
            <w:top w:val="none" w:sz="0" w:space="0" w:color="auto"/>
            <w:left w:val="none" w:sz="0" w:space="0" w:color="auto"/>
            <w:bottom w:val="none" w:sz="0" w:space="0" w:color="auto"/>
            <w:right w:val="none" w:sz="0" w:space="0" w:color="auto"/>
          </w:divBdr>
        </w:div>
      </w:divsChild>
    </w:div>
    <w:div w:id="1341469217">
      <w:bodyDiv w:val="1"/>
      <w:marLeft w:val="0"/>
      <w:marRight w:val="0"/>
      <w:marTop w:val="0"/>
      <w:marBottom w:val="0"/>
      <w:divBdr>
        <w:top w:val="none" w:sz="0" w:space="0" w:color="auto"/>
        <w:left w:val="none" w:sz="0" w:space="0" w:color="auto"/>
        <w:bottom w:val="none" w:sz="0" w:space="0" w:color="auto"/>
        <w:right w:val="none" w:sz="0" w:space="0" w:color="auto"/>
      </w:divBdr>
    </w:div>
    <w:div w:id="1361249149">
      <w:bodyDiv w:val="1"/>
      <w:marLeft w:val="0"/>
      <w:marRight w:val="0"/>
      <w:marTop w:val="0"/>
      <w:marBottom w:val="0"/>
      <w:divBdr>
        <w:top w:val="none" w:sz="0" w:space="0" w:color="auto"/>
        <w:left w:val="none" w:sz="0" w:space="0" w:color="auto"/>
        <w:bottom w:val="none" w:sz="0" w:space="0" w:color="auto"/>
        <w:right w:val="none" w:sz="0" w:space="0" w:color="auto"/>
      </w:divBdr>
    </w:div>
    <w:div w:id="1414278697">
      <w:bodyDiv w:val="1"/>
      <w:marLeft w:val="0"/>
      <w:marRight w:val="0"/>
      <w:marTop w:val="0"/>
      <w:marBottom w:val="0"/>
      <w:divBdr>
        <w:top w:val="none" w:sz="0" w:space="0" w:color="auto"/>
        <w:left w:val="none" w:sz="0" w:space="0" w:color="auto"/>
        <w:bottom w:val="none" w:sz="0" w:space="0" w:color="auto"/>
        <w:right w:val="none" w:sz="0" w:space="0" w:color="auto"/>
      </w:divBdr>
    </w:div>
    <w:div w:id="1416626546">
      <w:bodyDiv w:val="1"/>
      <w:marLeft w:val="0"/>
      <w:marRight w:val="0"/>
      <w:marTop w:val="0"/>
      <w:marBottom w:val="0"/>
      <w:divBdr>
        <w:top w:val="none" w:sz="0" w:space="0" w:color="auto"/>
        <w:left w:val="none" w:sz="0" w:space="0" w:color="auto"/>
        <w:bottom w:val="none" w:sz="0" w:space="0" w:color="auto"/>
        <w:right w:val="none" w:sz="0" w:space="0" w:color="auto"/>
      </w:divBdr>
    </w:div>
    <w:div w:id="1424063261">
      <w:bodyDiv w:val="1"/>
      <w:marLeft w:val="0"/>
      <w:marRight w:val="0"/>
      <w:marTop w:val="0"/>
      <w:marBottom w:val="0"/>
      <w:divBdr>
        <w:top w:val="none" w:sz="0" w:space="0" w:color="auto"/>
        <w:left w:val="none" w:sz="0" w:space="0" w:color="auto"/>
        <w:bottom w:val="none" w:sz="0" w:space="0" w:color="auto"/>
        <w:right w:val="none" w:sz="0" w:space="0" w:color="auto"/>
      </w:divBdr>
    </w:div>
    <w:div w:id="1427464382">
      <w:bodyDiv w:val="1"/>
      <w:marLeft w:val="0"/>
      <w:marRight w:val="0"/>
      <w:marTop w:val="0"/>
      <w:marBottom w:val="0"/>
      <w:divBdr>
        <w:top w:val="none" w:sz="0" w:space="0" w:color="auto"/>
        <w:left w:val="none" w:sz="0" w:space="0" w:color="auto"/>
        <w:bottom w:val="none" w:sz="0" w:space="0" w:color="auto"/>
        <w:right w:val="none" w:sz="0" w:space="0" w:color="auto"/>
      </w:divBdr>
      <w:divsChild>
        <w:div w:id="845242814">
          <w:marLeft w:val="640"/>
          <w:marRight w:val="0"/>
          <w:marTop w:val="0"/>
          <w:marBottom w:val="0"/>
          <w:divBdr>
            <w:top w:val="none" w:sz="0" w:space="0" w:color="auto"/>
            <w:left w:val="none" w:sz="0" w:space="0" w:color="auto"/>
            <w:bottom w:val="none" w:sz="0" w:space="0" w:color="auto"/>
            <w:right w:val="none" w:sz="0" w:space="0" w:color="auto"/>
          </w:divBdr>
        </w:div>
        <w:div w:id="1400208302">
          <w:marLeft w:val="640"/>
          <w:marRight w:val="0"/>
          <w:marTop w:val="0"/>
          <w:marBottom w:val="0"/>
          <w:divBdr>
            <w:top w:val="none" w:sz="0" w:space="0" w:color="auto"/>
            <w:left w:val="none" w:sz="0" w:space="0" w:color="auto"/>
            <w:bottom w:val="none" w:sz="0" w:space="0" w:color="auto"/>
            <w:right w:val="none" w:sz="0" w:space="0" w:color="auto"/>
          </w:divBdr>
        </w:div>
        <w:div w:id="1655571206">
          <w:marLeft w:val="640"/>
          <w:marRight w:val="0"/>
          <w:marTop w:val="0"/>
          <w:marBottom w:val="0"/>
          <w:divBdr>
            <w:top w:val="none" w:sz="0" w:space="0" w:color="auto"/>
            <w:left w:val="none" w:sz="0" w:space="0" w:color="auto"/>
            <w:bottom w:val="none" w:sz="0" w:space="0" w:color="auto"/>
            <w:right w:val="none" w:sz="0" w:space="0" w:color="auto"/>
          </w:divBdr>
        </w:div>
        <w:div w:id="1429615687">
          <w:marLeft w:val="640"/>
          <w:marRight w:val="0"/>
          <w:marTop w:val="0"/>
          <w:marBottom w:val="0"/>
          <w:divBdr>
            <w:top w:val="none" w:sz="0" w:space="0" w:color="auto"/>
            <w:left w:val="none" w:sz="0" w:space="0" w:color="auto"/>
            <w:bottom w:val="none" w:sz="0" w:space="0" w:color="auto"/>
            <w:right w:val="none" w:sz="0" w:space="0" w:color="auto"/>
          </w:divBdr>
        </w:div>
        <w:div w:id="960844606">
          <w:marLeft w:val="640"/>
          <w:marRight w:val="0"/>
          <w:marTop w:val="0"/>
          <w:marBottom w:val="0"/>
          <w:divBdr>
            <w:top w:val="none" w:sz="0" w:space="0" w:color="auto"/>
            <w:left w:val="none" w:sz="0" w:space="0" w:color="auto"/>
            <w:bottom w:val="none" w:sz="0" w:space="0" w:color="auto"/>
            <w:right w:val="none" w:sz="0" w:space="0" w:color="auto"/>
          </w:divBdr>
        </w:div>
        <w:div w:id="1011185068">
          <w:marLeft w:val="640"/>
          <w:marRight w:val="0"/>
          <w:marTop w:val="0"/>
          <w:marBottom w:val="0"/>
          <w:divBdr>
            <w:top w:val="none" w:sz="0" w:space="0" w:color="auto"/>
            <w:left w:val="none" w:sz="0" w:space="0" w:color="auto"/>
            <w:bottom w:val="none" w:sz="0" w:space="0" w:color="auto"/>
            <w:right w:val="none" w:sz="0" w:space="0" w:color="auto"/>
          </w:divBdr>
        </w:div>
        <w:div w:id="1360080964">
          <w:marLeft w:val="640"/>
          <w:marRight w:val="0"/>
          <w:marTop w:val="0"/>
          <w:marBottom w:val="0"/>
          <w:divBdr>
            <w:top w:val="none" w:sz="0" w:space="0" w:color="auto"/>
            <w:left w:val="none" w:sz="0" w:space="0" w:color="auto"/>
            <w:bottom w:val="none" w:sz="0" w:space="0" w:color="auto"/>
            <w:right w:val="none" w:sz="0" w:space="0" w:color="auto"/>
          </w:divBdr>
        </w:div>
        <w:div w:id="1835221670">
          <w:marLeft w:val="640"/>
          <w:marRight w:val="0"/>
          <w:marTop w:val="0"/>
          <w:marBottom w:val="0"/>
          <w:divBdr>
            <w:top w:val="none" w:sz="0" w:space="0" w:color="auto"/>
            <w:left w:val="none" w:sz="0" w:space="0" w:color="auto"/>
            <w:bottom w:val="none" w:sz="0" w:space="0" w:color="auto"/>
            <w:right w:val="none" w:sz="0" w:space="0" w:color="auto"/>
          </w:divBdr>
        </w:div>
        <w:div w:id="1671323761">
          <w:marLeft w:val="640"/>
          <w:marRight w:val="0"/>
          <w:marTop w:val="0"/>
          <w:marBottom w:val="0"/>
          <w:divBdr>
            <w:top w:val="none" w:sz="0" w:space="0" w:color="auto"/>
            <w:left w:val="none" w:sz="0" w:space="0" w:color="auto"/>
            <w:bottom w:val="none" w:sz="0" w:space="0" w:color="auto"/>
            <w:right w:val="none" w:sz="0" w:space="0" w:color="auto"/>
          </w:divBdr>
        </w:div>
        <w:div w:id="639846640">
          <w:marLeft w:val="640"/>
          <w:marRight w:val="0"/>
          <w:marTop w:val="0"/>
          <w:marBottom w:val="0"/>
          <w:divBdr>
            <w:top w:val="none" w:sz="0" w:space="0" w:color="auto"/>
            <w:left w:val="none" w:sz="0" w:space="0" w:color="auto"/>
            <w:bottom w:val="none" w:sz="0" w:space="0" w:color="auto"/>
            <w:right w:val="none" w:sz="0" w:space="0" w:color="auto"/>
          </w:divBdr>
        </w:div>
        <w:div w:id="445546454">
          <w:marLeft w:val="640"/>
          <w:marRight w:val="0"/>
          <w:marTop w:val="0"/>
          <w:marBottom w:val="0"/>
          <w:divBdr>
            <w:top w:val="none" w:sz="0" w:space="0" w:color="auto"/>
            <w:left w:val="none" w:sz="0" w:space="0" w:color="auto"/>
            <w:bottom w:val="none" w:sz="0" w:space="0" w:color="auto"/>
            <w:right w:val="none" w:sz="0" w:space="0" w:color="auto"/>
          </w:divBdr>
        </w:div>
        <w:div w:id="1879509663">
          <w:marLeft w:val="640"/>
          <w:marRight w:val="0"/>
          <w:marTop w:val="0"/>
          <w:marBottom w:val="0"/>
          <w:divBdr>
            <w:top w:val="none" w:sz="0" w:space="0" w:color="auto"/>
            <w:left w:val="none" w:sz="0" w:space="0" w:color="auto"/>
            <w:bottom w:val="none" w:sz="0" w:space="0" w:color="auto"/>
            <w:right w:val="none" w:sz="0" w:space="0" w:color="auto"/>
          </w:divBdr>
        </w:div>
        <w:div w:id="1215392153">
          <w:marLeft w:val="640"/>
          <w:marRight w:val="0"/>
          <w:marTop w:val="0"/>
          <w:marBottom w:val="0"/>
          <w:divBdr>
            <w:top w:val="none" w:sz="0" w:space="0" w:color="auto"/>
            <w:left w:val="none" w:sz="0" w:space="0" w:color="auto"/>
            <w:bottom w:val="none" w:sz="0" w:space="0" w:color="auto"/>
            <w:right w:val="none" w:sz="0" w:space="0" w:color="auto"/>
          </w:divBdr>
        </w:div>
        <w:div w:id="1209999965">
          <w:marLeft w:val="640"/>
          <w:marRight w:val="0"/>
          <w:marTop w:val="0"/>
          <w:marBottom w:val="0"/>
          <w:divBdr>
            <w:top w:val="none" w:sz="0" w:space="0" w:color="auto"/>
            <w:left w:val="none" w:sz="0" w:space="0" w:color="auto"/>
            <w:bottom w:val="none" w:sz="0" w:space="0" w:color="auto"/>
            <w:right w:val="none" w:sz="0" w:space="0" w:color="auto"/>
          </w:divBdr>
        </w:div>
        <w:div w:id="479345618">
          <w:marLeft w:val="640"/>
          <w:marRight w:val="0"/>
          <w:marTop w:val="0"/>
          <w:marBottom w:val="0"/>
          <w:divBdr>
            <w:top w:val="none" w:sz="0" w:space="0" w:color="auto"/>
            <w:left w:val="none" w:sz="0" w:space="0" w:color="auto"/>
            <w:bottom w:val="none" w:sz="0" w:space="0" w:color="auto"/>
            <w:right w:val="none" w:sz="0" w:space="0" w:color="auto"/>
          </w:divBdr>
        </w:div>
        <w:div w:id="370811372">
          <w:marLeft w:val="640"/>
          <w:marRight w:val="0"/>
          <w:marTop w:val="0"/>
          <w:marBottom w:val="0"/>
          <w:divBdr>
            <w:top w:val="none" w:sz="0" w:space="0" w:color="auto"/>
            <w:left w:val="none" w:sz="0" w:space="0" w:color="auto"/>
            <w:bottom w:val="none" w:sz="0" w:space="0" w:color="auto"/>
            <w:right w:val="none" w:sz="0" w:space="0" w:color="auto"/>
          </w:divBdr>
        </w:div>
        <w:div w:id="898587933">
          <w:marLeft w:val="640"/>
          <w:marRight w:val="0"/>
          <w:marTop w:val="0"/>
          <w:marBottom w:val="0"/>
          <w:divBdr>
            <w:top w:val="none" w:sz="0" w:space="0" w:color="auto"/>
            <w:left w:val="none" w:sz="0" w:space="0" w:color="auto"/>
            <w:bottom w:val="none" w:sz="0" w:space="0" w:color="auto"/>
            <w:right w:val="none" w:sz="0" w:space="0" w:color="auto"/>
          </w:divBdr>
        </w:div>
        <w:div w:id="2032603179">
          <w:marLeft w:val="640"/>
          <w:marRight w:val="0"/>
          <w:marTop w:val="0"/>
          <w:marBottom w:val="0"/>
          <w:divBdr>
            <w:top w:val="none" w:sz="0" w:space="0" w:color="auto"/>
            <w:left w:val="none" w:sz="0" w:space="0" w:color="auto"/>
            <w:bottom w:val="none" w:sz="0" w:space="0" w:color="auto"/>
            <w:right w:val="none" w:sz="0" w:space="0" w:color="auto"/>
          </w:divBdr>
        </w:div>
        <w:div w:id="546647454">
          <w:marLeft w:val="640"/>
          <w:marRight w:val="0"/>
          <w:marTop w:val="0"/>
          <w:marBottom w:val="0"/>
          <w:divBdr>
            <w:top w:val="none" w:sz="0" w:space="0" w:color="auto"/>
            <w:left w:val="none" w:sz="0" w:space="0" w:color="auto"/>
            <w:bottom w:val="none" w:sz="0" w:space="0" w:color="auto"/>
            <w:right w:val="none" w:sz="0" w:space="0" w:color="auto"/>
          </w:divBdr>
        </w:div>
      </w:divsChild>
    </w:div>
    <w:div w:id="1440834826">
      <w:bodyDiv w:val="1"/>
      <w:marLeft w:val="0"/>
      <w:marRight w:val="0"/>
      <w:marTop w:val="0"/>
      <w:marBottom w:val="0"/>
      <w:divBdr>
        <w:top w:val="none" w:sz="0" w:space="0" w:color="auto"/>
        <w:left w:val="none" w:sz="0" w:space="0" w:color="auto"/>
        <w:bottom w:val="none" w:sz="0" w:space="0" w:color="auto"/>
        <w:right w:val="none" w:sz="0" w:space="0" w:color="auto"/>
      </w:divBdr>
      <w:divsChild>
        <w:div w:id="900094160">
          <w:marLeft w:val="640"/>
          <w:marRight w:val="0"/>
          <w:marTop w:val="0"/>
          <w:marBottom w:val="0"/>
          <w:divBdr>
            <w:top w:val="none" w:sz="0" w:space="0" w:color="auto"/>
            <w:left w:val="none" w:sz="0" w:space="0" w:color="auto"/>
            <w:bottom w:val="none" w:sz="0" w:space="0" w:color="auto"/>
            <w:right w:val="none" w:sz="0" w:space="0" w:color="auto"/>
          </w:divBdr>
        </w:div>
        <w:div w:id="1784184271">
          <w:marLeft w:val="640"/>
          <w:marRight w:val="0"/>
          <w:marTop w:val="0"/>
          <w:marBottom w:val="0"/>
          <w:divBdr>
            <w:top w:val="none" w:sz="0" w:space="0" w:color="auto"/>
            <w:left w:val="none" w:sz="0" w:space="0" w:color="auto"/>
            <w:bottom w:val="none" w:sz="0" w:space="0" w:color="auto"/>
            <w:right w:val="none" w:sz="0" w:space="0" w:color="auto"/>
          </w:divBdr>
        </w:div>
        <w:div w:id="1389260359">
          <w:marLeft w:val="640"/>
          <w:marRight w:val="0"/>
          <w:marTop w:val="0"/>
          <w:marBottom w:val="0"/>
          <w:divBdr>
            <w:top w:val="none" w:sz="0" w:space="0" w:color="auto"/>
            <w:left w:val="none" w:sz="0" w:space="0" w:color="auto"/>
            <w:bottom w:val="none" w:sz="0" w:space="0" w:color="auto"/>
            <w:right w:val="none" w:sz="0" w:space="0" w:color="auto"/>
          </w:divBdr>
        </w:div>
        <w:div w:id="1609041988">
          <w:marLeft w:val="640"/>
          <w:marRight w:val="0"/>
          <w:marTop w:val="0"/>
          <w:marBottom w:val="0"/>
          <w:divBdr>
            <w:top w:val="none" w:sz="0" w:space="0" w:color="auto"/>
            <w:left w:val="none" w:sz="0" w:space="0" w:color="auto"/>
            <w:bottom w:val="none" w:sz="0" w:space="0" w:color="auto"/>
            <w:right w:val="none" w:sz="0" w:space="0" w:color="auto"/>
          </w:divBdr>
        </w:div>
        <w:div w:id="1094205371">
          <w:marLeft w:val="640"/>
          <w:marRight w:val="0"/>
          <w:marTop w:val="0"/>
          <w:marBottom w:val="0"/>
          <w:divBdr>
            <w:top w:val="none" w:sz="0" w:space="0" w:color="auto"/>
            <w:left w:val="none" w:sz="0" w:space="0" w:color="auto"/>
            <w:bottom w:val="none" w:sz="0" w:space="0" w:color="auto"/>
            <w:right w:val="none" w:sz="0" w:space="0" w:color="auto"/>
          </w:divBdr>
        </w:div>
        <w:div w:id="1717662953">
          <w:marLeft w:val="640"/>
          <w:marRight w:val="0"/>
          <w:marTop w:val="0"/>
          <w:marBottom w:val="0"/>
          <w:divBdr>
            <w:top w:val="none" w:sz="0" w:space="0" w:color="auto"/>
            <w:left w:val="none" w:sz="0" w:space="0" w:color="auto"/>
            <w:bottom w:val="none" w:sz="0" w:space="0" w:color="auto"/>
            <w:right w:val="none" w:sz="0" w:space="0" w:color="auto"/>
          </w:divBdr>
        </w:div>
        <w:div w:id="908198850">
          <w:marLeft w:val="640"/>
          <w:marRight w:val="0"/>
          <w:marTop w:val="0"/>
          <w:marBottom w:val="0"/>
          <w:divBdr>
            <w:top w:val="none" w:sz="0" w:space="0" w:color="auto"/>
            <w:left w:val="none" w:sz="0" w:space="0" w:color="auto"/>
            <w:bottom w:val="none" w:sz="0" w:space="0" w:color="auto"/>
            <w:right w:val="none" w:sz="0" w:space="0" w:color="auto"/>
          </w:divBdr>
        </w:div>
        <w:div w:id="1452672821">
          <w:marLeft w:val="640"/>
          <w:marRight w:val="0"/>
          <w:marTop w:val="0"/>
          <w:marBottom w:val="0"/>
          <w:divBdr>
            <w:top w:val="none" w:sz="0" w:space="0" w:color="auto"/>
            <w:left w:val="none" w:sz="0" w:space="0" w:color="auto"/>
            <w:bottom w:val="none" w:sz="0" w:space="0" w:color="auto"/>
            <w:right w:val="none" w:sz="0" w:space="0" w:color="auto"/>
          </w:divBdr>
        </w:div>
        <w:div w:id="1306933885">
          <w:marLeft w:val="640"/>
          <w:marRight w:val="0"/>
          <w:marTop w:val="0"/>
          <w:marBottom w:val="0"/>
          <w:divBdr>
            <w:top w:val="none" w:sz="0" w:space="0" w:color="auto"/>
            <w:left w:val="none" w:sz="0" w:space="0" w:color="auto"/>
            <w:bottom w:val="none" w:sz="0" w:space="0" w:color="auto"/>
            <w:right w:val="none" w:sz="0" w:space="0" w:color="auto"/>
          </w:divBdr>
        </w:div>
        <w:div w:id="1485971199">
          <w:marLeft w:val="640"/>
          <w:marRight w:val="0"/>
          <w:marTop w:val="0"/>
          <w:marBottom w:val="0"/>
          <w:divBdr>
            <w:top w:val="none" w:sz="0" w:space="0" w:color="auto"/>
            <w:left w:val="none" w:sz="0" w:space="0" w:color="auto"/>
            <w:bottom w:val="none" w:sz="0" w:space="0" w:color="auto"/>
            <w:right w:val="none" w:sz="0" w:space="0" w:color="auto"/>
          </w:divBdr>
        </w:div>
      </w:divsChild>
    </w:div>
    <w:div w:id="1452822356">
      <w:bodyDiv w:val="1"/>
      <w:marLeft w:val="0"/>
      <w:marRight w:val="0"/>
      <w:marTop w:val="0"/>
      <w:marBottom w:val="0"/>
      <w:divBdr>
        <w:top w:val="none" w:sz="0" w:space="0" w:color="auto"/>
        <w:left w:val="none" w:sz="0" w:space="0" w:color="auto"/>
        <w:bottom w:val="none" w:sz="0" w:space="0" w:color="auto"/>
        <w:right w:val="none" w:sz="0" w:space="0" w:color="auto"/>
      </w:divBdr>
    </w:div>
    <w:div w:id="1495489514">
      <w:bodyDiv w:val="1"/>
      <w:marLeft w:val="0"/>
      <w:marRight w:val="0"/>
      <w:marTop w:val="0"/>
      <w:marBottom w:val="0"/>
      <w:divBdr>
        <w:top w:val="none" w:sz="0" w:space="0" w:color="auto"/>
        <w:left w:val="none" w:sz="0" w:space="0" w:color="auto"/>
        <w:bottom w:val="none" w:sz="0" w:space="0" w:color="auto"/>
        <w:right w:val="none" w:sz="0" w:space="0" w:color="auto"/>
      </w:divBdr>
      <w:divsChild>
        <w:div w:id="1220482575">
          <w:marLeft w:val="640"/>
          <w:marRight w:val="0"/>
          <w:marTop w:val="0"/>
          <w:marBottom w:val="0"/>
          <w:divBdr>
            <w:top w:val="none" w:sz="0" w:space="0" w:color="auto"/>
            <w:left w:val="none" w:sz="0" w:space="0" w:color="auto"/>
            <w:bottom w:val="none" w:sz="0" w:space="0" w:color="auto"/>
            <w:right w:val="none" w:sz="0" w:space="0" w:color="auto"/>
          </w:divBdr>
        </w:div>
        <w:div w:id="1843624276">
          <w:marLeft w:val="640"/>
          <w:marRight w:val="0"/>
          <w:marTop w:val="0"/>
          <w:marBottom w:val="0"/>
          <w:divBdr>
            <w:top w:val="none" w:sz="0" w:space="0" w:color="auto"/>
            <w:left w:val="none" w:sz="0" w:space="0" w:color="auto"/>
            <w:bottom w:val="none" w:sz="0" w:space="0" w:color="auto"/>
            <w:right w:val="none" w:sz="0" w:space="0" w:color="auto"/>
          </w:divBdr>
        </w:div>
        <w:div w:id="623194216">
          <w:marLeft w:val="640"/>
          <w:marRight w:val="0"/>
          <w:marTop w:val="0"/>
          <w:marBottom w:val="0"/>
          <w:divBdr>
            <w:top w:val="none" w:sz="0" w:space="0" w:color="auto"/>
            <w:left w:val="none" w:sz="0" w:space="0" w:color="auto"/>
            <w:bottom w:val="none" w:sz="0" w:space="0" w:color="auto"/>
            <w:right w:val="none" w:sz="0" w:space="0" w:color="auto"/>
          </w:divBdr>
        </w:div>
        <w:div w:id="1721637183">
          <w:marLeft w:val="640"/>
          <w:marRight w:val="0"/>
          <w:marTop w:val="0"/>
          <w:marBottom w:val="0"/>
          <w:divBdr>
            <w:top w:val="none" w:sz="0" w:space="0" w:color="auto"/>
            <w:left w:val="none" w:sz="0" w:space="0" w:color="auto"/>
            <w:bottom w:val="none" w:sz="0" w:space="0" w:color="auto"/>
            <w:right w:val="none" w:sz="0" w:space="0" w:color="auto"/>
          </w:divBdr>
        </w:div>
        <w:div w:id="696732569">
          <w:marLeft w:val="640"/>
          <w:marRight w:val="0"/>
          <w:marTop w:val="0"/>
          <w:marBottom w:val="0"/>
          <w:divBdr>
            <w:top w:val="none" w:sz="0" w:space="0" w:color="auto"/>
            <w:left w:val="none" w:sz="0" w:space="0" w:color="auto"/>
            <w:bottom w:val="none" w:sz="0" w:space="0" w:color="auto"/>
            <w:right w:val="none" w:sz="0" w:space="0" w:color="auto"/>
          </w:divBdr>
        </w:div>
        <w:div w:id="859701497">
          <w:marLeft w:val="640"/>
          <w:marRight w:val="0"/>
          <w:marTop w:val="0"/>
          <w:marBottom w:val="0"/>
          <w:divBdr>
            <w:top w:val="none" w:sz="0" w:space="0" w:color="auto"/>
            <w:left w:val="none" w:sz="0" w:space="0" w:color="auto"/>
            <w:bottom w:val="none" w:sz="0" w:space="0" w:color="auto"/>
            <w:right w:val="none" w:sz="0" w:space="0" w:color="auto"/>
          </w:divBdr>
        </w:div>
        <w:div w:id="2134714195">
          <w:marLeft w:val="640"/>
          <w:marRight w:val="0"/>
          <w:marTop w:val="0"/>
          <w:marBottom w:val="0"/>
          <w:divBdr>
            <w:top w:val="none" w:sz="0" w:space="0" w:color="auto"/>
            <w:left w:val="none" w:sz="0" w:space="0" w:color="auto"/>
            <w:bottom w:val="none" w:sz="0" w:space="0" w:color="auto"/>
            <w:right w:val="none" w:sz="0" w:space="0" w:color="auto"/>
          </w:divBdr>
        </w:div>
        <w:div w:id="2119133923">
          <w:marLeft w:val="640"/>
          <w:marRight w:val="0"/>
          <w:marTop w:val="0"/>
          <w:marBottom w:val="0"/>
          <w:divBdr>
            <w:top w:val="none" w:sz="0" w:space="0" w:color="auto"/>
            <w:left w:val="none" w:sz="0" w:space="0" w:color="auto"/>
            <w:bottom w:val="none" w:sz="0" w:space="0" w:color="auto"/>
            <w:right w:val="none" w:sz="0" w:space="0" w:color="auto"/>
          </w:divBdr>
        </w:div>
        <w:div w:id="1086263592">
          <w:marLeft w:val="640"/>
          <w:marRight w:val="0"/>
          <w:marTop w:val="0"/>
          <w:marBottom w:val="0"/>
          <w:divBdr>
            <w:top w:val="none" w:sz="0" w:space="0" w:color="auto"/>
            <w:left w:val="none" w:sz="0" w:space="0" w:color="auto"/>
            <w:bottom w:val="none" w:sz="0" w:space="0" w:color="auto"/>
            <w:right w:val="none" w:sz="0" w:space="0" w:color="auto"/>
          </w:divBdr>
        </w:div>
        <w:div w:id="90396853">
          <w:marLeft w:val="640"/>
          <w:marRight w:val="0"/>
          <w:marTop w:val="0"/>
          <w:marBottom w:val="0"/>
          <w:divBdr>
            <w:top w:val="none" w:sz="0" w:space="0" w:color="auto"/>
            <w:left w:val="none" w:sz="0" w:space="0" w:color="auto"/>
            <w:bottom w:val="none" w:sz="0" w:space="0" w:color="auto"/>
            <w:right w:val="none" w:sz="0" w:space="0" w:color="auto"/>
          </w:divBdr>
        </w:div>
        <w:div w:id="438066243">
          <w:marLeft w:val="640"/>
          <w:marRight w:val="0"/>
          <w:marTop w:val="0"/>
          <w:marBottom w:val="0"/>
          <w:divBdr>
            <w:top w:val="none" w:sz="0" w:space="0" w:color="auto"/>
            <w:left w:val="none" w:sz="0" w:space="0" w:color="auto"/>
            <w:bottom w:val="none" w:sz="0" w:space="0" w:color="auto"/>
            <w:right w:val="none" w:sz="0" w:space="0" w:color="auto"/>
          </w:divBdr>
        </w:div>
        <w:div w:id="1342927803">
          <w:marLeft w:val="640"/>
          <w:marRight w:val="0"/>
          <w:marTop w:val="0"/>
          <w:marBottom w:val="0"/>
          <w:divBdr>
            <w:top w:val="none" w:sz="0" w:space="0" w:color="auto"/>
            <w:left w:val="none" w:sz="0" w:space="0" w:color="auto"/>
            <w:bottom w:val="none" w:sz="0" w:space="0" w:color="auto"/>
            <w:right w:val="none" w:sz="0" w:space="0" w:color="auto"/>
          </w:divBdr>
        </w:div>
        <w:div w:id="175047743">
          <w:marLeft w:val="640"/>
          <w:marRight w:val="0"/>
          <w:marTop w:val="0"/>
          <w:marBottom w:val="0"/>
          <w:divBdr>
            <w:top w:val="none" w:sz="0" w:space="0" w:color="auto"/>
            <w:left w:val="none" w:sz="0" w:space="0" w:color="auto"/>
            <w:bottom w:val="none" w:sz="0" w:space="0" w:color="auto"/>
            <w:right w:val="none" w:sz="0" w:space="0" w:color="auto"/>
          </w:divBdr>
        </w:div>
        <w:div w:id="47000497">
          <w:marLeft w:val="640"/>
          <w:marRight w:val="0"/>
          <w:marTop w:val="0"/>
          <w:marBottom w:val="0"/>
          <w:divBdr>
            <w:top w:val="none" w:sz="0" w:space="0" w:color="auto"/>
            <w:left w:val="none" w:sz="0" w:space="0" w:color="auto"/>
            <w:bottom w:val="none" w:sz="0" w:space="0" w:color="auto"/>
            <w:right w:val="none" w:sz="0" w:space="0" w:color="auto"/>
          </w:divBdr>
        </w:div>
        <w:div w:id="453065996">
          <w:marLeft w:val="640"/>
          <w:marRight w:val="0"/>
          <w:marTop w:val="0"/>
          <w:marBottom w:val="0"/>
          <w:divBdr>
            <w:top w:val="none" w:sz="0" w:space="0" w:color="auto"/>
            <w:left w:val="none" w:sz="0" w:space="0" w:color="auto"/>
            <w:bottom w:val="none" w:sz="0" w:space="0" w:color="auto"/>
            <w:right w:val="none" w:sz="0" w:space="0" w:color="auto"/>
          </w:divBdr>
        </w:div>
        <w:div w:id="1846703443">
          <w:marLeft w:val="640"/>
          <w:marRight w:val="0"/>
          <w:marTop w:val="0"/>
          <w:marBottom w:val="0"/>
          <w:divBdr>
            <w:top w:val="none" w:sz="0" w:space="0" w:color="auto"/>
            <w:left w:val="none" w:sz="0" w:space="0" w:color="auto"/>
            <w:bottom w:val="none" w:sz="0" w:space="0" w:color="auto"/>
            <w:right w:val="none" w:sz="0" w:space="0" w:color="auto"/>
          </w:divBdr>
        </w:div>
        <w:div w:id="445656034">
          <w:marLeft w:val="640"/>
          <w:marRight w:val="0"/>
          <w:marTop w:val="0"/>
          <w:marBottom w:val="0"/>
          <w:divBdr>
            <w:top w:val="none" w:sz="0" w:space="0" w:color="auto"/>
            <w:left w:val="none" w:sz="0" w:space="0" w:color="auto"/>
            <w:bottom w:val="none" w:sz="0" w:space="0" w:color="auto"/>
            <w:right w:val="none" w:sz="0" w:space="0" w:color="auto"/>
          </w:divBdr>
        </w:div>
      </w:divsChild>
    </w:div>
    <w:div w:id="1534924611">
      <w:bodyDiv w:val="1"/>
      <w:marLeft w:val="0"/>
      <w:marRight w:val="0"/>
      <w:marTop w:val="0"/>
      <w:marBottom w:val="0"/>
      <w:divBdr>
        <w:top w:val="none" w:sz="0" w:space="0" w:color="auto"/>
        <w:left w:val="none" w:sz="0" w:space="0" w:color="auto"/>
        <w:bottom w:val="none" w:sz="0" w:space="0" w:color="auto"/>
        <w:right w:val="none" w:sz="0" w:space="0" w:color="auto"/>
      </w:divBdr>
      <w:divsChild>
        <w:div w:id="1663118619">
          <w:marLeft w:val="640"/>
          <w:marRight w:val="0"/>
          <w:marTop w:val="0"/>
          <w:marBottom w:val="0"/>
          <w:divBdr>
            <w:top w:val="none" w:sz="0" w:space="0" w:color="auto"/>
            <w:left w:val="none" w:sz="0" w:space="0" w:color="auto"/>
            <w:bottom w:val="none" w:sz="0" w:space="0" w:color="auto"/>
            <w:right w:val="none" w:sz="0" w:space="0" w:color="auto"/>
          </w:divBdr>
        </w:div>
        <w:div w:id="77218882">
          <w:marLeft w:val="640"/>
          <w:marRight w:val="0"/>
          <w:marTop w:val="0"/>
          <w:marBottom w:val="0"/>
          <w:divBdr>
            <w:top w:val="none" w:sz="0" w:space="0" w:color="auto"/>
            <w:left w:val="none" w:sz="0" w:space="0" w:color="auto"/>
            <w:bottom w:val="none" w:sz="0" w:space="0" w:color="auto"/>
            <w:right w:val="none" w:sz="0" w:space="0" w:color="auto"/>
          </w:divBdr>
        </w:div>
        <w:div w:id="726412522">
          <w:marLeft w:val="640"/>
          <w:marRight w:val="0"/>
          <w:marTop w:val="0"/>
          <w:marBottom w:val="0"/>
          <w:divBdr>
            <w:top w:val="none" w:sz="0" w:space="0" w:color="auto"/>
            <w:left w:val="none" w:sz="0" w:space="0" w:color="auto"/>
            <w:bottom w:val="none" w:sz="0" w:space="0" w:color="auto"/>
            <w:right w:val="none" w:sz="0" w:space="0" w:color="auto"/>
          </w:divBdr>
        </w:div>
        <w:div w:id="180626827">
          <w:marLeft w:val="640"/>
          <w:marRight w:val="0"/>
          <w:marTop w:val="0"/>
          <w:marBottom w:val="0"/>
          <w:divBdr>
            <w:top w:val="none" w:sz="0" w:space="0" w:color="auto"/>
            <w:left w:val="none" w:sz="0" w:space="0" w:color="auto"/>
            <w:bottom w:val="none" w:sz="0" w:space="0" w:color="auto"/>
            <w:right w:val="none" w:sz="0" w:space="0" w:color="auto"/>
          </w:divBdr>
        </w:div>
        <w:div w:id="1793210943">
          <w:marLeft w:val="640"/>
          <w:marRight w:val="0"/>
          <w:marTop w:val="0"/>
          <w:marBottom w:val="0"/>
          <w:divBdr>
            <w:top w:val="none" w:sz="0" w:space="0" w:color="auto"/>
            <w:left w:val="none" w:sz="0" w:space="0" w:color="auto"/>
            <w:bottom w:val="none" w:sz="0" w:space="0" w:color="auto"/>
            <w:right w:val="none" w:sz="0" w:space="0" w:color="auto"/>
          </w:divBdr>
        </w:div>
        <w:div w:id="1459183313">
          <w:marLeft w:val="640"/>
          <w:marRight w:val="0"/>
          <w:marTop w:val="0"/>
          <w:marBottom w:val="0"/>
          <w:divBdr>
            <w:top w:val="none" w:sz="0" w:space="0" w:color="auto"/>
            <w:left w:val="none" w:sz="0" w:space="0" w:color="auto"/>
            <w:bottom w:val="none" w:sz="0" w:space="0" w:color="auto"/>
            <w:right w:val="none" w:sz="0" w:space="0" w:color="auto"/>
          </w:divBdr>
        </w:div>
        <w:div w:id="2114393263">
          <w:marLeft w:val="640"/>
          <w:marRight w:val="0"/>
          <w:marTop w:val="0"/>
          <w:marBottom w:val="0"/>
          <w:divBdr>
            <w:top w:val="none" w:sz="0" w:space="0" w:color="auto"/>
            <w:left w:val="none" w:sz="0" w:space="0" w:color="auto"/>
            <w:bottom w:val="none" w:sz="0" w:space="0" w:color="auto"/>
            <w:right w:val="none" w:sz="0" w:space="0" w:color="auto"/>
          </w:divBdr>
        </w:div>
        <w:div w:id="1001932708">
          <w:marLeft w:val="640"/>
          <w:marRight w:val="0"/>
          <w:marTop w:val="0"/>
          <w:marBottom w:val="0"/>
          <w:divBdr>
            <w:top w:val="none" w:sz="0" w:space="0" w:color="auto"/>
            <w:left w:val="none" w:sz="0" w:space="0" w:color="auto"/>
            <w:bottom w:val="none" w:sz="0" w:space="0" w:color="auto"/>
            <w:right w:val="none" w:sz="0" w:space="0" w:color="auto"/>
          </w:divBdr>
        </w:div>
        <w:div w:id="1447040953">
          <w:marLeft w:val="640"/>
          <w:marRight w:val="0"/>
          <w:marTop w:val="0"/>
          <w:marBottom w:val="0"/>
          <w:divBdr>
            <w:top w:val="none" w:sz="0" w:space="0" w:color="auto"/>
            <w:left w:val="none" w:sz="0" w:space="0" w:color="auto"/>
            <w:bottom w:val="none" w:sz="0" w:space="0" w:color="auto"/>
            <w:right w:val="none" w:sz="0" w:space="0" w:color="auto"/>
          </w:divBdr>
        </w:div>
        <w:div w:id="1604802404">
          <w:marLeft w:val="640"/>
          <w:marRight w:val="0"/>
          <w:marTop w:val="0"/>
          <w:marBottom w:val="0"/>
          <w:divBdr>
            <w:top w:val="none" w:sz="0" w:space="0" w:color="auto"/>
            <w:left w:val="none" w:sz="0" w:space="0" w:color="auto"/>
            <w:bottom w:val="none" w:sz="0" w:space="0" w:color="auto"/>
            <w:right w:val="none" w:sz="0" w:space="0" w:color="auto"/>
          </w:divBdr>
        </w:div>
        <w:div w:id="1729065092">
          <w:marLeft w:val="640"/>
          <w:marRight w:val="0"/>
          <w:marTop w:val="0"/>
          <w:marBottom w:val="0"/>
          <w:divBdr>
            <w:top w:val="none" w:sz="0" w:space="0" w:color="auto"/>
            <w:left w:val="none" w:sz="0" w:space="0" w:color="auto"/>
            <w:bottom w:val="none" w:sz="0" w:space="0" w:color="auto"/>
            <w:right w:val="none" w:sz="0" w:space="0" w:color="auto"/>
          </w:divBdr>
        </w:div>
        <w:div w:id="1221407423">
          <w:marLeft w:val="640"/>
          <w:marRight w:val="0"/>
          <w:marTop w:val="0"/>
          <w:marBottom w:val="0"/>
          <w:divBdr>
            <w:top w:val="none" w:sz="0" w:space="0" w:color="auto"/>
            <w:left w:val="none" w:sz="0" w:space="0" w:color="auto"/>
            <w:bottom w:val="none" w:sz="0" w:space="0" w:color="auto"/>
            <w:right w:val="none" w:sz="0" w:space="0" w:color="auto"/>
          </w:divBdr>
        </w:div>
        <w:div w:id="420486795">
          <w:marLeft w:val="640"/>
          <w:marRight w:val="0"/>
          <w:marTop w:val="0"/>
          <w:marBottom w:val="0"/>
          <w:divBdr>
            <w:top w:val="none" w:sz="0" w:space="0" w:color="auto"/>
            <w:left w:val="none" w:sz="0" w:space="0" w:color="auto"/>
            <w:bottom w:val="none" w:sz="0" w:space="0" w:color="auto"/>
            <w:right w:val="none" w:sz="0" w:space="0" w:color="auto"/>
          </w:divBdr>
        </w:div>
        <w:div w:id="339505034">
          <w:marLeft w:val="640"/>
          <w:marRight w:val="0"/>
          <w:marTop w:val="0"/>
          <w:marBottom w:val="0"/>
          <w:divBdr>
            <w:top w:val="none" w:sz="0" w:space="0" w:color="auto"/>
            <w:left w:val="none" w:sz="0" w:space="0" w:color="auto"/>
            <w:bottom w:val="none" w:sz="0" w:space="0" w:color="auto"/>
            <w:right w:val="none" w:sz="0" w:space="0" w:color="auto"/>
          </w:divBdr>
        </w:div>
        <w:div w:id="162549290">
          <w:marLeft w:val="640"/>
          <w:marRight w:val="0"/>
          <w:marTop w:val="0"/>
          <w:marBottom w:val="0"/>
          <w:divBdr>
            <w:top w:val="none" w:sz="0" w:space="0" w:color="auto"/>
            <w:left w:val="none" w:sz="0" w:space="0" w:color="auto"/>
            <w:bottom w:val="none" w:sz="0" w:space="0" w:color="auto"/>
            <w:right w:val="none" w:sz="0" w:space="0" w:color="auto"/>
          </w:divBdr>
        </w:div>
        <w:div w:id="803619637">
          <w:marLeft w:val="640"/>
          <w:marRight w:val="0"/>
          <w:marTop w:val="0"/>
          <w:marBottom w:val="0"/>
          <w:divBdr>
            <w:top w:val="none" w:sz="0" w:space="0" w:color="auto"/>
            <w:left w:val="none" w:sz="0" w:space="0" w:color="auto"/>
            <w:bottom w:val="none" w:sz="0" w:space="0" w:color="auto"/>
            <w:right w:val="none" w:sz="0" w:space="0" w:color="auto"/>
          </w:divBdr>
        </w:div>
      </w:divsChild>
    </w:div>
    <w:div w:id="1535848726">
      <w:bodyDiv w:val="1"/>
      <w:marLeft w:val="0"/>
      <w:marRight w:val="0"/>
      <w:marTop w:val="0"/>
      <w:marBottom w:val="0"/>
      <w:divBdr>
        <w:top w:val="none" w:sz="0" w:space="0" w:color="auto"/>
        <w:left w:val="none" w:sz="0" w:space="0" w:color="auto"/>
        <w:bottom w:val="none" w:sz="0" w:space="0" w:color="auto"/>
        <w:right w:val="none" w:sz="0" w:space="0" w:color="auto"/>
      </w:divBdr>
    </w:div>
    <w:div w:id="1542131034">
      <w:bodyDiv w:val="1"/>
      <w:marLeft w:val="0"/>
      <w:marRight w:val="0"/>
      <w:marTop w:val="0"/>
      <w:marBottom w:val="0"/>
      <w:divBdr>
        <w:top w:val="none" w:sz="0" w:space="0" w:color="auto"/>
        <w:left w:val="none" w:sz="0" w:space="0" w:color="auto"/>
        <w:bottom w:val="none" w:sz="0" w:space="0" w:color="auto"/>
        <w:right w:val="none" w:sz="0" w:space="0" w:color="auto"/>
      </w:divBdr>
      <w:divsChild>
        <w:div w:id="1848279011">
          <w:marLeft w:val="640"/>
          <w:marRight w:val="0"/>
          <w:marTop w:val="0"/>
          <w:marBottom w:val="0"/>
          <w:divBdr>
            <w:top w:val="none" w:sz="0" w:space="0" w:color="auto"/>
            <w:left w:val="none" w:sz="0" w:space="0" w:color="auto"/>
            <w:bottom w:val="none" w:sz="0" w:space="0" w:color="auto"/>
            <w:right w:val="none" w:sz="0" w:space="0" w:color="auto"/>
          </w:divBdr>
        </w:div>
        <w:div w:id="1312832758">
          <w:marLeft w:val="640"/>
          <w:marRight w:val="0"/>
          <w:marTop w:val="0"/>
          <w:marBottom w:val="0"/>
          <w:divBdr>
            <w:top w:val="none" w:sz="0" w:space="0" w:color="auto"/>
            <w:left w:val="none" w:sz="0" w:space="0" w:color="auto"/>
            <w:bottom w:val="none" w:sz="0" w:space="0" w:color="auto"/>
            <w:right w:val="none" w:sz="0" w:space="0" w:color="auto"/>
          </w:divBdr>
        </w:div>
        <w:div w:id="1863208268">
          <w:marLeft w:val="640"/>
          <w:marRight w:val="0"/>
          <w:marTop w:val="0"/>
          <w:marBottom w:val="0"/>
          <w:divBdr>
            <w:top w:val="none" w:sz="0" w:space="0" w:color="auto"/>
            <w:left w:val="none" w:sz="0" w:space="0" w:color="auto"/>
            <w:bottom w:val="none" w:sz="0" w:space="0" w:color="auto"/>
            <w:right w:val="none" w:sz="0" w:space="0" w:color="auto"/>
          </w:divBdr>
        </w:div>
        <w:div w:id="1141382738">
          <w:marLeft w:val="640"/>
          <w:marRight w:val="0"/>
          <w:marTop w:val="0"/>
          <w:marBottom w:val="0"/>
          <w:divBdr>
            <w:top w:val="none" w:sz="0" w:space="0" w:color="auto"/>
            <w:left w:val="none" w:sz="0" w:space="0" w:color="auto"/>
            <w:bottom w:val="none" w:sz="0" w:space="0" w:color="auto"/>
            <w:right w:val="none" w:sz="0" w:space="0" w:color="auto"/>
          </w:divBdr>
        </w:div>
        <w:div w:id="494492607">
          <w:marLeft w:val="640"/>
          <w:marRight w:val="0"/>
          <w:marTop w:val="0"/>
          <w:marBottom w:val="0"/>
          <w:divBdr>
            <w:top w:val="none" w:sz="0" w:space="0" w:color="auto"/>
            <w:left w:val="none" w:sz="0" w:space="0" w:color="auto"/>
            <w:bottom w:val="none" w:sz="0" w:space="0" w:color="auto"/>
            <w:right w:val="none" w:sz="0" w:space="0" w:color="auto"/>
          </w:divBdr>
        </w:div>
        <w:div w:id="388656236">
          <w:marLeft w:val="640"/>
          <w:marRight w:val="0"/>
          <w:marTop w:val="0"/>
          <w:marBottom w:val="0"/>
          <w:divBdr>
            <w:top w:val="none" w:sz="0" w:space="0" w:color="auto"/>
            <w:left w:val="none" w:sz="0" w:space="0" w:color="auto"/>
            <w:bottom w:val="none" w:sz="0" w:space="0" w:color="auto"/>
            <w:right w:val="none" w:sz="0" w:space="0" w:color="auto"/>
          </w:divBdr>
        </w:div>
        <w:div w:id="1447895361">
          <w:marLeft w:val="640"/>
          <w:marRight w:val="0"/>
          <w:marTop w:val="0"/>
          <w:marBottom w:val="0"/>
          <w:divBdr>
            <w:top w:val="none" w:sz="0" w:space="0" w:color="auto"/>
            <w:left w:val="none" w:sz="0" w:space="0" w:color="auto"/>
            <w:bottom w:val="none" w:sz="0" w:space="0" w:color="auto"/>
            <w:right w:val="none" w:sz="0" w:space="0" w:color="auto"/>
          </w:divBdr>
        </w:div>
        <w:div w:id="2107730415">
          <w:marLeft w:val="640"/>
          <w:marRight w:val="0"/>
          <w:marTop w:val="0"/>
          <w:marBottom w:val="0"/>
          <w:divBdr>
            <w:top w:val="none" w:sz="0" w:space="0" w:color="auto"/>
            <w:left w:val="none" w:sz="0" w:space="0" w:color="auto"/>
            <w:bottom w:val="none" w:sz="0" w:space="0" w:color="auto"/>
            <w:right w:val="none" w:sz="0" w:space="0" w:color="auto"/>
          </w:divBdr>
        </w:div>
        <w:div w:id="806438915">
          <w:marLeft w:val="640"/>
          <w:marRight w:val="0"/>
          <w:marTop w:val="0"/>
          <w:marBottom w:val="0"/>
          <w:divBdr>
            <w:top w:val="none" w:sz="0" w:space="0" w:color="auto"/>
            <w:left w:val="none" w:sz="0" w:space="0" w:color="auto"/>
            <w:bottom w:val="none" w:sz="0" w:space="0" w:color="auto"/>
            <w:right w:val="none" w:sz="0" w:space="0" w:color="auto"/>
          </w:divBdr>
        </w:div>
        <w:div w:id="1305311531">
          <w:marLeft w:val="640"/>
          <w:marRight w:val="0"/>
          <w:marTop w:val="0"/>
          <w:marBottom w:val="0"/>
          <w:divBdr>
            <w:top w:val="none" w:sz="0" w:space="0" w:color="auto"/>
            <w:left w:val="none" w:sz="0" w:space="0" w:color="auto"/>
            <w:bottom w:val="none" w:sz="0" w:space="0" w:color="auto"/>
            <w:right w:val="none" w:sz="0" w:space="0" w:color="auto"/>
          </w:divBdr>
        </w:div>
        <w:div w:id="1307121244">
          <w:marLeft w:val="640"/>
          <w:marRight w:val="0"/>
          <w:marTop w:val="0"/>
          <w:marBottom w:val="0"/>
          <w:divBdr>
            <w:top w:val="none" w:sz="0" w:space="0" w:color="auto"/>
            <w:left w:val="none" w:sz="0" w:space="0" w:color="auto"/>
            <w:bottom w:val="none" w:sz="0" w:space="0" w:color="auto"/>
            <w:right w:val="none" w:sz="0" w:space="0" w:color="auto"/>
          </w:divBdr>
        </w:div>
        <w:div w:id="287587757">
          <w:marLeft w:val="640"/>
          <w:marRight w:val="0"/>
          <w:marTop w:val="0"/>
          <w:marBottom w:val="0"/>
          <w:divBdr>
            <w:top w:val="none" w:sz="0" w:space="0" w:color="auto"/>
            <w:left w:val="none" w:sz="0" w:space="0" w:color="auto"/>
            <w:bottom w:val="none" w:sz="0" w:space="0" w:color="auto"/>
            <w:right w:val="none" w:sz="0" w:space="0" w:color="auto"/>
          </w:divBdr>
        </w:div>
        <w:div w:id="1897665284">
          <w:marLeft w:val="640"/>
          <w:marRight w:val="0"/>
          <w:marTop w:val="0"/>
          <w:marBottom w:val="0"/>
          <w:divBdr>
            <w:top w:val="none" w:sz="0" w:space="0" w:color="auto"/>
            <w:left w:val="none" w:sz="0" w:space="0" w:color="auto"/>
            <w:bottom w:val="none" w:sz="0" w:space="0" w:color="auto"/>
            <w:right w:val="none" w:sz="0" w:space="0" w:color="auto"/>
          </w:divBdr>
        </w:div>
        <w:div w:id="1408379874">
          <w:marLeft w:val="640"/>
          <w:marRight w:val="0"/>
          <w:marTop w:val="0"/>
          <w:marBottom w:val="0"/>
          <w:divBdr>
            <w:top w:val="none" w:sz="0" w:space="0" w:color="auto"/>
            <w:left w:val="none" w:sz="0" w:space="0" w:color="auto"/>
            <w:bottom w:val="none" w:sz="0" w:space="0" w:color="auto"/>
            <w:right w:val="none" w:sz="0" w:space="0" w:color="auto"/>
          </w:divBdr>
        </w:div>
        <w:div w:id="1161313822">
          <w:marLeft w:val="640"/>
          <w:marRight w:val="0"/>
          <w:marTop w:val="0"/>
          <w:marBottom w:val="0"/>
          <w:divBdr>
            <w:top w:val="none" w:sz="0" w:space="0" w:color="auto"/>
            <w:left w:val="none" w:sz="0" w:space="0" w:color="auto"/>
            <w:bottom w:val="none" w:sz="0" w:space="0" w:color="auto"/>
            <w:right w:val="none" w:sz="0" w:space="0" w:color="auto"/>
          </w:divBdr>
        </w:div>
        <w:div w:id="278462678">
          <w:marLeft w:val="640"/>
          <w:marRight w:val="0"/>
          <w:marTop w:val="0"/>
          <w:marBottom w:val="0"/>
          <w:divBdr>
            <w:top w:val="none" w:sz="0" w:space="0" w:color="auto"/>
            <w:left w:val="none" w:sz="0" w:space="0" w:color="auto"/>
            <w:bottom w:val="none" w:sz="0" w:space="0" w:color="auto"/>
            <w:right w:val="none" w:sz="0" w:space="0" w:color="auto"/>
          </w:divBdr>
        </w:div>
      </w:divsChild>
    </w:div>
    <w:div w:id="1590432581">
      <w:bodyDiv w:val="1"/>
      <w:marLeft w:val="0"/>
      <w:marRight w:val="0"/>
      <w:marTop w:val="0"/>
      <w:marBottom w:val="0"/>
      <w:divBdr>
        <w:top w:val="none" w:sz="0" w:space="0" w:color="auto"/>
        <w:left w:val="none" w:sz="0" w:space="0" w:color="auto"/>
        <w:bottom w:val="none" w:sz="0" w:space="0" w:color="auto"/>
        <w:right w:val="none" w:sz="0" w:space="0" w:color="auto"/>
      </w:divBdr>
    </w:div>
    <w:div w:id="1590498943">
      <w:bodyDiv w:val="1"/>
      <w:marLeft w:val="0"/>
      <w:marRight w:val="0"/>
      <w:marTop w:val="0"/>
      <w:marBottom w:val="0"/>
      <w:divBdr>
        <w:top w:val="none" w:sz="0" w:space="0" w:color="auto"/>
        <w:left w:val="none" w:sz="0" w:space="0" w:color="auto"/>
        <w:bottom w:val="none" w:sz="0" w:space="0" w:color="auto"/>
        <w:right w:val="none" w:sz="0" w:space="0" w:color="auto"/>
      </w:divBdr>
    </w:div>
    <w:div w:id="1597977733">
      <w:bodyDiv w:val="1"/>
      <w:marLeft w:val="0"/>
      <w:marRight w:val="0"/>
      <w:marTop w:val="0"/>
      <w:marBottom w:val="0"/>
      <w:divBdr>
        <w:top w:val="none" w:sz="0" w:space="0" w:color="auto"/>
        <w:left w:val="none" w:sz="0" w:space="0" w:color="auto"/>
        <w:bottom w:val="none" w:sz="0" w:space="0" w:color="auto"/>
        <w:right w:val="none" w:sz="0" w:space="0" w:color="auto"/>
      </w:divBdr>
    </w:div>
    <w:div w:id="1611008024">
      <w:bodyDiv w:val="1"/>
      <w:marLeft w:val="0"/>
      <w:marRight w:val="0"/>
      <w:marTop w:val="0"/>
      <w:marBottom w:val="0"/>
      <w:divBdr>
        <w:top w:val="none" w:sz="0" w:space="0" w:color="auto"/>
        <w:left w:val="none" w:sz="0" w:space="0" w:color="auto"/>
        <w:bottom w:val="none" w:sz="0" w:space="0" w:color="auto"/>
        <w:right w:val="none" w:sz="0" w:space="0" w:color="auto"/>
      </w:divBdr>
      <w:divsChild>
        <w:div w:id="1274172384">
          <w:marLeft w:val="640"/>
          <w:marRight w:val="0"/>
          <w:marTop w:val="0"/>
          <w:marBottom w:val="0"/>
          <w:divBdr>
            <w:top w:val="none" w:sz="0" w:space="0" w:color="auto"/>
            <w:left w:val="none" w:sz="0" w:space="0" w:color="auto"/>
            <w:bottom w:val="none" w:sz="0" w:space="0" w:color="auto"/>
            <w:right w:val="none" w:sz="0" w:space="0" w:color="auto"/>
          </w:divBdr>
        </w:div>
        <w:div w:id="2066565960">
          <w:marLeft w:val="640"/>
          <w:marRight w:val="0"/>
          <w:marTop w:val="0"/>
          <w:marBottom w:val="0"/>
          <w:divBdr>
            <w:top w:val="none" w:sz="0" w:space="0" w:color="auto"/>
            <w:left w:val="none" w:sz="0" w:space="0" w:color="auto"/>
            <w:bottom w:val="none" w:sz="0" w:space="0" w:color="auto"/>
            <w:right w:val="none" w:sz="0" w:space="0" w:color="auto"/>
          </w:divBdr>
        </w:div>
        <w:div w:id="1083378910">
          <w:marLeft w:val="640"/>
          <w:marRight w:val="0"/>
          <w:marTop w:val="0"/>
          <w:marBottom w:val="0"/>
          <w:divBdr>
            <w:top w:val="none" w:sz="0" w:space="0" w:color="auto"/>
            <w:left w:val="none" w:sz="0" w:space="0" w:color="auto"/>
            <w:bottom w:val="none" w:sz="0" w:space="0" w:color="auto"/>
            <w:right w:val="none" w:sz="0" w:space="0" w:color="auto"/>
          </w:divBdr>
        </w:div>
        <w:div w:id="1283614907">
          <w:marLeft w:val="640"/>
          <w:marRight w:val="0"/>
          <w:marTop w:val="0"/>
          <w:marBottom w:val="0"/>
          <w:divBdr>
            <w:top w:val="none" w:sz="0" w:space="0" w:color="auto"/>
            <w:left w:val="none" w:sz="0" w:space="0" w:color="auto"/>
            <w:bottom w:val="none" w:sz="0" w:space="0" w:color="auto"/>
            <w:right w:val="none" w:sz="0" w:space="0" w:color="auto"/>
          </w:divBdr>
        </w:div>
        <w:div w:id="756945545">
          <w:marLeft w:val="640"/>
          <w:marRight w:val="0"/>
          <w:marTop w:val="0"/>
          <w:marBottom w:val="0"/>
          <w:divBdr>
            <w:top w:val="none" w:sz="0" w:space="0" w:color="auto"/>
            <w:left w:val="none" w:sz="0" w:space="0" w:color="auto"/>
            <w:bottom w:val="none" w:sz="0" w:space="0" w:color="auto"/>
            <w:right w:val="none" w:sz="0" w:space="0" w:color="auto"/>
          </w:divBdr>
        </w:div>
        <w:div w:id="1471098346">
          <w:marLeft w:val="640"/>
          <w:marRight w:val="0"/>
          <w:marTop w:val="0"/>
          <w:marBottom w:val="0"/>
          <w:divBdr>
            <w:top w:val="none" w:sz="0" w:space="0" w:color="auto"/>
            <w:left w:val="none" w:sz="0" w:space="0" w:color="auto"/>
            <w:bottom w:val="none" w:sz="0" w:space="0" w:color="auto"/>
            <w:right w:val="none" w:sz="0" w:space="0" w:color="auto"/>
          </w:divBdr>
        </w:div>
        <w:div w:id="1415473834">
          <w:marLeft w:val="640"/>
          <w:marRight w:val="0"/>
          <w:marTop w:val="0"/>
          <w:marBottom w:val="0"/>
          <w:divBdr>
            <w:top w:val="none" w:sz="0" w:space="0" w:color="auto"/>
            <w:left w:val="none" w:sz="0" w:space="0" w:color="auto"/>
            <w:bottom w:val="none" w:sz="0" w:space="0" w:color="auto"/>
            <w:right w:val="none" w:sz="0" w:space="0" w:color="auto"/>
          </w:divBdr>
        </w:div>
        <w:div w:id="707068502">
          <w:marLeft w:val="640"/>
          <w:marRight w:val="0"/>
          <w:marTop w:val="0"/>
          <w:marBottom w:val="0"/>
          <w:divBdr>
            <w:top w:val="none" w:sz="0" w:space="0" w:color="auto"/>
            <w:left w:val="none" w:sz="0" w:space="0" w:color="auto"/>
            <w:bottom w:val="none" w:sz="0" w:space="0" w:color="auto"/>
            <w:right w:val="none" w:sz="0" w:space="0" w:color="auto"/>
          </w:divBdr>
        </w:div>
        <w:div w:id="747852111">
          <w:marLeft w:val="640"/>
          <w:marRight w:val="0"/>
          <w:marTop w:val="0"/>
          <w:marBottom w:val="0"/>
          <w:divBdr>
            <w:top w:val="none" w:sz="0" w:space="0" w:color="auto"/>
            <w:left w:val="none" w:sz="0" w:space="0" w:color="auto"/>
            <w:bottom w:val="none" w:sz="0" w:space="0" w:color="auto"/>
            <w:right w:val="none" w:sz="0" w:space="0" w:color="auto"/>
          </w:divBdr>
        </w:div>
        <w:div w:id="1401175484">
          <w:marLeft w:val="640"/>
          <w:marRight w:val="0"/>
          <w:marTop w:val="0"/>
          <w:marBottom w:val="0"/>
          <w:divBdr>
            <w:top w:val="none" w:sz="0" w:space="0" w:color="auto"/>
            <w:left w:val="none" w:sz="0" w:space="0" w:color="auto"/>
            <w:bottom w:val="none" w:sz="0" w:space="0" w:color="auto"/>
            <w:right w:val="none" w:sz="0" w:space="0" w:color="auto"/>
          </w:divBdr>
        </w:div>
        <w:div w:id="416365395">
          <w:marLeft w:val="640"/>
          <w:marRight w:val="0"/>
          <w:marTop w:val="0"/>
          <w:marBottom w:val="0"/>
          <w:divBdr>
            <w:top w:val="none" w:sz="0" w:space="0" w:color="auto"/>
            <w:left w:val="none" w:sz="0" w:space="0" w:color="auto"/>
            <w:bottom w:val="none" w:sz="0" w:space="0" w:color="auto"/>
            <w:right w:val="none" w:sz="0" w:space="0" w:color="auto"/>
          </w:divBdr>
        </w:div>
        <w:div w:id="60255851">
          <w:marLeft w:val="640"/>
          <w:marRight w:val="0"/>
          <w:marTop w:val="0"/>
          <w:marBottom w:val="0"/>
          <w:divBdr>
            <w:top w:val="none" w:sz="0" w:space="0" w:color="auto"/>
            <w:left w:val="none" w:sz="0" w:space="0" w:color="auto"/>
            <w:bottom w:val="none" w:sz="0" w:space="0" w:color="auto"/>
            <w:right w:val="none" w:sz="0" w:space="0" w:color="auto"/>
          </w:divBdr>
        </w:div>
        <w:div w:id="29846504">
          <w:marLeft w:val="640"/>
          <w:marRight w:val="0"/>
          <w:marTop w:val="0"/>
          <w:marBottom w:val="0"/>
          <w:divBdr>
            <w:top w:val="none" w:sz="0" w:space="0" w:color="auto"/>
            <w:left w:val="none" w:sz="0" w:space="0" w:color="auto"/>
            <w:bottom w:val="none" w:sz="0" w:space="0" w:color="auto"/>
            <w:right w:val="none" w:sz="0" w:space="0" w:color="auto"/>
          </w:divBdr>
        </w:div>
        <w:div w:id="1158964135">
          <w:marLeft w:val="640"/>
          <w:marRight w:val="0"/>
          <w:marTop w:val="0"/>
          <w:marBottom w:val="0"/>
          <w:divBdr>
            <w:top w:val="none" w:sz="0" w:space="0" w:color="auto"/>
            <w:left w:val="none" w:sz="0" w:space="0" w:color="auto"/>
            <w:bottom w:val="none" w:sz="0" w:space="0" w:color="auto"/>
            <w:right w:val="none" w:sz="0" w:space="0" w:color="auto"/>
          </w:divBdr>
        </w:div>
        <w:div w:id="1123229288">
          <w:marLeft w:val="640"/>
          <w:marRight w:val="0"/>
          <w:marTop w:val="0"/>
          <w:marBottom w:val="0"/>
          <w:divBdr>
            <w:top w:val="none" w:sz="0" w:space="0" w:color="auto"/>
            <w:left w:val="none" w:sz="0" w:space="0" w:color="auto"/>
            <w:bottom w:val="none" w:sz="0" w:space="0" w:color="auto"/>
            <w:right w:val="none" w:sz="0" w:space="0" w:color="auto"/>
          </w:divBdr>
        </w:div>
        <w:div w:id="199053442">
          <w:marLeft w:val="640"/>
          <w:marRight w:val="0"/>
          <w:marTop w:val="0"/>
          <w:marBottom w:val="0"/>
          <w:divBdr>
            <w:top w:val="none" w:sz="0" w:space="0" w:color="auto"/>
            <w:left w:val="none" w:sz="0" w:space="0" w:color="auto"/>
            <w:bottom w:val="none" w:sz="0" w:space="0" w:color="auto"/>
            <w:right w:val="none" w:sz="0" w:space="0" w:color="auto"/>
          </w:divBdr>
        </w:div>
        <w:div w:id="573199836">
          <w:marLeft w:val="640"/>
          <w:marRight w:val="0"/>
          <w:marTop w:val="0"/>
          <w:marBottom w:val="0"/>
          <w:divBdr>
            <w:top w:val="none" w:sz="0" w:space="0" w:color="auto"/>
            <w:left w:val="none" w:sz="0" w:space="0" w:color="auto"/>
            <w:bottom w:val="none" w:sz="0" w:space="0" w:color="auto"/>
            <w:right w:val="none" w:sz="0" w:space="0" w:color="auto"/>
          </w:divBdr>
        </w:div>
        <w:div w:id="1705785262">
          <w:marLeft w:val="640"/>
          <w:marRight w:val="0"/>
          <w:marTop w:val="0"/>
          <w:marBottom w:val="0"/>
          <w:divBdr>
            <w:top w:val="none" w:sz="0" w:space="0" w:color="auto"/>
            <w:left w:val="none" w:sz="0" w:space="0" w:color="auto"/>
            <w:bottom w:val="none" w:sz="0" w:space="0" w:color="auto"/>
            <w:right w:val="none" w:sz="0" w:space="0" w:color="auto"/>
          </w:divBdr>
        </w:div>
        <w:div w:id="1081290261">
          <w:marLeft w:val="640"/>
          <w:marRight w:val="0"/>
          <w:marTop w:val="0"/>
          <w:marBottom w:val="0"/>
          <w:divBdr>
            <w:top w:val="none" w:sz="0" w:space="0" w:color="auto"/>
            <w:left w:val="none" w:sz="0" w:space="0" w:color="auto"/>
            <w:bottom w:val="none" w:sz="0" w:space="0" w:color="auto"/>
            <w:right w:val="none" w:sz="0" w:space="0" w:color="auto"/>
          </w:divBdr>
        </w:div>
      </w:divsChild>
    </w:div>
    <w:div w:id="1634286491">
      <w:bodyDiv w:val="1"/>
      <w:marLeft w:val="0"/>
      <w:marRight w:val="0"/>
      <w:marTop w:val="0"/>
      <w:marBottom w:val="0"/>
      <w:divBdr>
        <w:top w:val="none" w:sz="0" w:space="0" w:color="auto"/>
        <w:left w:val="none" w:sz="0" w:space="0" w:color="auto"/>
        <w:bottom w:val="none" w:sz="0" w:space="0" w:color="auto"/>
        <w:right w:val="none" w:sz="0" w:space="0" w:color="auto"/>
      </w:divBdr>
      <w:divsChild>
        <w:div w:id="1771974616">
          <w:marLeft w:val="640"/>
          <w:marRight w:val="0"/>
          <w:marTop w:val="0"/>
          <w:marBottom w:val="0"/>
          <w:divBdr>
            <w:top w:val="none" w:sz="0" w:space="0" w:color="auto"/>
            <w:left w:val="none" w:sz="0" w:space="0" w:color="auto"/>
            <w:bottom w:val="none" w:sz="0" w:space="0" w:color="auto"/>
            <w:right w:val="none" w:sz="0" w:space="0" w:color="auto"/>
          </w:divBdr>
        </w:div>
        <w:div w:id="1512143519">
          <w:marLeft w:val="640"/>
          <w:marRight w:val="0"/>
          <w:marTop w:val="0"/>
          <w:marBottom w:val="0"/>
          <w:divBdr>
            <w:top w:val="none" w:sz="0" w:space="0" w:color="auto"/>
            <w:left w:val="none" w:sz="0" w:space="0" w:color="auto"/>
            <w:bottom w:val="none" w:sz="0" w:space="0" w:color="auto"/>
            <w:right w:val="none" w:sz="0" w:space="0" w:color="auto"/>
          </w:divBdr>
        </w:div>
        <w:div w:id="816994309">
          <w:marLeft w:val="640"/>
          <w:marRight w:val="0"/>
          <w:marTop w:val="0"/>
          <w:marBottom w:val="0"/>
          <w:divBdr>
            <w:top w:val="none" w:sz="0" w:space="0" w:color="auto"/>
            <w:left w:val="none" w:sz="0" w:space="0" w:color="auto"/>
            <w:bottom w:val="none" w:sz="0" w:space="0" w:color="auto"/>
            <w:right w:val="none" w:sz="0" w:space="0" w:color="auto"/>
          </w:divBdr>
        </w:div>
        <w:div w:id="548805572">
          <w:marLeft w:val="640"/>
          <w:marRight w:val="0"/>
          <w:marTop w:val="0"/>
          <w:marBottom w:val="0"/>
          <w:divBdr>
            <w:top w:val="none" w:sz="0" w:space="0" w:color="auto"/>
            <w:left w:val="none" w:sz="0" w:space="0" w:color="auto"/>
            <w:bottom w:val="none" w:sz="0" w:space="0" w:color="auto"/>
            <w:right w:val="none" w:sz="0" w:space="0" w:color="auto"/>
          </w:divBdr>
        </w:div>
        <w:div w:id="1532568235">
          <w:marLeft w:val="640"/>
          <w:marRight w:val="0"/>
          <w:marTop w:val="0"/>
          <w:marBottom w:val="0"/>
          <w:divBdr>
            <w:top w:val="none" w:sz="0" w:space="0" w:color="auto"/>
            <w:left w:val="none" w:sz="0" w:space="0" w:color="auto"/>
            <w:bottom w:val="none" w:sz="0" w:space="0" w:color="auto"/>
            <w:right w:val="none" w:sz="0" w:space="0" w:color="auto"/>
          </w:divBdr>
        </w:div>
        <w:div w:id="1397514486">
          <w:marLeft w:val="640"/>
          <w:marRight w:val="0"/>
          <w:marTop w:val="0"/>
          <w:marBottom w:val="0"/>
          <w:divBdr>
            <w:top w:val="none" w:sz="0" w:space="0" w:color="auto"/>
            <w:left w:val="none" w:sz="0" w:space="0" w:color="auto"/>
            <w:bottom w:val="none" w:sz="0" w:space="0" w:color="auto"/>
            <w:right w:val="none" w:sz="0" w:space="0" w:color="auto"/>
          </w:divBdr>
        </w:div>
        <w:div w:id="23016878">
          <w:marLeft w:val="640"/>
          <w:marRight w:val="0"/>
          <w:marTop w:val="0"/>
          <w:marBottom w:val="0"/>
          <w:divBdr>
            <w:top w:val="none" w:sz="0" w:space="0" w:color="auto"/>
            <w:left w:val="none" w:sz="0" w:space="0" w:color="auto"/>
            <w:bottom w:val="none" w:sz="0" w:space="0" w:color="auto"/>
            <w:right w:val="none" w:sz="0" w:space="0" w:color="auto"/>
          </w:divBdr>
        </w:div>
        <w:div w:id="543172889">
          <w:marLeft w:val="640"/>
          <w:marRight w:val="0"/>
          <w:marTop w:val="0"/>
          <w:marBottom w:val="0"/>
          <w:divBdr>
            <w:top w:val="none" w:sz="0" w:space="0" w:color="auto"/>
            <w:left w:val="none" w:sz="0" w:space="0" w:color="auto"/>
            <w:bottom w:val="none" w:sz="0" w:space="0" w:color="auto"/>
            <w:right w:val="none" w:sz="0" w:space="0" w:color="auto"/>
          </w:divBdr>
        </w:div>
        <w:div w:id="37123569">
          <w:marLeft w:val="640"/>
          <w:marRight w:val="0"/>
          <w:marTop w:val="0"/>
          <w:marBottom w:val="0"/>
          <w:divBdr>
            <w:top w:val="none" w:sz="0" w:space="0" w:color="auto"/>
            <w:left w:val="none" w:sz="0" w:space="0" w:color="auto"/>
            <w:bottom w:val="none" w:sz="0" w:space="0" w:color="auto"/>
            <w:right w:val="none" w:sz="0" w:space="0" w:color="auto"/>
          </w:divBdr>
        </w:div>
        <w:div w:id="1047342642">
          <w:marLeft w:val="640"/>
          <w:marRight w:val="0"/>
          <w:marTop w:val="0"/>
          <w:marBottom w:val="0"/>
          <w:divBdr>
            <w:top w:val="none" w:sz="0" w:space="0" w:color="auto"/>
            <w:left w:val="none" w:sz="0" w:space="0" w:color="auto"/>
            <w:bottom w:val="none" w:sz="0" w:space="0" w:color="auto"/>
            <w:right w:val="none" w:sz="0" w:space="0" w:color="auto"/>
          </w:divBdr>
        </w:div>
        <w:div w:id="678236938">
          <w:marLeft w:val="640"/>
          <w:marRight w:val="0"/>
          <w:marTop w:val="0"/>
          <w:marBottom w:val="0"/>
          <w:divBdr>
            <w:top w:val="none" w:sz="0" w:space="0" w:color="auto"/>
            <w:left w:val="none" w:sz="0" w:space="0" w:color="auto"/>
            <w:bottom w:val="none" w:sz="0" w:space="0" w:color="auto"/>
            <w:right w:val="none" w:sz="0" w:space="0" w:color="auto"/>
          </w:divBdr>
        </w:div>
        <w:div w:id="650597966">
          <w:marLeft w:val="640"/>
          <w:marRight w:val="0"/>
          <w:marTop w:val="0"/>
          <w:marBottom w:val="0"/>
          <w:divBdr>
            <w:top w:val="none" w:sz="0" w:space="0" w:color="auto"/>
            <w:left w:val="none" w:sz="0" w:space="0" w:color="auto"/>
            <w:bottom w:val="none" w:sz="0" w:space="0" w:color="auto"/>
            <w:right w:val="none" w:sz="0" w:space="0" w:color="auto"/>
          </w:divBdr>
        </w:div>
        <w:div w:id="203760435">
          <w:marLeft w:val="640"/>
          <w:marRight w:val="0"/>
          <w:marTop w:val="0"/>
          <w:marBottom w:val="0"/>
          <w:divBdr>
            <w:top w:val="none" w:sz="0" w:space="0" w:color="auto"/>
            <w:left w:val="none" w:sz="0" w:space="0" w:color="auto"/>
            <w:bottom w:val="none" w:sz="0" w:space="0" w:color="auto"/>
            <w:right w:val="none" w:sz="0" w:space="0" w:color="auto"/>
          </w:divBdr>
        </w:div>
        <w:div w:id="1228956010">
          <w:marLeft w:val="640"/>
          <w:marRight w:val="0"/>
          <w:marTop w:val="0"/>
          <w:marBottom w:val="0"/>
          <w:divBdr>
            <w:top w:val="none" w:sz="0" w:space="0" w:color="auto"/>
            <w:left w:val="none" w:sz="0" w:space="0" w:color="auto"/>
            <w:bottom w:val="none" w:sz="0" w:space="0" w:color="auto"/>
            <w:right w:val="none" w:sz="0" w:space="0" w:color="auto"/>
          </w:divBdr>
        </w:div>
        <w:div w:id="537399694">
          <w:marLeft w:val="640"/>
          <w:marRight w:val="0"/>
          <w:marTop w:val="0"/>
          <w:marBottom w:val="0"/>
          <w:divBdr>
            <w:top w:val="none" w:sz="0" w:space="0" w:color="auto"/>
            <w:left w:val="none" w:sz="0" w:space="0" w:color="auto"/>
            <w:bottom w:val="none" w:sz="0" w:space="0" w:color="auto"/>
            <w:right w:val="none" w:sz="0" w:space="0" w:color="auto"/>
          </w:divBdr>
        </w:div>
        <w:div w:id="1600722893">
          <w:marLeft w:val="640"/>
          <w:marRight w:val="0"/>
          <w:marTop w:val="0"/>
          <w:marBottom w:val="0"/>
          <w:divBdr>
            <w:top w:val="none" w:sz="0" w:space="0" w:color="auto"/>
            <w:left w:val="none" w:sz="0" w:space="0" w:color="auto"/>
            <w:bottom w:val="none" w:sz="0" w:space="0" w:color="auto"/>
            <w:right w:val="none" w:sz="0" w:space="0" w:color="auto"/>
          </w:divBdr>
        </w:div>
        <w:div w:id="1911769988">
          <w:marLeft w:val="640"/>
          <w:marRight w:val="0"/>
          <w:marTop w:val="0"/>
          <w:marBottom w:val="0"/>
          <w:divBdr>
            <w:top w:val="none" w:sz="0" w:space="0" w:color="auto"/>
            <w:left w:val="none" w:sz="0" w:space="0" w:color="auto"/>
            <w:bottom w:val="none" w:sz="0" w:space="0" w:color="auto"/>
            <w:right w:val="none" w:sz="0" w:space="0" w:color="auto"/>
          </w:divBdr>
        </w:div>
      </w:divsChild>
    </w:div>
    <w:div w:id="1642420937">
      <w:bodyDiv w:val="1"/>
      <w:marLeft w:val="0"/>
      <w:marRight w:val="0"/>
      <w:marTop w:val="0"/>
      <w:marBottom w:val="0"/>
      <w:divBdr>
        <w:top w:val="none" w:sz="0" w:space="0" w:color="auto"/>
        <w:left w:val="none" w:sz="0" w:space="0" w:color="auto"/>
        <w:bottom w:val="none" w:sz="0" w:space="0" w:color="auto"/>
        <w:right w:val="none" w:sz="0" w:space="0" w:color="auto"/>
      </w:divBdr>
    </w:div>
    <w:div w:id="1665275917">
      <w:bodyDiv w:val="1"/>
      <w:marLeft w:val="0"/>
      <w:marRight w:val="0"/>
      <w:marTop w:val="0"/>
      <w:marBottom w:val="0"/>
      <w:divBdr>
        <w:top w:val="none" w:sz="0" w:space="0" w:color="auto"/>
        <w:left w:val="none" w:sz="0" w:space="0" w:color="auto"/>
        <w:bottom w:val="none" w:sz="0" w:space="0" w:color="auto"/>
        <w:right w:val="none" w:sz="0" w:space="0" w:color="auto"/>
      </w:divBdr>
      <w:divsChild>
        <w:div w:id="1273249349">
          <w:marLeft w:val="640"/>
          <w:marRight w:val="0"/>
          <w:marTop w:val="0"/>
          <w:marBottom w:val="0"/>
          <w:divBdr>
            <w:top w:val="none" w:sz="0" w:space="0" w:color="auto"/>
            <w:left w:val="none" w:sz="0" w:space="0" w:color="auto"/>
            <w:bottom w:val="none" w:sz="0" w:space="0" w:color="auto"/>
            <w:right w:val="none" w:sz="0" w:space="0" w:color="auto"/>
          </w:divBdr>
        </w:div>
        <w:div w:id="166331933">
          <w:marLeft w:val="640"/>
          <w:marRight w:val="0"/>
          <w:marTop w:val="0"/>
          <w:marBottom w:val="0"/>
          <w:divBdr>
            <w:top w:val="none" w:sz="0" w:space="0" w:color="auto"/>
            <w:left w:val="none" w:sz="0" w:space="0" w:color="auto"/>
            <w:bottom w:val="none" w:sz="0" w:space="0" w:color="auto"/>
            <w:right w:val="none" w:sz="0" w:space="0" w:color="auto"/>
          </w:divBdr>
        </w:div>
        <w:div w:id="210850810">
          <w:marLeft w:val="640"/>
          <w:marRight w:val="0"/>
          <w:marTop w:val="0"/>
          <w:marBottom w:val="0"/>
          <w:divBdr>
            <w:top w:val="none" w:sz="0" w:space="0" w:color="auto"/>
            <w:left w:val="none" w:sz="0" w:space="0" w:color="auto"/>
            <w:bottom w:val="none" w:sz="0" w:space="0" w:color="auto"/>
            <w:right w:val="none" w:sz="0" w:space="0" w:color="auto"/>
          </w:divBdr>
        </w:div>
        <w:div w:id="1092703714">
          <w:marLeft w:val="640"/>
          <w:marRight w:val="0"/>
          <w:marTop w:val="0"/>
          <w:marBottom w:val="0"/>
          <w:divBdr>
            <w:top w:val="none" w:sz="0" w:space="0" w:color="auto"/>
            <w:left w:val="none" w:sz="0" w:space="0" w:color="auto"/>
            <w:bottom w:val="none" w:sz="0" w:space="0" w:color="auto"/>
            <w:right w:val="none" w:sz="0" w:space="0" w:color="auto"/>
          </w:divBdr>
        </w:div>
        <w:div w:id="1685352370">
          <w:marLeft w:val="640"/>
          <w:marRight w:val="0"/>
          <w:marTop w:val="0"/>
          <w:marBottom w:val="0"/>
          <w:divBdr>
            <w:top w:val="none" w:sz="0" w:space="0" w:color="auto"/>
            <w:left w:val="none" w:sz="0" w:space="0" w:color="auto"/>
            <w:bottom w:val="none" w:sz="0" w:space="0" w:color="auto"/>
            <w:right w:val="none" w:sz="0" w:space="0" w:color="auto"/>
          </w:divBdr>
        </w:div>
        <w:div w:id="1597707725">
          <w:marLeft w:val="640"/>
          <w:marRight w:val="0"/>
          <w:marTop w:val="0"/>
          <w:marBottom w:val="0"/>
          <w:divBdr>
            <w:top w:val="none" w:sz="0" w:space="0" w:color="auto"/>
            <w:left w:val="none" w:sz="0" w:space="0" w:color="auto"/>
            <w:bottom w:val="none" w:sz="0" w:space="0" w:color="auto"/>
            <w:right w:val="none" w:sz="0" w:space="0" w:color="auto"/>
          </w:divBdr>
        </w:div>
        <w:div w:id="907306951">
          <w:marLeft w:val="640"/>
          <w:marRight w:val="0"/>
          <w:marTop w:val="0"/>
          <w:marBottom w:val="0"/>
          <w:divBdr>
            <w:top w:val="none" w:sz="0" w:space="0" w:color="auto"/>
            <w:left w:val="none" w:sz="0" w:space="0" w:color="auto"/>
            <w:bottom w:val="none" w:sz="0" w:space="0" w:color="auto"/>
            <w:right w:val="none" w:sz="0" w:space="0" w:color="auto"/>
          </w:divBdr>
        </w:div>
        <w:div w:id="878930516">
          <w:marLeft w:val="640"/>
          <w:marRight w:val="0"/>
          <w:marTop w:val="0"/>
          <w:marBottom w:val="0"/>
          <w:divBdr>
            <w:top w:val="none" w:sz="0" w:space="0" w:color="auto"/>
            <w:left w:val="none" w:sz="0" w:space="0" w:color="auto"/>
            <w:bottom w:val="none" w:sz="0" w:space="0" w:color="auto"/>
            <w:right w:val="none" w:sz="0" w:space="0" w:color="auto"/>
          </w:divBdr>
        </w:div>
        <w:div w:id="666517003">
          <w:marLeft w:val="640"/>
          <w:marRight w:val="0"/>
          <w:marTop w:val="0"/>
          <w:marBottom w:val="0"/>
          <w:divBdr>
            <w:top w:val="none" w:sz="0" w:space="0" w:color="auto"/>
            <w:left w:val="none" w:sz="0" w:space="0" w:color="auto"/>
            <w:bottom w:val="none" w:sz="0" w:space="0" w:color="auto"/>
            <w:right w:val="none" w:sz="0" w:space="0" w:color="auto"/>
          </w:divBdr>
        </w:div>
        <w:div w:id="623925733">
          <w:marLeft w:val="640"/>
          <w:marRight w:val="0"/>
          <w:marTop w:val="0"/>
          <w:marBottom w:val="0"/>
          <w:divBdr>
            <w:top w:val="none" w:sz="0" w:space="0" w:color="auto"/>
            <w:left w:val="none" w:sz="0" w:space="0" w:color="auto"/>
            <w:bottom w:val="none" w:sz="0" w:space="0" w:color="auto"/>
            <w:right w:val="none" w:sz="0" w:space="0" w:color="auto"/>
          </w:divBdr>
        </w:div>
        <w:div w:id="1684740276">
          <w:marLeft w:val="640"/>
          <w:marRight w:val="0"/>
          <w:marTop w:val="0"/>
          <w:marBottom w:val="0"/>
          <w:divBdr>
            <w:top w:val="none" w:sz="0" w:space="0" w:color="auto"/>
            <w:left w:val="none" w:sz="0" w:space="0" w:color="auto"/>
            <w:bottom w:val="none" w:sz="0" w:space="0" w:color="auto"/>
            <w:right w:val="none" w:sz="0" w:space="0" w:color="auto"/>
          </w:divBdr>
        </w:div>
        <w:div w:id="770589571">
          <w:marLeft w:val="640"/>
          <w:marRight w:val="0"/>
          <w:marTop w:val="0"/>
          <w:marBottom w:val="0"/>
          <w:divBdr>
            <w:top w:val="none" w:sz="0" w:space="0" w:color="auto"/>
            <w:left w:val="none" w:sz="0" w:space="0" w:color="auto"/>
            <w:bottom w:val="none" w:sz="0" w:space="0" w:color="auto"/>
            <w:right w:val="none" w:sz="0" w:space="0" w:color="auto"/>
          </w:divBdr>
        </w:div>
        <w:div w:id="164904412">
          <w:marLeft w:val="640"/>
          <w:marRight w:val="0"/>
          <w:marTop w:val="0"/>
          <w:marBottom w:val="0"/>
          <w:divBdr>
            <w:top w:val="none" w:sz="0" w:space="0" w:color="auto"/>
            <w:left w:val="none" w:sz="0" w:space="0" w:color="auto"/>
            <w:bottom w:val="none" w:sz="0" w:space="0" w:color="auto"/>
            <w:right w:val="none" w:sz="0" w:space="0" w:color="auto"/>
          </w:divBdr>
        </w:div>
      </w:divsChild>
    </w:div>
    <w:div w:id="1671978395">
      <w:bodyDiv w:val="1"/>
      <w:marLeft w:val="0"/>
      <w:marRight w:val="0"/>
      <w:marTop w:val="0"/>
      <w:marBottom w:val="0"/>
      <w:divBdr>
        <w:top w:val="none" w:sz="0" w:space="0" w:color="auto"/>
        <w:left w:val="none" w:sz="0" w:space="0" w:color="auto"/>
        <w:bottom w:val="none" w:sz="0" w:space="0" w:color="auto"/>
        <w:right w:val="none" w:sz="0" w:space="0" w:color="auto"/>
      </w:divBdr>
    </w:div>
    <w:div w:id="1682316601">
      <w:bodyDiv w:val="1"/>
      <w:marLeft w:val="0"/>
      <w:marRight w:val="0"/>
      <w:marTop w:val="0"/>
      <w:marBottom w:val="0"/>
      <w:divBdr>
        <w:top w:val="none" w:sz="0" w:space="0" w:color="auto"/>
        <w:left w:val="none" w:sz="0" w:space="0" w:color="auto"/>
        <w:bottom w:val="none" w:sz="0" w:space="0" w:color="auto"/>
        <w:right w:val="none" w:sz="0" w:space="0" w:color="auto"/>
      </w:divBdr>
    </w:div>
    <w:div w:id="1744833259">
      <w:bodyDiv w:val="1"/>
      <w:marLeft w:val="0"/>
      <w:marRight w:val="0"/>
      <w:marTop w:val="0"/>
      <w:marBottom w:val="0"/>
      <w:divBdr>
        <w:top w:val="none" w:sz="0" w:space="0" w:color="auto"/>
        <w:left w:val="none" w:sz="0" w:space="0" w:color="auto"/>
        <w:bottom w:val="none" w:sz="0" w:space="0" w:color="auto"/>
        <w:right w:val="none" w:sz="0" w:space="0" w:color="auto"/>
      </w:divBdr>
    </w:div>
    <w:div w:id="1762213909">
      <w:bodyDiv w:val="1"/>
      <w:marLeft w:val="0"/>
      <w:marRight w:val="0"/>
      <w:marTop w:val="0"/>
      <w:marBottom w:val="0"/>
      <w:divBdr>
        <w:top w:val="none" w:sz="0" w:space="0" w:color="auto"/>
        <w:left w:val="none" w:sz="0" w:space="0" w:color="auto"/>
        <w:bottom w:val="none" w:sz="0" w:space="0" w:color="auto"/>
        <w:right w:val="none" w:sz="0" w:space="0" w:color="auto"/>
      </w:divBdr>
    </w:div>
    <w:div w:id="1767966245">
      <w:bodyDiv w:val="1"/>
      <w:marLeft w:val="0"/>
      <w:marRight w:val="0"/>
      <w:marTop w:val="0"/>
      <w:marBottom w:val="0"/>
      <w:divBdr>
        <w:top w:val="none" w:sz="0" w:space="0" w:color="auto"/>
        <w:left w:val="none" w:sz="0" w:space="0" w:color="auto"/>
        <w:bottom w:val="none" w:sz="0" w:space="0" w:color="auto"/>
        <w:right w:val="none" w:sz="0" w:space="0" w:color="auto"/>
      </w:divBdr>
      <w:divsChild>
        <w:div w:id="2142109789">
          <w:marLeft w:val="640"/>
          <w:marRight w:val="0"/>
          <w:marTop w:val="0"/>
          <w:marBottom w:val="0"/>
          <w:divBdr>
            <w:top w:val="none" w:sz="0" w:space="0" w:color="auto"/>
            <w:left w:val="none" w:sz="0" w:space="0" w:color="auto"/>
            <w:bottom w:val="none" w:sz="0" w:space="0" w:color="auto"/>
            <w:right w:val="none" w:sz="0" w:space="0" w:color="auto"/>
          </w:divBdr>
        </w:div>
        <w:div w:id="1595431970">
          <w:marLeft w:val="640"/>
          <w:marRight w:val="0"/>
          <w:marTop w:val="0"/>
          <w:marBottom w:val="0"/>
          <w:divBdr>
            <w:top w:val="none" w:sz="0" w:space="0" w:color="auto"/>
            <w:left w:val="none" w:sz="0" w:space="0" w:color="auto"/>
            <w:bottom w:val="none" w:sz="0" w:space="0" w:color="auto"/>
            <w:right w:val="none" w:sz="0" w:space="0" w:color="auto"/>
          </w:divBdr>
        </w:div>
        <w:div w:id="1146360577">
          <w:marLeft w:val="640"/>
          <w:marRight w:val="0"/>
          <w:marTop w:val="0"/>
          <w:marBottom w:val="0"/>
          <w:divBdr>
            <w:top w:val="none" w:sz="0" w:space="0" w:color="auto"/>
            <w:left w:val="none" w:sz="0" w:space="0" w:color="auto"/>
            <w:bottom w:val="none" w:sz="0" w:space="0" w:color="auto"/>
            <w:right w:val="none" w:sz="0" w:space="0" w:color="auto"/>
          </w:divBdr>
        </w:div>
        <w:div w:id="1187937967">
          <w:marLeft w:val="640"/>
          <w:marRight w:val="0"/>
          <w:marTop w:val="0"/>
          <w:marBottom w:val="0"/>
          <w:divBdr>
            <w:top w:val="none" w:sz="0" w:space="0" w:color="auto"/>
            <w:left w:val="none" w:sz="0" w:space="0" w:color="auto"/>
            <w:bottom w:val="none" w:sz="0" w:space="0" w:color="auto"/>
            <w:right w:val="none" w:sz="0" w:space="0" w:color="auto"/>
          </w:divBdr>
        </w:div>
        <w:div w:id="974675912">
          <w:marLeft w:val="640"/>
          <w:marRight w:val="0"/>
          <w:marTop w:val="0"/>
          <w:marBottom w:val="0"/>
          <w:divBdr>
            <w:top w:val="none" w:sz="0" w:space="0" w:color="auto"/>
            <w:left w:val="none" w:sz="0" w:space="0" w:color="auto"/>
            <w:bottom w:val="none" w:sz="0" w:space="0" w:color="auto"/>
            <w:right w:val="none" w:sz="0" w:space="0" w:color="auto"/>
          </w:divBdr>
        </w:div>
        <w:div w:id="1933775185">
          <w:marLeft w:val="640"/>
          <w:marRight w:val="0"/>
          <w:marTop w:val="0"/>
          <w:marBottom w:val="0"/>
          <w:divBdr>
            <w:top w:val="none" w:sz="0" w:space="0" w:color="auto"/>
            <w:left w:val="none" w:sz="0" w:space="0" w:color="auto"/>
            <w:bottom w:val="none" w:sz="0" w:space="0" w:color="auto"/>
            <w:right w:val="none" w:sz="0" w:space="0" w:color="auto"/>
          </w:divBdr>
        </w:div>
        <w:div w:id="89474012">
          <w:marLeft w:val="640"/>
          <w:marRight w:val="0"/>
          <w:marTop w:val="0"/>
          <w:marBottom w:val="0"/>
          <w:divBdr>
            <w:top w:val="none" w:sz="0" w:space="0" w:color="auto"/>
            <w:left w:val="none" w:sz="0" w:space="0" w:color="auto"/>
            <w:bottom w:val="none" w:sz="0" w:space="0" w:color="auto"/>
            <w:right w:val="none" w:sz="0" w:space="0" w:color="auto"/>
          </w:divBdr>
        </w:div>
        <w:div w:id="1185555373">
          <w:marLeft w:val="640"/>
          <w:marRight w:val="0"/>
          <w:marTop w:val="0"/>
          <w:marBottom w:val="0"/>
          <w:divBdr>
            <w:top w:val="none" w:sz="0" w:space="0" w:color="auto"/>
            <w:left w:val="none" w:sz="0" w:space="0" w:color="auto"/>
            <w:bottom w:val="none" w:sz="0" w:space="0" w:color="auto"/>
            <w:right w:val="none" w:sz="0" w:space="0" w:color="auto"/>
          </w:divBdr>
        </w:div>
        <w:div w:id="1435443294">
          <w:marLeft w:val="640"/>
          <w:marRight w:val="0"/>
          <w:marTop w:val="0"/>
          <w:marBottom w:val="0"/>
          <w:divBdr>
            <w:top w:val="none" w:sz="0" w:space="0" w:color="auto"/>
            <w:left w:val="none" w:sz="0" w:space="0" w:color="auto"/>
            <w:bottom w:val="none" w:sz="0" w:space="0" w:color="auto"/>
            <w:right w:val="none" w:sz="0" w:space="0" w:color="auto"/>
          </w:divBdr>
        </w:div>
        <w:div w:id="171921374">
          <w:marLeft w:val="640"/>
          <w:marRight w:val="0"/>
          <w:marTop w:val="0"/>
          <w:marBottom w:val="0"/>
          <w:divBdr>
            <w:top w:val="none" w:sz="0" w:space="0" w:color="auto"/>
            <w:left w:val="none" w:sz="0" w:space="0" w:color="auto"/>
            <w:bottom w:val="none" w:sz="0" w:space="0" w:color="auto"/>
            <w:right w:val="none" w:sz="0" w:space="0" w:color="auto"/>
          </w:divBdr>
        </w:div>
        <w:div w:id="254439979">
          <w:marLeft w:val="640"/>
          <w:marRight w:val="0"/>
          <w:marTop w:val="0"/>
          <w:marBottom w:val="0"/>
          <w:divBdr>
            <w:top w:val="none" w:sz="0" w:space="0" w:color="auto"/>
            <w:left w:val="none" w:sz="0" w:space="0" w:color="auto"/>
            <w:bottom w:val="none" w:sz="0" w:space="0" w:color="auto"/>
            <w:right w:val="none" w:sz="0" w:space="0" w:color="auto"/>
          </w:divBdr>
        </w:div>
        <w:div w:id="1960261001">
          <w:marLeft w:val="640"/>
          <w:marRight w:val="0"/>
          <w:marTop w:val="0"/>
          <w:marBottom w:val="0"/>
          <w:divBdr>
            <w:top w:val="none" w:sz="0" w:space="0" w:color="auto"/>
            <w:left w:val="none" w:sz="0" w:space="0" w:color="auto"/>
            <w:bottom w:val="none" w:sz="0" w:space="0" w:color="auto"/>
            <w:right w:val="none" w:sz="0" w:space="0" w:color="auto"/>
          </w:divBdr>
        </w:div>
        <w:div w:id="788864902">
          <w:marLeft w:val="640"/>
          <w:marRight w:val="0"/>
          <w:marTop w:val="0"/>
          <w:marBottom w:val="0"/>
          <w:divBdr>
            <w:top w:val="none" w:sz="0" w:space="0" w:color="auto"/>
            <w:left w:val="none" w:sz="0" w:space="0" w:color="auto"/>
            <w:bottom w:val="none" w:sz="0" w:space="0" w:color="auto"/>
            <w:right w:val="none" w:sz="0" w:space="0" w:color="auto"/>
          </w:divBdr>
        </w:div>
        <w:div w:id="1214273333">
          <w:marLeft w:val="640"/>
          <w:marRight w:val="0"/>
          <w:marTop w:val="0"/>
          <w:marBottom w:val="0"/>
          <w:divBdr>
            <w:top w:val="none" w:sz="0" w:space="0" w:color="auto"/>
            <w:left w:val="none" w:sz="0" w:space="0" w:color="auto"/>
            <w:bottom w:val="none" w:sz="0" w:space="0" w:color="auto"/>
            <w:right w:val="none" w:sz="0" w:space="0" w:color="auto"/>
          </w:divBdr>
        </w:div>
        <w:div w:id="1246375582">
          <w:marLeft w:val="640"/>
          <w:marRight w:val="0"/>
          <w:marTop w:val="0"/>
          <w:marBottom w:val="0"/>
          <w:divBdr>
            <w:top w:val="none" w:sz="0" w:space="0" w:color="auto"/>
            <w:left w:val="none" w:sz="0" w:space="0" w:color="auto"/>
            <w:bottom w:val="none" w:sz="0" w:space="0" w:color="auto"/>
            <w:right w:val="none" w:sz="0" w:space="0" w:color="auto"/>
          </w:divBdr>
        </w:div>
      </w:divsChild>
    </w:div>
    <w:div w:id="1821462937">
      <w:bodyDiv w:val="1"/>
      <w:marLeft w:val="0"/>
      <w:marRight w:val="0"/>
      <w:marTop w:val="0"/>
      <w:marBottom w:val="0"/>
      <w:divBdr>
        <w:top w:val="none" w:sz="0" w:space="0" w:color="auto"/>
        <w:left w:val="none" w:sz="0" w:space="0" w:color="auto"/>
        <w:bottom w:val="none" w:sz="0" w:space="0" w:color="auto"/>
        <w:right w:val="none" w:sz="0" w:space="0" w:color="auto"/>
      </w:divBdr>
      <w:divsChild>
        <w:div w:id="1805003065">
          <w:marLeft w:val="640"/>
          <w:marRight w:val="0"/>
          <w:marTop w:val="0"/>
          <w:marBottom w:val="0"/>
          <w:divBdr>
            <w:top w:val="none" w:sz="0" w:space="0" w:color="auto"/>
            <w:left w:val="none" w:sz="0" w:space="0" w:color="auto"/>
            <w:bottom w:val="none" w:sz="0" w:space="0" w:color="auto"/>
            <w:right w:val="none" w:sz="0" w:space="0" w:color="auto"/>
          </w:divBdr>
          <w:divsChild>
            <w:div w:id="69890495">
              <w:marLeft w:val="0"/>
              <w:marRight w:val="0"/>
              <w:marTop w:val="0"/>
              <w:marBottom w:val="0"/>
              <w:divBdr>
                <w:top w:val="none" w:sz="0" w:space="0" w:color="auto"/>
                <w:left w:val="none" w:sz="0" w:space="0" w:color="auto"/>
                <w:bottom w:val="none" w:sz="0" w:space="0" w:color="auto"/>
                <w:right w:val="none" w:sz="0" w:space="0" w:color="auto"/>
              </w:divBdr>
              <w:divsChild>
                <w:div w:id="1014845178">
                  <w:marLeft w:val="640"/>
                  <w:marRight w:val="0"/>
                  <w:marTop w:val="0"/>
                  <w:marBottom w:val="0"/>
                  <w:divBdr>
                    <w:top w:val="none" w:sz="0" w:space="0" w:color="auto"/>
                    <w:left w:val="none" w:sz="0" w:space="0" w:color="auto"/>
                    <w:bottom w:val="none" w:sz="0" w:space="0" w:color="auto"/>
                    <w:right w:val="none" w:sz="0" w:space="0" w:color="auto"/>
                  </w:divBdr>
                </w:div>
                <w:div w:id="1201892741">
                  <w:marLeft w:val="640"/>
                  <w:marRight w:val="0"/>
                  <w:marTop w:val="0"/>
                  <w:marBottom w:val="0"/>
                  <w:divBdr>
                    <w:top w:val="none" w:sz="0" w:space="0" w:color="auto"/>
                    <w:left w:val="none" w:sz="0" w:space="0" w:color="auto"/>
                    <w:bottom w:val="none" w:sz="0" w:space="0" w:color="auto"/>
                    <w:right w:val="none" w:sz="0" w:space="0" w:color="auto"/>
                  </w:divBdr>
                </w:div>
                <w:div w:id="917985624">
                  <w:marLeft w:val="640"/>
                  <w:marRight w:val="0"/>
                  <w:marTop w:val="0"/>
                  <w:marBottom w:val="0"/>
                  <w:divBdr>
                    <w:top w:val="none" w:sz="0" w:space="0" w:color="auto"/>
                    <w:left w:val="none" w:sz="0" w:space="0" w:color="auto"/>
                    <w:bottom w:val="none" w:sz="0" w:space="0" w:color="auto"/>
                    <w:right w:val="none" w:sz="0" w:space="0" w:color="auto"/>
                  </w:divBdr>
                </w:div>
                <w:div w:id="184632528">
                  <w:marLeft w:val="640"/>
                  <w:marRight w:val="0"/>
                  <w:marTop w:val="0"/>
                  <w:marBottom w:val="0"/>
                  <w:divBdr>
                    <w:top w:val="none" w:sz="0" w:space="0" w:color="auto"/>
                    <w:left w:val="none" w:sz="0" w:space="0" w:color="auto"/>
                    <w:bottom w:val="none" w:sz="0" w:space="0" w:color="auto"/>
                    <w:right w:val="none" w:sz="0" w:space="0" w:color="auto"/>
                  </w:divBdr>
                </w:div>
                <w:div w:id="1630011946">
                  <w:marLeft w:val="640"/>
                  <w:marRight w:val="0"/>
                  <w:marTop w:val="0"/>
                  <w:marBottom w:val="0"/>
                  <w:divBdr>
                    <w:top w:val="none" w:sz="0" w:space="0" w:color="auto"/>
                    <w:left w:val="none" w:sz="0" w:space="0" w:color="auto"/>
                    <w:bottom w:val="none" w:sz="0" w:space="0" w:color="auto"/>
                    <w:right w:val="none" w:sz="0" w:space="0" w:color="auto"/>
                  </w:divBdr>
                </w:div>
                <w:div w:id="1997681357">
                  <w:marLeft w:val="640"/>
                  <w:marRight w:val="0"/>
                  <w:marTop w:val="0"/>
                  <w:marBottom w:val="0"/>
                  <w:divBdr>
                    <w:top w:val="none" w:sz="0" w:space="0" w:color="auto"/>
                    <w:left w:val="none" w:sz="0" w:space="0" w:color="auto"/>
                    <w:bottom w:val="none" w:sz="0" w:space="0" w:color="auto"/>
                    <w:right w:val="none" w:sz="0" w:space="0" w:color="auto"/>
                  </w:divBdr>
                </w:div>
                <w:div w:id="1874730992">
                  <w:marLeft w:val="640"/>
                  <w:marRight w:val="0"/>
                  <w:marTop w:val="0"/>
                  <w:marBottom w:val="0"/>
                  <w:divBdr>
                    <w:top w:val="none" w:sz="0" w:space="0" w:color="auto"/>
                    <w:left w:val="none" w:sz="0" w:space="0" w:color="auto"/>
                    <w:bottom w:val="none" w:sz="0" w:space="0" w:color="auto"/>
                    <w:right w:val="none" w:sz="0" w:space="0" w:color="auto"/>
                  </w:divBdr>
                </w:div>
                <w:div w:id="756942868">
                  <w:marLeft w:val="640"/>
                  <w:marRight w:val="0"/>
                  <w:marTop w:val="0"/>
                  <w:marBottom w:val="0"/>
                  <w:divBdr>
                    <w:top w:val="none" w:sz="0" w:space="0" w:color="auto"/>
                    <w:left w:val="none" w:sz="0" w:space="0" w:color="auto"/>
                    <w:bottom w:val="none" w:sz="0" w:space="0" w:color="auto"/>
                    <w:right w:val="none" w:sz="0" w:space="0" w:color="auto"/>
                  </w:divBdr>
                </w:div>
                <w:div w:id="1444299443">
                  <w:marLeft w:val="640"/>
                  <w:marRight w:val="0"/>
                  <w:marTop w:val="0"/>
                  <w:marBottom w:val="0"/>
                  <w:divBdr>
                    <w:top w:val="none" w:sz="0" w:space="0" w:color="auto"/>
                    <w:left w:val="none" w:sz="0" w:space="0" w:color="auto"/>
                    <w:bottom w:val="none" w:sz="0" w:space="0" w:color="auto"/>
                    <w:right w:val="none" w:sz="0" w:space="0" w:color="auto"/>
                  </w:divBdr>
                </w:div>
                <w:div w:id="1095631073">
                  <w:marLeft w:val="640"/>
                  <w:marRight w:val="0"/>
                  <w:marTop w:val="0"/>
                  <w:marBottom w:val="0"/>
                  <w:divBdr>
                    <w:top w:val="none" w:sz="0" w:space="0" w:color="auto"/>
                    <w:left w:val="none" w:sz="0" w:space="0" w:color="auto"/>
                    <w:bottom w:val="none" w:sz="0" w:space="0" w:color="auto"/>
                    <w:right w:val="none" w:sz="0" w:space="0" w:color="auto"/>
                  </w:divBdr>
                </w:div>
                <w:div w:id="886524471">
                  <w:marLeft w:val="640"/>
                  <w:marRight w:val="0"/>
                  <w:marTop w:val="0"/>
                  <w:marBottom w:val="0"/>
                  <w:divBdr>
                    <w:top w:val="none" w:sz="0" w:space="0" w:color="auto"/>
                    <w:left w:val="none" w:sz="0" w:space="0" w:color="auto"/>
                    <w:bottom w:val="none" w:sz="0" w:space="0" w:color="auto"/>
                    <w:right w:val="none" w:sz="0" w:space="0" w:color="auto"/>
                  </w:divBdr>
                </w:div>
                <w:div w:id="848715197">
                  <w:marLeft w:val="640"/>
                  <w:marRight w:val="0"/>
                  <w:marTop w:val="0"/>
                  <w:marBottom w:val="0"/>
                  <w:divBdr>
                    <w:top w:val="none" w:sz="0" w:space="0" w:color="auto"/>
                    <w:left w:val="none" w:sz="0" w:space="0" w:color="auto"/>
                    <w:bottom w:val="none" w:sz="0" w:space="0" w:color="auto"/>
                    <w:right w:val="none" w:sz="0" w:space="0" w:color="auto"/>
                  </w:divBdr>
                </w:div>
                <w:div w:id="1498304268">
                  <w:marLeft w:val="640"/>
                  <w:marRight w:val="0"/>
                  <w:marTop w:val="0"/>
                  <w:marBottom w:val="0"/>
                  <w:divBdr>
                    <w:top w:val="none" w:sz="0" w:space="0" w:color="auto"/>
                    <w:left w:val="none" w:sz="0" w:space="0" w:color="auto"/>
                    <w:bottom w:val="none" w:sz="0" w:space="0" w:color="auto"/>
                    <w:right w:val="none" w:sz="0" w:space="0" w:color="auto"/>
                  </w:divBdr>
                </w:div>
                <w:div w:id="1177580032">
                  <w:marLeft w:val="640"/>
                  <w:marRight w:val="0"/>
                  <w:marTop w:val="0"/>
                  <w:marBottom w:val="0"/>
                  <w:divBdr>
                    <w:top w:val="none" w:sz="0" w:space="0" w:color="auto"/>
                    <w:left w:val="none" w:sz="0" w:space="0" w:color="auto"/>
                    <w:bottom w:val="none" w:sz="0" w:space="0" w:color="auto"/>
                    <w:right w:val="none" w:sz="0" w:space="0" w:color="auto"/>
                  </w:divBdr>
                </w:div>
                <w:div w:id="1081026287">
                  <w:marLeft w:val="640"/>
                  <w:marRight w:val="0"/>
                  <w:marTop w:val="0"/>
                  <w:marBottom w:val="0"/>
                  <w:divBdr>
                    <w:top w:val="none" w:sz="0" w:space="0" w:color="auto"/>
                    <w:left w:val="none" w:sz="0" w:space="0" w:color="auto"/>
                    <w:bottom w:val="none" w:sz="0" w:space="0" w:color="auto"/>
                    <w:right w:val="none" w:sz="0" w:space="0" w:color="auto"/>
                  </w:divBdr>
                </w:div>
                <w:div w:id="1216774027">
                  <w:marLeft w:val="640"/>
                  <w:marRight w:val="0"/>
                  <w:marTop w:val="0"/>
                  <w:marBottom w:val="0"/>
                  <w:divBdr>
                    <w:top w:val="none" w:sz="0" w:space="0" w:color="auto"/>
                    <w:left w:val="none" w:sz="0" w:space="0" w:color="auto"/>
                    <w:bottom w:val="none" w:sz="0" w:space="0" w:color="auto"/>
                    <w:right w:val="none" w:sz="0" w:space="0" w:color="auto"/>
                  </w:divBdr>
                </w:div>
                <w:div w:id="1400595617">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341854876">
          <w:marLeft w:val="640"/>
          <w:marRight w:val="0"/>
          <w:marTop w:val="0"/>
          <w:marBottom w:val="0"/>
          <w:divBdr>
            <w:top w:val="none" w:sz="0" w:space="0" w:color="auto"/>
            <w:left w:val="none" w:sz="0" w:space="0" w:color="auto"/>
            <w:bottom w:val="none" w:sz="0" w:space="0" w:color="auto"/>
            <w:right w:val="none" w:sz="0" w:space="0" w:color="auto"/>
          </w:divBdr>
        </w:div>
        <w:div w:id="608465820">
          <w:marLeft w:val="640"/>
          <w:marRight w:val="0"/>
          <w:marTop w:val="0"/>
          <w:marBottom w:val="0"/>
          <w:divBdr>
            <w:top w:val="none" w:sz="0" w:space="0" w:color="auto"/>
            <w:left w:val="none" w:sz="0" w:space="0" w:color="auto"/>
            <w:bottom w:val="none" w:sz="0" w:space="0" w:color="auto"/>
            <w:right w:val="none" w:sz="0" w:space="0" w:color="auto"/>
          </w:divBdr>
        </w:div>
        <w:div w:id="1253927109">
          <w:marLeft w:val="640"/>
          <w:marRight w:val="0"/>
          <w:marTop w:val="0"/>
          <w:marBottom w:val="0"/>
          <w:divBdr>
            <w:top w:val="none" w:sz="0" w:space="0" w:color="auto"/>
            <w:left w:val="none" w:sz="0" w:space="0" w:color="auto"/>
            <w:bottom w:val="none" w:sz="0" w:space="0" w:color="auto"/>
            <w:right w:val="none" w:sz="0" w:space="0" w:color="auto"/>
          </w:divBdr>
        </w:div>
        <w:div w:id="975600323">
          <w:marLeft w:val="640"/>
          <w:marRight w:val="0"/>
          <w:marTop w:val="0"/>
          <w:marBottom w:val="0"/>
          <w:divBdr>
            <w:top w:val="none" w:sz="0" w:space="0" w:color="auto"/>
            <w:left w:val="none" w:sz="0" w:space="0" w:color="auto"/>
            <w:bottom w:val="none" w:sz="0" w:space="0" w:color="auto"/>
            <w:right w:val="none" w:sz="0" w:space="0" w:color="auto"/>
          </w:divBdr>
        </w:div>
        <w:div w:id="1417481699">
          <w:marLeft w:val="640"/>
          <w:marRight w:val="0"/>
          <w:marTop w:val="0"/>
          <w:marBottom w:val="0"/>
          <w:divBdr>
            <w:top w:val="none" w:sz="0" w:space="0" w:color="auto"/>
            <w:left w:val="none" w:sz="0" w:space="0" w:color="auto"/>
            <w:bottom w:val="none" w:sz="0" w:space="0" w:color="auto"/>
            <w:right w:val="none" w:sz="0" w:space="0" w:color="auto"/>
          </w:divBdr>
        </w:div>
        <w:div w:id="1494368728">
          <w:marLeft w:val="640"/>
          <w:marRight w:val="0"/>
          <w:marTop w:val="0"/>
          <w:marBottom w:val="0"/>
          <w:divBdr>
            <w:top w:val="none" w:sz="0" w:space="0" w:color="auto"/>
            <w:left w:val="none" w:sz="0" w:space="0" w:color="auto"/>
            <w:bottom w:val="none" w:sz="0" w:space="0" w:color="auto"/>
            <w:right w:val="none" w:sz="0" w:space="0" w:color="auto"/>
          </w:divBdr>
        </w:div>
        <w:div w:id="1196043913">
          <w:marLeft w:val="640"/>
          <w:marRight w:val="0"/>
          <w:marTop w:val="0"/>
          <w:marBottom w:val="0"/>
          <w:divBdr>
            <w:top w:val="none" w:sz="0" w:space="0" w:color="auto"/>
            <w:left w:val="none" w:sz="0" w:space="0" w:color="auto"/>
            <w:bottom w:val="none" w:sz="0" w:space="0" w:color="auto"/>
            <w:right w:val="none" w:sz="0" w:space="0" w:color="auto"/>
          </w:divBdr>
        </w:div>
        <w:div w:id="915477292">
          <w:marLeft w:val="640"/>
          <w:marRight w:val="0"/>
          <w:marTop w:val="0"/>
          <w:marBottom w:val="0"/>
          <w:divBdr>
            <w:top w:val="none" w:sz="0" w:space="0" w:color="auto"/>
            <w:left w:val="none" w:sz="0" w:space="0" w:color="auto"/>
            <w:bottom w:val="none" w:sz="0" w:space="0" w:color="auto"/>
            <w:right w:val="none" w:sz="0" w:space="0" w:color="auto"/>
          </w:divBdr>
        </w:div>
        <w:div w:id="45642006">
          <w:marLeft w:val="640"/>
          <w:marRight w:val="0"/>
          <w:marTop w:val="0"/>
          <w:marBottom w:val="0"/>
          <w:divBdr>
            <w:top w:val="none" w:sz="0" w:space="0" w:color="auto"/>
            <w:left w:val="none" w:sz="0" w:space="0" w:color="auto"/>
            <w:bottom w:val="none" w:sz="0" w:space="0" w:color="auto"/>
            <w:right w:val="none" w:sz="0" w:space="0" w:color="auto"/>
          </w:divBdr>
        </w:div>
        <w:div w:id="126777158">
          <w:marLeft w:val="640"/>
          <w:marRight w:val="0"/>
          <w:marTop w:val="0"/>
          <w:marBottom w:val="0"/>
          <w:divBdr>
            <w:top w:val="none" w:sz="0" w:space="0" w:color="auto"/>
            <w:left w:val="none" w:sz="0" w:space="0" w:color="auto"/>
            <w:bottom w:val="none" w:sz="0" w:space="0" w:color="auto"/>
            <w:right w:val="none" w:sz="0" w:space="0" w:color="auto"/>
          </w:divBdr>
        </w:div>
        <w:div w:id="274943410">
          <w:marLeft w:val="640"/>
          <w:marRight w:val="0"/>
          <w:marTop w:val="0"/>
          <w:marBottom w:val="0"/>
          <w:divBdr>
            <w:top w:val="none" w:sz="0" w:space="0" w:color="auto"/>
            <w:left w:val="none" w:sz="0" w:space="0" w:color="auto"/>
            <w:bottom w:val="none" w:sz="0" w:space="0" w:color="auto"/>
            <w:right w:val="none" w:sz="0" w:space="0" w:color="auto"/>
          </w:divBdr>
        </w:div>
        <w:div w:id="1866751166">
          <w:marLeft w:val="640"/>
          <w:marRight w:val="0"/>
          <w:marTop w:val="0"/>
          <w:marBottom w:val="0"/>
          <w:divBdr>
            <w:top w:val="none" w:sz="0" w:space="0" w:color="auto"/>
            <w:left w:val="none" w:sz="0" w:space="0" w:color="auto"/>
            <w:bottom w:val="none" w:sz="0" w:space="0" w:color="auto"/>
            <w:right w:val="none" w:sz="0" w:space="0" w:color="auto"/>
          </w:divBdr>
        </w:div>
        <w:div w:id="1197039342">
          <w:marLeft w:val="640"/>
          <w:marRight w:val="0"/>
          <w:marTop w:val="0"/>
          <w:marBottom w:val="0"/>
          <w:divBdr>
            <w:top w:val="none" w:sz="0" w:space="0" w:color="auto"/>
            <w:left w:val="none" w:sz="0" w:space="0" w:color="auto"/>
            <w:bottom w:val="none" w:sz="0" w:space="0" w:color="auto"/>
            <w:right w:val="none" w:sz="0" w:space="0" w:color="auto"/>
          </w:divBdr>
        </w:div>
        <w:div w:id="1569152134">
          <w:marLeft w:val="640"/>
          <w:marRight w:val="0"/>
          <w:marTop w:val="0"/>
          <w:marBottom w:val="0"/>
          <w:divBdr>
            <w:top w:val="none" w:sz="0" w:space="0" w:color="auto"/>
            <w:left w:val="none" w:sz="0" w:space="0" w:color="auto"/>
            <w:bottom w:val="none" w:sz="0" w:space="0" w:color="auto"/>
            <w:right w:val="none" w:sz="0" w:space="0" w:color="auto"/>
          </w:divBdr>
        </w:div>
        <w:div w:id="1124615766">
          <w:marLeft w:val="640"/>
          <w:marRight w:val="0"/>
          <w:marTop w:val="0"/>
          <w:marBottom w:val="0"/>
          <w:divBdr>
            <w:top w:val="none" w:sz="0" w:space="0" w:color="auto"/>
            <w:left w:val="none" w:sz="0" w:space="0" w:color="auto"/>
            <w:bottom w:val="none" w:sz="0" w:space="0" w:color="auto"/>
            <w:right w:val="none" w:sz="0" w:space="0" w:color="auto"/>
          </w:divBdr>
        </w:div>
        <w:div w:id="610629748">
          <w:marLeft w:val="640"/>
          <w:marRight w:val="0"/>
          <w:marTop w:val="0"/>
          <w:marBottom w:val="0"/>
          <w:divBdr>
            <w:top w:val="none" w:sz="0" w:space="0" w:color="auto"/>
            <w:left w:val="none" w:sz="0" w:space="0" w:color="auto"/>
            <w:bottom w:val="none" w:sz="0" w:space="0" w:color="auto"/>
            <w:right w:val="none" w:sz="0" w:space="0" w:color="auto"/>
          </w:divBdr>
        </w:div>
      </w:divsChild>
    </w:div>
    <w:div w:id="1839081317">
      <w:bodyDiv w:val="1"/>
      <w:marLeft w:val="0"/>
      <w:marRight w:val="0"/>
      <w:marTop w:val="0"/>
      <w:marBottom w:val="0"/>
      <w:divBdr>
        <w:top w:val="none" w:sz="0" w:space="0" w:color="auto"/>
        <w:left w:val="none" w:sz="0" w:space="0" w:color="auto"/>
        <w:bottom w:val="none" w:sz="0" w:space="0" w:color="auto"/>
        <w:right w:val="none" w:sz="0" w:space="0" w:color="auto"/>
      </w:divBdr>
    </w:div>
    <w:div w:id="1841430874">
      <w:bodyDiv w:val="1"/>
      <w:marLeft w:val="0"/>
      <w:marRight w:val="0"/>
      <w:marTop w:val="0"/>
      <w:marBottom w:val="0"/>
      <w:divBdr>
        <w:top w:val="none" w:sz="0" w:space="0" w:color="auto"/>
        <w:left w:val="none" w:sz="0" w:space="0" w:color="auto"/>
        <w:bottom w:val="none" w:sz="0" w:space="0" w:color="auto"/>
        <w:right w:val="none" w:sz="0" w:space="0" w:color="auto"/>
      </w:divBdr>
    </w:div>
    <w:div w:id="1857423642">
      <w:bodyDiv w:val="1"/>
      <w:marLeft w:val="0"/>
      <w:marRight w:val="0"/>
      <w:marTop w:val="0"/>
      <w:marBottom w:val="0"/>
      <w:divBdr>
        <w:top w:val="none" w:sz="0" w:space="0" w:color="auto"/>
        <w:left w:val="none" w:sz="0" w:space="0" w:color="auto"/>
        <w:bottom w:val="none" w:sz="0" w:space="0" w:color="auto"/>
        <w:right w:val="none" w:sz="0" w:space="0" w:color="auto"/>
      </w:divBdr>
    </w:div>
    <w:div w:id="1886941912">
      <w:bodyDiv w:val="1"/>
      <w:marLeft w:val="0"/>
      <w:marRight w:val="0"/>
      <w:marTop w:val="0"/>
      <w:marBottom w:val="0"/>
      <w:divBdr>
        <w:top w:val="none" w:sz="0" w:space="0" w:color="auto"/>
        <w:left w:val="none" w:sz="0" w:space="0" w:color="auto"/>
        <w:bottom w:val="none" w:sz="0" w:space="0" w:color="auto"/>
        <w:right w:val="none" w:sz="0" w:space="0" w:color="auto"/>
      </w:divBdr>
      <w:divsChild>
        <w:div w:id="116532462">
          <w:marLeft w:val="640"/>
          <w:marRight w:val="0"/>
          <w:marTop w:val="0"/>
          <w:marBottom w:val="0"/>
          <w:divBdr>
            <w:top w:val="none" w:sz="0" w:space="0" w:color="auto"/>
            <w:left w:val="none" w:sz="0" w:space="0" w:color="auto"/>
            <w:bottom w:val="none" w:sz="0" w:space="0" w:color="auto"/>
            <w:right w:val="none" w:sz="0" w:space="0" w:color="auto"/>
          </w:divBdr>
        </w:div>
        <w:div w:id="1989089596">
          <w:marLeft w:val="640"/>
          <w:marRight w:val="0"/>
          <w:marTop w:val="0"/>
          <w:marBottom w:val="0"/>
          <w:divBdr>
            <w:top w:val="none" w:sz="0" w:space="0" w:color="auto"/>
            <w:left w:val="none" w:sz="0" w:space="0" w:color="auto"/>
            <w:bottom w:val="none" w:sz="0" w:space="0" w:color="auto"/>
            <w:right w:val="none" w:sz="0" w:space="0" w:color="auto"/>
          </w:divBdr>
        </w:div>
        <w:div w:id="1547647252">
          <w:marLeft w:val="640"/>
          <w:marRight w:val="0"/>
          <w:marTop w:val="0"/>
          <w:marBottom w:val="0"/>
          <w:divBdr>
            <w:top w:val="none" w:sz="0" w:space="0" w:color="auto"/>
            <w:left w:val="none" w:sz="0" w:space="0" w:color="auto"/>
            <w:bottom w:val="none" w:sz="0" w:space="0" w:color="auto"/>
            <w:right w:val="none" w:sz="0" w:space="0" w:color="auto"/>
          </w:divBdr>
        </w:div>
        <w:div w:id="583493874">
          <w:marLeft w:val="640"/>
          <w:marRight w:val="0"/>
          <w:marTop w:val="0"/>
          <w:marBottom w:val="0"/>
          <w:divBdr>
            <w:top w:val="none" w:sz="0" w:space="0" w:color="auto"/>
            <w:left w:val="none" w:sz="0" w:space="0" w:color="auto"/>
            <w:bottom w:val="none" w:sz="0" w:space="0" w:color="auto"/>
            <w:right w:val="none" w:sz="0" w:space="0" w:color="auto"/>
          </w:divBdr>
        </w:div>
        <w:div w:id="876430733">
          <w:marLeft w:val="640"/>
          <w:marRight w:val="0"/>
          <w:marTop w:val="0"/>
          <w:marBottom w:val="0"/>
          <w:divBdr>
            <w:top w:val="none" w:sz="0" w:space="0" w:color="auto"/>
            <w:left w:val="none" w:sz="0" w:space="0" w:color="auto"/>
            <w:bottom w:val="none" w:sz="0" w:space="0" w:color="auto"/>
            <w:right w:val="none" w:sz="0" w:space="0" w:color="auto"/>
          </w:divBdr>
        </w:div>
        <w:div w:id="1457717356">
          <w:marLeft w:val="640"/>
          <w:marRight w:val="0"/>
          <w:marTop w:val="0"/>
          <w:marBottom w:val="0"/>
          <w:divBdr>
            <w:top w:val="none" w:sz="0" w:space="0" w:color="auto"/>
            <w:left w:val="none" w:sz="0" w:space="0" w:color="auto"/>
            <w:bottom w:val="none" w:sz="0" w:space="0" w:color="auto"/>
            <w:right w:val="none" w:sz="0" w:space="0" w:color="auto"/>
          </w:divBdr>
        </w:div>
        <w:div w:id="256331903">
          <w:marLeft w:val="640"/>
          <w:marRight w:val="0"/>
          <w:marTop w:val="0"/>
          <w:marBottom w:val="0"/>
          <w:divBdr>
            <w:top w:val="none" w:sz="0" w:space="0" w:color="auto"/>
            <w:left w:val="none" w:sz="0" w:space="0" w:color="auto"/>
            <w:bottom w:val="none" w:sz="0" w:space="0" w:color="auto"/>
            <w:right w:val="none" w:sz="0" w:space="0" w:color="auto"/>
          </w:divBdr>
        </w:div>
        <w:div w:id="849952901">
          <w:marLeft w:val="640"/>
          <w:marRight w:val="0"/>
          <w:marTop w:val="0"/>
          <w:marBottom w:val="0"/>
          <w:divBdr>
            <w:top w:val="none" w:sz="0" w:space="0" w:color="auto"/>
            <w:left w:val="none" w:sz="0" w:space="0" w:color="auto"/>
            <w:bottom w:val="none" w:sz="0" w:space="0" w:color="auto"/>
            <w:right w:val="none" w:sz="0" w:space="0" w:color="auto"/>
          </w:divBdr>
        </w:div>
        <w:div w:id="1891263592">
          <w:marLeft w:val="640"/>
          <w:marRight w:val="0"/>
          <w:marTop w:val="0"/>
          <w:marBottom w:val="0"/>
          <w:divBdr>
            <w:top w:val="none" w:sz="0" w:space="0" w:color="auto"/>
            <w:left w:val="none" w:sz="0" w:space="0" w:color="auto"/>
            <w:bottom w:val="none" w:sz="0" w:space="0" w:color="auto"/>
            <w:right w:val="none" w:sz="0" w:space="0" w:color="auto"/>
          </w:divBdr>
        </w:div>
        <w:div w:id="301078517">
          <w:marLeft w:val="640"/>
          <w:marRight w:val="0"/>
          <w:marTop w:val="0"/>
          <w:marBottom w:val="0"/>
          <w:divBdr>
            <w:top w:val="none" w:sz="0" w:space="0" w:color="auto"/>
            <w:left w:val="none" w:sz="0" w:space="0" w:color="auto"/>
            <w:bottom w:val="none" w:sz="0" w:space="0" w:color="auto"/>
            <w:right w:val="none" w:sz="0" w:space="0" w:color="auto"/>
          </w:divBdr>
        </w:div>
        <w:div w:id="37707247">
          <w:marLeft w:val="640"/>
          <w:marRight w:val="0"/>
          <w:marTop w:val="0"/>
          <w:marBottom w:val="0"/>
          <w:divBdr>
            <w:top w:val="none" w:sz="0" w:space="0" w:color="auto"/>
            <w:left w:val="none" w:sz="0" w:space="0" w:color="auto"/>
            <w:bottom w:val="none" w:sz="0" w:space="0" w:color="auto"/>
            <w:right w:val="none" w:sz="0" w:space="0" w:color="auto"/>
          </w:divBdr>
        </w:div>
        <w:div w:id="1351838349">
          <w:marLeft w:val="640"/>
          <w:marRight w:val="0"/>
          <w:marTop w:val="0"/>
          <w:marBottom w:val="0"/>
          <w:divBdr>
            <w:top w:val="none" w:sz="0" w:space="0" w:color="auto"/>
            <w:left w:val="none" w:sz="0" w:space="0" w:color="auto"/>
            <w:bottom w:val="none" w:sz="0" w:space="0" w:color="auto"/>
            <w:right w:val="none" w:sz="0" w:space="0" w:color="auto"/>
          </w:divBdr>
        </w:div>
        <w:div w:id="431244529">
          <w:marLeft w:val="640"/>
          <w:marRight w:val="0"/>
          <w:marTop w:val="0"/>
          <w:marBottom w:val="0"/>
          <w:divBdr>
            <w:top w:val="none" w:sz="0" w:space="0" w:color="auto"/>
            <w:left w:val="none" w:sz="0" w:space="0" w:color="auto"/>
            <w:bottom w:val="none" w:sz="0" w:space="0" w:color="auto"/>
            <w:right w:val="none" w:sz="0" w:space="0" w:color="auto"/>
          </w:divBdr>
        </w:div>
        <w:div w:id="787116487">
          <w:marLeft w:val="640"/>
          <w:marRight w:val="0"/>
          <w:marTop w:val="0"/>
          <w:marBottom w:val="0"/>
          <w:divBdr>
            <w:top w:val="none" w:sz="0" w:space="0" w:color="auto"/>
            <w:left w:val="none" w:sz="0" w:space="0" w:color="auto"/>
            <w:bottom w:val="none" w:sz="0" w:space="0" w:color="auto"/>
            <w:right w:val="none" w:sz="0" w:space="0" w:color="auto"/>
          </w:divBdr>
        </w:div>
        <w:div w:id="972491399">
          <w:marLeft w:val="640"/>
          <w:marRight w:val="0"/>
          <w:marTop w:val="0"/>
          <w:marBottom w:val="0"/>
          <w:divBdr>
            <w:top w:val="none" w:sz="0" w:space="0" w:color="auto"/>
            <w:left w:val="none" w:sz="0" w:space="0" w:color="auto"/>
            <w:bottom w:val="none" w:sz="0" w:space="0" w:color="auto"/>
            <w:right w:val="none" w:sz="0" w:space="0" w:color="auto"/>
          </w:divBdr>
        </w:div>
        <w:div w:id="1909269656">
          <w:marLeft w:val="640"/>
          <w:marRight w:val="0"/>
          <w:marTop w:val="0"/>
          <w:marBottom w:val="0"/>
          <w:divBdr>
            <w:top w:val="none" w:sz="0" w:space="0" w:color="auto"/>
            <w:left w:val="none" w:sz="0" w:space="0" w:color="auto"/>
            <w:bottom w:val="none" w:sz="0" w:space="0" w:color="auto"/>
            <w:right w:val="none" w:sz="0" w:space="0" w:color="auto"/>
          </w:divBdr>
        </w:div>
        <w:div w:id="439180124">
          <w:marLeft w:val="640"/>
          <w:marRight w:val="0"/>
          <w:marTop w:val="0"/>
          <w:marBottom w:val="0"/>
          <w:divBdr>
            <w:top w:val="none" w:sz="0" w:space="0" w:color="auto"/>
            <w:left w:val="none" w:sz="0" w:space="0" w:color="auto"/>
            <w:bottom w:val="none" w:sz="0" w:space="0" w:color="auto"/>
            <w:right w:val="none" w:sz="0" w:space="0" w:color="auto"/>
          </w:divBdr>
        </w:div>
        <w:div w:id="867765029">
          <w:marLeft w:val="640"/>
          <w:marRight w:val="0"/>
          <w:marTop w:val="0"/>
          <w:marBottom w:val="0"/>
          <w:divBdr>
            <w:top w:val="none" w:sz="0" w:space="0" w:color="auto"/>
            <w:left w:val="none" w:sz="0" w:space="0" w:color="auto"/>
            <w:bottom w:val="none" w:sz="0" w:space="0" w:color="auto"/>
            <w:right w:val="none" w:sz="0" w:space="0" w:color="auto"/>
          </w:divBdr>
        </w:div>
      </w:divsChild>
    </w:div>
    <w:div w:id="1891183827">
      <w:bodyDiv w:val="1"/>
      <w:marLeft w:val="0"/>
      <w:marRight w:val="0"/>
      <w:marTop w:val="0"/>
      <w:marBottom w:val="0"/>
      <w:divBdr>
        <w:top w:val="none" w:sz="0" w:space="0" w:color="auto"/>
        <w:left w:val="none" w:sz="0" w:space="0" w:color="auto"/>
        <w:bottom w:val="none" w:sz="0" w:space="0" w:color="auto"/>
        <w:right w:val="none" w:sz="0" w:space="0" w:color="auto"/>
      </w:divBdr>
      <w:divsChild>
        <w:div w:id="1385448249">
          <w:marLeft w:val="640"/>
          <w:marRight w:val="0"/>
          <w:marTop w:val="0"/>
          <w:marBottom w:val="0"/>
          <w:divBdr>
            <w:top w:val="none" w:sz="0" w:space="0" w:color="auto"/>
            <w:left w:val="none" w:sz="0" w:space="0" w:color="auto"/>
            <w:bottom w:val="none" w:sz="0" w:space="0" w:color="auto"/>
            <w:right w:val="none" w:sz="0" w:space="0" w:color="auto"/>
          </w:divBdr>
        </w:div>
        <w:div w:id="535388340">
          <w:marLeft w:val="640"/>
          <w:marRight w:val="0"/>
          <w:marTop w:val="0"/>
          <w:marBottom w:val="0"/>
          <w:divBdr>
            <w:top w:val="none" w:sz="0" w:space="0" w:color="auto"/>
            <w:left w:val="none" w:sz="0" w:space="0" w:color="auto"/>
            <w:bottom w:val="none" w:sz="0" w:space="0" w:color="auto"/>
            <w:right w:val="none" w:sz="0" w:space="0" w:color="auto"/>
          </w:divBdr>
        </w:div>
        <w:div w:id="1011109877">
          <w:marLeft w:val="640"/>
          <w:marRight w:val="0"/>
          <w:marTop w:val="0"/>
          <w:marBottom w:val="0"/>
          <w:divBdr>
            <w:top w:val="none" w:sz="0" w:space="0" w:color="auto"/>
            <w:left w:val="none" w:sz="0" w:space="0" w:color="auto"/>
            <w:bottom w:val="none" w:sz="0" w:space="0" w:color="auto"/>
            <w:right w:val="none" w:sz="0" w:space="0" w:color="auto"/>
          </w:divBdr>
        </w:div>
        <w:div w:id="1851484351">
          <w:marLeft w:val="640"/>
          <w:marRight w:val="0"/>
          <w:marTop w:val="0"/>
          <w:marBottom w:val="0"/>
          <w:divBdr>
            <w:top w:val="none" w:sz="0" w:space="0" w:color="auto"/>
            <w:left w:val="none" w:sz="0" w:space="0" w:color="auto"/>
            <w:bottom w:val="none" w:sz="0" w:space="0" w:color="auto"/>
            <w:right w:val="none" w:sz="0" w:space="0" w:color="auto"/>
          </w:divBdr>
        </w:div>
        <w:div w:id="284966569">
          <w:marLeft w:val="640"/>
          <w:marRight w:val="0"/>
          <w:marTop w:val="0"/>
          <w:marBottom w:val="0"/>
          <w:divBdr>
            <w:top w:val="none" w:sz="0" w:space="0" w:color="auto"/>
            <w:left w:val="none" w:sz="0" w:space="0" w:color="auto"/>
            <w:bottom w:val="none" w:sz="0" w:space="0" w:color="auto"/>
            <w:right w:val="none" w:sz="0" w:space="0" w:color="auto"/>
          </w:divBdr>
        </w:div>
        <w:div w:id="1356886311">
          <w:marLeft w:val="640"/>
          <w:marRight w:val="0"/>
          <w:marTop w:val="0"/>
          <w:marBottom w:val="0"/>
          <w:divBdr>
            <w:top w:val="none" w:sz="0" w:space="0" w:color="auto"/>
            <w:left w:val="none" w:sz="0" w:space="0" w:color="auto"/>
            <w:bottom w:val="none" w:sz="0" w:space="0" w:color="auto"/>
            <w:right w:val="none" w:sz="0" w:space="0" w:color="auto"/>
          </w:divBdr>
        </w:div>
        <w:div w:id="1151093518">
          <w:marLeft w:val="640"/>
          <w:marRight w:val="0"/>
          <w:marTop w:val="0"/>
          <w:marBottom w:val="0"/>
          <w:divBdr>
            <w:top w:val="none" w:sz="0" w:space="0" w:color="auto"/>
            <w:left w:val="none" w:sz="0" w:space="0" w:color="auto"/>
            <w:bottom w:val="none" w:sz="0" w:space="0" w:color="auto"/>
            <w:right w:val="none" w:sz="0" w:space="0" w:color="auto"/>
          </w:divBdr>
        </w:div>
        <w:div w:id="1971474597">
          <w:marLeft w:val="640"/>
          <w:marRight w:val="0"/>
          <w:marTop w:val="0"/>
          <w:marBottom w:val="0"/>
          <w:divBdr>
            <w:top w:val="none" w:sz="0" w:space="0" w:color="auto"/>
            <w:left w:val="none" w:sz="0" w:space="0" w:color="auto"/>
            <w:bottom w:val="none" w:sz="0" w:space="0" w:color="auto"/>
            <w:right w:val="none" w:sz="0" w:space="0" w:color="auto"/>
          </w:divBdr>
        </w:div>
        <w:div w:id="101461656">
          <w:marLeft w:val="640"/>
          <w:marRight w:val="0"/>
          <w:marTop w:val="0"/>
          <w:marBottom w:val="0"/>
          <w:divBdr>
            <w:top w:val="none" w:sz="0" w:space="0" w:color="auto"/>
            <w:left w:val="none" w:sz="0" w:space="0" w:color="auto"/>
            <w:bottom w:val="none" w:sz="0" w:space="0" w:color="auto"/>
            <w:right w:val="none" w:sz="0" w:space="0" w:color="auto"/>
          </w:divBdr>
        </w:div>
        <w:div w:id="596641148">
          <w:marLeft w:val="640"/>
          <w:marRight w:val="0"/>
          <w:marTop w:val="0"/>
          <w:marBottom w:val="0"/>
          <w:divBdr>
            <w:top w:val="none" w:sz="0" w:space="0" w:color="auto"/>
            <w:left w:val="none" w:sz="0" w:space="0" w:color="auto"/>
            <w:bottom w:val="none" w:sz="0" w:space="0" w:color="auto"/>
            <w:right w:val="none" w:sz="0" w:space="0" w:color="auto"/>
          </w:divBdr>
        </w:div>
        <w:div w:id="1920824065">
          <w:marLeft w:val="640"/>
          <w:marRight w:val="0"/>
          <w:marTop w:val="0"/>
          <w:marBottom w:val="0"/>
          <w:divBdr>
            <w:top w:val="none" w:sz="0" w:space="0" w:color="auto"/>
            <w:left w:val="none" w:sz="0" w:space="0" w:color="auto"/>
            <w:bottom w:val="none" w:sz="0" w:space="0" w:color="auto"/>
            <w:right w:val="none" w:sz="0" w:space="0" w:color="auto"/>
          </w:divBdr>
        </w:div>
        <w:div w:id="836651776">
          <w:marLeft w:val="640"/>
          <w:marRight w:val="0"/>
          <w:marTop w:val="0"/>
          <w:marBottom w:val="0"/>
          <w:divBdr>
            <w:top w:val="none" w:sz="0" w:space="0" w:color="auto"/>
            <w:left w:val="none" w:sz="0" w:space="0" w:color="auto"/>
            <w:bottom w:val="none" w:sz="0" w:space="0" w:color="auto"/>
            <w:right w:val="none" w:sz="0" w:space="0" w:color="auto"/>
          </w:divBdr>
        </w:div>
        <w:div w:id="2015498164">
          <w:marLeft w:val="640"/>
          <w:marRight w:val="0"/>
          <w:marTop w:val="0"/>
          <w:marBottom w:val="0"/>
          <w:divBdr>
            <w:top w:val="none" w:sz="0" w:space="0" w:color="auto"/>
            <w:left w:val="none" w:sz="0" w:space="0" w:color="auto"/>
            <w:bottom w:val="none" w:sz="0" w:space="0" w:color="auto"/>
            <w:right w:val="none" w:sz="0" w:space="0" w:color="auto"/>
          </w:divBdr>
        </w:div>
        <w:div w:id="153490732">
          <w:marLeft w:val="640"/>
          <w:marRight w:val="0"/>
          <w:marTop w:val="0"/>
          <w:marBottom w:val="0"/>
          <w:divBdr>
            <w:top w:val="none" w:sz="0" w:space="0" w:color="auto"/>
            <w:left w:val="none" w:sz="0" w:space="0" w:color="auto"/>
            <w:bottom w:val="none" w:sz="0" w:space="0" w:color="auto"/>
            <w:right w:val="none" w:sz="0" w:space="0" w:color="auto"/>
          </w:divBdr>
        </w:div>
      </w:divsChild>
    </w:div>
    <w:div w:id="1892763982">
      <w:bodyDiv w:val="1"/>
      <w:marLeft w:val="0"/>
      <w:marRight w:val="0"/>
      <w:marTop w:val="0"/>
      <w:marBottom w:val="0"/>
      <w:divBdr>
        <w:top w:val="none" w:sz="0" w:space="0" w:color="auto"/>
        <w:left w:val="none" w:sz="0" w:space="0" w:color="auto"/>
        <w:bottom w:val="none" w:sz="0" w:space="0" w:color="auto"/>
        <w:right w:val="none" w:sz="0" w:space="0" w:color="auto"/>
      </w:divBdr>
      <w:divsChild>
        <w:div w:id="712852105">
          <w:marLeft w:val="640"/>
          <w:marRight w:val="0"/>
          <w:marTop w:val="0"/>
          <w:marBottom w:val="0"/>
          <w:divBdr>
            <w:top w:val="none" w:sz="0" w:space="0" w:color="auto"/>
            <w:left w:val="none" w:sz="0" w:space="0" w:color="auto"/>
            <w:bottom w:val="none" w:sz="0" w:space="0" w:color="auto"/>
            <w:right w:val="none" w:sz="0" w:space="0" w:color="auto"/>
          </w:divBdr>
        </w:div>
        <w:div w:id="346908532">
          <w:marLeft w:val="640"/>
          <w:marRight w:val="0"/>
          <w:marTop w:val="0"/>
          <w:marBottom w:val="0"/>
          <w:divBdr>
            <w:top w:val="none" w:sz="0" w:space="0" w:color="auto"/>
            <w:left w:val="none" w:sz="0" w:space="0" w:color="auto"/>
            <w:bottom w:val="none" w:sz="0" w:space="0" w:color="auto"/>
            <w:right w:val="none" w:sz="0" w:space="0" w:color="auto"/>
          </w:divBdr>
        </w:div>
        <w:div w:id="1868519141">
          <w:marLeft w:val="640"/>
          <w:marRight w:val="0"/>
          <w:marTop w:val="0"/>
          <w:marBottom w:val="0"/>
          <w:divBdr>
            <w:top w:val="none" w:sz="0" w:space="0" w:color="auto"/>
            <w:left w:val="none" w:sz="0" w:space="0" w:color="auto"/>
            <w:bottom w:val="none" w:sz="0" w:space="0" w:color="auto"/>
            <w:right w:val="none" w:sz="0" w:space="0" w:color="auto"/>
          </w:divBdr>
        </w:div>
        <w:div w:id="762844703">
          <w:marLeft w:val="640"/>
          <w:marRight w:val="0"/>
          <w:marTop w:val="0"/>
          <w:marBottom w:val="0"/>
          <w:divBdr>
            <w:top w:val="none" w:sz="0" w:space="0" w:color="auto"/>
            <w:left w:val="none" w:sz="0" w:space="0" w:color="auto"/>
            <w:bottom w:val="none" w:sz="0" w:space="0" w:color="auto"/>
            <w:right w:val="none" w:sz="0" w:space="0" w:color="auto"/>
          </w:divBdr>
        </w:div>
        <w:div w:id="686828111">
          <w:marLeft w:val="640"/>
          <w:marRight w:val="0"/>
          <w:marTop w:val="0"/>
          <w:marBottom w:val="0"/>
          <w:divBdr>
            <w:top w:val="none" w:sz="0" w:space="0" w:color="auto"/>
            <w:left w:val="none" w:sz="0" w:space="0" w:color="auto"/>
            <w:bottom w:val="none" w:sz="0" w:space="0" w:color="auto"/>
            <w:right w:val="none" w:sz="0" w:space="0" w:color="auto"/>
          </w:divBdr>
        </w:div>
        <w:div w:id="439108617">
          <w:marLeft w:val="640"/>
          <w:marRight w:val="0"/>
          <w:marTop w:val="0"/>
          <w:marBottom w:val="0"/>
          <w:divBdr>
            <w:top w:val="none" w:sz="0" w:space="0" w:color="auto"/>
            <w:left w:val="none" w:sz="0" w:space="0" w:color="auto"/>
            <w:bottom w:val="none" w:sz="0" w:space="0" w:color="auto"/>
            <w:right w:val="none" w:sz="0" w:space="0" w:color="auto"/>
          </w:divBdr>
        </w:div>
        <w:div w:id="1943225112">
          <w:marLeft w:val="640"/>
          <w:marRight w:val="0"/>
          <w:marTop w:val="0"/>
          <w:marBottom w:val="0"/>
          <w:divBdr>
            <w:top w:val="none" w:sz="0" w:space="0" w:color="auto"/>
            <w:left w:val="none" w:sz="0" w:space="0" w:color="auto"/>
            <w:bottom w:val="none" w:sz="0" w:space="0" w:color="auto"/>
            <w:right w:val="none" w:sz="0" w:space="0" w:color="auto"/>
          </w:divBdr>
        </w:div>
        <w:div w:id="1811703129">
          <w:marLeft w:val="640"/>
          <w:marRight w:val="0"/>
          <w:marTop w:val="0"/>
          <w:marBottom w:val="0"/>
          <w:divBdr>
            <w:top w:val="none" w:sz="0" w:space="0" w:color="auto"/>
            <w:left w:val="none" w:sz="0" w:space="0" w:color="auto"/>
            <w:bottom w:val="none" w:sz="0" w:space="0" w:color="auto"/>
            <w:right w:val="none" w:sz="0" w:space="0" w:color="auto"/>
          </w:divBdr>
        </w:div>
        <w:div w:id="1894847506">
          <w:marLeft w:val="640"/>
          <w:marRight w:val="0"/>
          <w:marTop w:val="0"/>
          <w:marBottom w:val="0"/>
          <w:divBdr>
            <w:top w:val="none" w:sz="0" w:space="0" w:color="auto"/>
            <w:left w:val="none" w:sz="0" w:space="0" w:color="auto"/>
            <w:bottom w:val="none" w:sz="0" w:space="0" w:color="auto"/>
            <w:right w:val="none" w:sz="0" w:space="0" w:color="auto"/>
          </w:divBdr>
        </w:div>
        <w:div w:id="1438060174">
          <w:marLeft w:val="640"/>
          <w:marRight w:val="0"/>
          <w:marTop w:val="0"/>
          <w:marBottom w:val="0"/>
          <w:divBdr>
            <w:top w:val="none" w:sz="0" w:space="0" w:color="auto"/>
            <w:left w:val="none" w:sz="0" w:space="0" w:color="auto"/>
            <w:bottom w:val="none" w:sz="0" w:space="0" w:color="auto"/>
            <w:right w:val="none" w:sz="0" w:space="0" w:color="auto"/>
          </w:divBdr>
        </w:div>
        <w:div w:id="820075062">
          <w:marLeft w:val="640"/>
          <w:marRight w:val="0"/>
          <w:marTop w:val="0"/>
          <w:marBottom w:val="0"/>
          <w:divBdr>
            <w:top w:val="none" w:sz="0" w:space="0" w:color="auto"/>
            <w:left w:val="none" w:sz="0" w:space="0" w:color="auto"/>
            <w:bottom w:val="none" w:sz="0" w:space="0" w:color="auto"/>
            <w:right w:val="none" w:sz="0" w:space="0" w:color="auto"/>
          </w:divBdr>
        </w:div>
        <w:div w:id="1664360290">
          <w:marLeft w:val="640"/>
          <w:marRight w:val="0"/>
          <w:marTop w:val="0"/>
          <w:marBottom w:val="0"/>
          <w:divBdr>
            <w:top w:val="none" w:sz="0" w:space="0" w:color="auto"/>
            <w:left w:val="none" w:sz="0" w:space="0" w:color="auto"/>
            <w:bottom w:val="none" w:sz="0" w:space="0" w:color="auto"/>
            <w:right w:val="none" w:sz="0" w:space="0" w:color="auto"/>
          </w:divBdr>
        </w:div>
        <w:div w:id="2103138420">
          <w:marLeft w:val="640"/>
          <w:marRight w:val="0"/>
          <w:marTop w:val="0"/>
          <w:marBottom w:val="0"/>
          <w:divBdr>
            <w:top w:val="none" w:sz="0" w:space="0" w:color="auto"/>
            <w:left w:val="none" w:sz="0" w:space="0" w:color="auto"/>
            <w:bottom w:val="none" w:sz="0" w:space="0" w:color="auto"/>
            <w:right w:val="none" w:sz="0" w:space="0" w:color="auto"/>
          </w:divBdr>
        </w:div>
        <w:div w:id="593245055">
          <w:marLeft w:val="640"/>
          <w:marRight w:val="0"/>
          <w:marTop w:val="0"/>
          <w:marBottom w:val="0"/>
          <w:divBdr>
            <w:top w:val="none" w:sz="0" w:space="0" w:color="auto"/>
            <w:left w:val="none" w:sz="0" w:space="0" w:color="auto"/>
            <w:bottom w:val="none" w:sz="0" w:space="0" w:color="auto"/>
            <w:right w:val="none" w:sz="0" w:space="0" w:color="auto"/>
          </w:divBdr>
        </w:div>
        <w:div w:id="1590115620">
          <w:marLeft w:val="640"/>
          <w:marRight w:val="0"/>
          <w:marTop w:val="0"/>
          <w:marBottom w:val="0"/>
          <w:divBdr>
            <w:top w:val="none" w:sz="0" w:space="0" w:color="auto"/>
            <w:left w:val="none" w:sz="0" w:space="0" w:color="auto"/>
            <w:bottom w:val="none" w:sz="0" w:space="0" w:color="auto"/>
            <w:right w:val="none" w:sz="0" w:space="0" w:color="auto"/>
          </w:divBdr>
        </w:div>
        <w:div w:id="813913381">
          <w:marLeft w:val="640"/>
          <w:marRight w:val="0"/>
          <w:marTop w:val="0"/>
          <w:marBottom w:val="0"/>
          <w:divBdr>
            <w:top w:val="none" w:sz="0" w:space="0" w:color="auto"/>
            <w:left w:val="none" w:sz="0" w:space="0" w:color="auto"/>
            <w:bottom w:val="none" w:sz="0" w:space="0" w:color="auto"/>
            <w:right w:val="none" w:sz="0" w:space="0" w:color="auto"/>
          </w:divBdr>
        </w:div>
        <w:div w:id="1391925213">
          <w:marLeft w:val="640"/>
          <w:marRight w:val="0"/>
          <w:marTop w:val="0"/>
          <w:marBottom w:val="0"/>
          <w:divBdr>
            <w:top w:val="none" w:sz="0" w:space="0" w:color="auto"/>
            <w:left w:val="none" w:sz="0" w:space="0" w:color="auto"/>
            <w:bottom w:val="none" w:sz="0" w:space="0" w:color="auto"/>
            <w:right w:val="none" w:sz="0" w:space="0" w:color="auto"/>
          </w:divBdr>
        </w:div>
      </w:divsChild>
    </w:div>
    <w:div w:id="1930234047">
      <w:bodyDiv w:val="1"/>
      <w:marLeft w:val="0"/>
      <w:marRight w:val="0"/>
      <w:marTop w:val="0"/>
      <w:marBottom w:val="0"/>
      <w:divBdr>
        <w:top w:val="none" w:sz="0" w:space="0" w:color="auto"/>
        <w:left w:val="none" w:sz="0" w:space="0" w:color="auto"/>
        <w:bottom w:val="none" w:sz="0" w:space="0" w:color="auto"/>
        <w:right w:val="none" w:sz="0" w:space="0" w:color="auto"/>
      </w:divBdr>
    </w:div>
    <w:div w:id="1937441003">
      <w:bodyDiv w:val="1"/>
      <w:marLeft w:val="0"/>
      <w:marRight w:val="0"/>
      <w:marTop w:val="0"/>
      <w:marBottom w:val="0"/>
      <w:divBdr>
        <w:top w:val="none" w:sz="0" w:space="0" w:color="auto"/>
        <w:left w:val="none" w:sz="0" w:space="0" w:color="auto"/>
        <w:bottom w:val="none" w:sz="0" w:space="0" w:color="auto"/>
        <w:right w:val="none" w:sz="0" w:space="0" w:color="auto"/>
      </w:divBdr>
      <w:divsChild>
        <w:div w:id="417943240">
          <w:marLeft w:val="640"/>
          <w:marRight w:val="0"/>
          <w:marTop w:val="0"/>
          <w:marBottom w:val="0"/>
          <w:divBdr>
            <w:top w:val="none" w:sz="0" w:space="0" w:color="auto"/>
            <w:left w:val="none" w:sz="0" w:space="0" w:color="auto"/>
            <w:bottom w:val="none" w:sz="0" w:space="0" w:color="auto"/>
            <w:right w:val="none" w:sz="0" w:space="0" w:color="auto"/>
          </w:divBdr>
        </w:div>
        <w:div w:id="929629826">
          <w:marLeft w:val="640"/>
          <w:marRight w:val="0"/>
          <w:marTop w:val="0"/>
          <w:marBottom w:val="0"/>
          <w:divBdr>
            <w:top w:val="none" w:sz="0" w:space="0" w:color="auto"/>
            <w:left w:val="none" w:sz="0" w:space="0" w:color="auto"/>
            <w:bottom w:val="none" w:sz="0" w:space="0" w:color="auto"/>
            <w:right w:val="none" w:sz="0" w:space="0" w:color="auto"/>
          </w:divBdr>
        </w:div>
        <w:div w:id="1217277681">
          <w:marLeft w:val="640"/>
          <w:marRight w:val="0"/>
          <w:marTop w:val="0"/>
          <w:marBottom w:val="0"/>
          <w:divBdr>
            <w:top w:val="none" w:sz="0" w:space="0" w:color="auto"/>
            <w:left w:val="none" w:sz="0" w:space="0" w:color="auto"/>
            <w:bottom w:val="none" w:sz="0" w:space="0" w:color="auto"/>
            <w:right w:val="none" w:sz="0" w:space="0" w:color="auto"/>
          </w:divBdr>
        </w:div>
        <w:div w:id="1105929833">
          <w:marLeft w:val="640"/>
          <w:marRight w:val="0"/>
          <w:marTop w:val="0"/>
          <w:marBottom w:val="0"/>
          <w:divBdr>
            <w:top w:val="none" w:sz="0" w:space="0" w:color="auto"/>
            <w:left w:val="none" w:sz="0" w:space="0" w:color="auto"/>
            <w:bottom w:val="none" w:sz="0" w:space="0" w:color="auto"/>
            <w:right w:val="none" w:sz="0" w:space="0" w:color="auto"/>
          </w:divBdr>
        </w:div>
        <w:div w:id="1850096941">
          <w:marLeft w:val="640"/>
          <w:marRight w:val="0"/>
          <w:marTop w:val="0"/>
          <w:marBottom w:val="0"/>
          <w:divBdr>
            <w:top w:val="none" w:sz="0" w:space="0" w:color="auto"/>
            <w:left w:val="none" w:sz="0" w:space="0" w:color="auto"/>
            <w:bottom w:val="none" w:sz="0" w:space="0" w:color="auto"/>
            <w:right w:val="none" w:sz="0" w:space="0" w:color="auto"/>
          </w:divBdr>
        </w:div>
        <w:div w:id="186065754">
          <w:marLeft w:val="640"/>
          <w:marRight w:val="0"/>
          <w:marTop w:val="0"/>
          <w:marBottom w:val="0"/>
          <w:divBdr>
            <w:top w:val="none" w:sz="0" w:space="0" w:color="auto"/>
            <w:left w:val="none" w:sz="0" w:space="0" w:color="auto"/>
            <w:bottom w:val="none" w:sz="0" w:space="0" w:color="auto"/>
            <w:right w:val="none" w:sz="0" w:space="0" w:color="auto"/>
          </w:divBdr>
        </w:div>
        <w:div w:id="488861476">
          <w:marLeft w:val="640"/>
          <w:marRight w:val="0"/>
          <w:marTop w:val="0"/>
          <w:marBottom w:val="0"/>
          <w:divBdr>
            <w:top w:val="none" w:sz="0" w:space="0" w:color="auto"/>
            <w:left w:val="none" w:sz="0" w:space="0" w:color="auto"/>
            <w:bottom w:val="none" w:sz="0" w:space="0" w:color="auto"/>
            <w:right w:val="none" w:sz="0" w:space="0" w:color="auto"/>
          </w:divBdr>
        </w:div>
        <w:div w:id="260526199">
          <w:marLeft w:val="640"/>
          <w:marRight w:val="0"/>
          <w:marTop w:val="0"/>
          <w:marBottom w:val="0"/>
          <w:divBdr>
            <w:top w:val="none" w:sz="0" w:space="0" w:color="auto"/>
            <w:left w:val="none" w:sz="0" w:space="0" w:color="auto"/>
            <w:bottom w:val="none" w:sz="0" w:space="0" w:color="auto"/>
            <w:right w:val="none" w:sz="0" w:space="0" w:color="auto"/>
          </w:divBdr>
        </w:div>
        <w:div w:id="1934514005">
          <w:marLeft w:val="640"/>
          <w:marRight w:val="0"/>
          <w:marTop w:val="0"/>
          <w:marBottom w:val="0"/>
          <w:divBdr>
            <w:top w:val="none" w:sz="0" w:space="0" w:color="auto"/>
            <w:left w:val="none" w:sz="0" w:space="0" w:color="auto"/>
            <w:bottom w:val="none" w:sz="0" w:space="0" w:color="auto"/>
            <w:right w:val="none" w:sz="0" w:space="0" w:color="auto"/>
          </w:divBdr>
        </w:div>
        <w:div w:id="59982216">
          <w:marLeft w:val="640"/>
          <w:marRight w:val="0"/>
          <w:marTop w:val="0"/>
          <w:marBottom w:val="0"/>
          <w:divBdr>
            <w:top w:val="none" w:sz="0" w:space="0" w:color="auto"/>
            <w:left w:val="none" w:sz="0" w:space="0" w:color="auto"/>
            <w:bottom w:val="none" w:sz="0" w:space="0" w:color="auto"/>
            <w:right w:val="none" w:sz="0" w:space="0" w:color="auto"/>
          </w:divBdr>
        </w:div>
        <w:div w:id="1013922624">
          <w:marLeft w:val="640"/>
          <w:marRight w:val="0"/>
          <w:marTop w:val="0"/>
          <w:marBottom w:val="0"/>
          <w:divBdr>
            <w:top w:val="none" w:sz="0" w:space="0" w:color="auto"/>
            <w:left w:val="none" w:sz="0" w:space="0" w:color="auto"/>
            <w:bottom w:val="none" w:sz="0" w:space="0" w:color="auto"/>
            <w:right w:val="none" w:sz="0" w:space="0" w:color="auto"/>
          </w:divBdr>
        </w:div>
        <w:div w:id="1213079700">
          <w:marLeft w:val="640"/>
          <w:marRight w:val="0"/>
          <w:marTop w:val="0"/>
          <w:marBottom w:val="0"/>
          <w:divBdr>
            <w:top w:val="none" w:sz="0" w:space="0" w:color="auto"/>
            <w:left w:val="none" w:sz="0" w:space="0" w:color="auto"/>
            <w:bottom w:val="none" w:sz="0" w:space="0" w:color="auto"/>
            <w:right w:val="none" w:sz="0" w:space="0" w:color="auto"/>
          </w:divBdr>
        </w:div>
        <w:div w:id="1215582725">
          <w:marLeft w:val="640"/>
          <w:marRight w:val="0"/>
          <w:marTop w:val="0"/>
          <w:marBottom w:val="0"/>
          <w:divBdr>
            <w:top w:val="none" w:sz="0" w:space="0" w:color="auto"/>
            <w:left w:val="none" w:sz="0" w:space="0" w:color="auto"/>
            <w:bottom w:val="none" w:sz="0" w:space="0" w:color="auto"/>
            <w:right w:val="none" w:sz="0" w:space="0" w:color="auto"/>
          </w:divBdr>
        </w:div>
        <w:div w:id="230972046">
          <w:marLeft w:val="640"/>
          <w:marRight w:val="0"/>
          <w:marTop w:val="0"/>
          <w:marBottom w:val="0"/>
          <w:divBdr>
            <w:top w:val="none" w:sz="0" w:space="0" w:color="auto"/>
            <w:left w:val="none" w:sz="0" w:space="0" w:color="auto"/>
            <w:bottom w:val="none" w:sz="0" w:space="0" w:color="auto"/>
            <w:right w:val="none" w:sz="0" w:space="0" w:color="auto"/>
          </w:divBdr>
        </w:div>
        <w:div w:id="487093095">
          <w:marLeft w:val="640"/>
          <w:marRight w:val="0"/>
          <w:marTop w:val="0"/>
          <w:marBottom w:val="0"/>
          <w:divBdr>
            <w:top w:val="none" w:sz="0" w:space="0" w:color="auto"/>
            <w:left w:val="none" w:sz="0" w:space="0" w:color="auto"/>
            <w:bottom w:val="none" w:sz="0" w:space="0" w:color="auto"/>
            <w:right w:val="none" w:sz="0" w:space="0" w:color="auto"/>
          </w:divBdr>
        </w:div>
        <w:div w:id="378436535">
          <w:marLeft w:val="640"/>
          <w:marRight w:val="0"/>
          <w:marTop w:val="0"/>
          <w:marBottom w:val="0"/>
          <w:divBdr>
            <w:top w:val="none" w:sz="0" w:space="0" w:color="auto"/>
            <w:left w:val="none" w:sz="0" w:space="0" w:color="auto"/>
            <w:bottom w:val="none" w:sz="0" w:space="0" w:color="auto"/>
            <w:right w:val="none" w:sz="0" w:space="0" w:color="auto"/>
          </w:divBdr>
        </w:div>
        <w:div w:id="1028599635">
          <w:marLeft w:val="640"/>
          <w:marRight w:val="0"/>
          <w:marTop w:val="0"/>
          <w:marBottom w:val="0"/>
          <w:divBdr>
            <w:top w:val="none" w:sz="0" w:space="0" w:color="auto"/>
            <w:left w:val="none" w:sz="0" w:space="0" w:color="auto"/>
            <w:bottom w:val="none" w:sz="0" w:space="0" w:color="auto"/>
            <w:right w:val="none" w:sz="0" w:space="0" w:color="auto"/>
          </w:divBdr>
        </w:div>
        <w:div w:id="517886113">
          <w:marLeft w:val="640"/>
          <w:marRight w:val="0"/>
          <w:marTop w:val="0"/>
          <w:marBottom w:val="0"/>
          <w:divBdr>
            <w:top w:val="none" w:sz="0" w:space="0" w:color="auto"/>
            <w:left w:val="none" w:sz="0" w:space="0" w:color="auto"/>
            <w:bottom w:val="none" w:sz="0" w:space="0" w:color="auto"/>
            <w:right w:val="none" w:sz="0" w:space="0" w:color="auto"/>
          </w:divBdr>
        </w:div>
      </w:divsChild>
    </w:div>
    <w:div w:id="1938634637">
      <w:bodyDiv w:val="1"/>
      <w:marLeft w:val="0"/>
      <w:marRight w:val="0"/>
      <w:marTop w:val="0"/>
      <w:marBottom w:val="0"/>
      <w:divBdr>
        <w:top w:val="none" w:sz="0" w:space="0" w:color="auto"/>
        <w:left w:val="none" w:sz="0" w:space="0" w:color="auto"/>
        <w:bottom w:val="none" w:sz="0" w:space="0" w:color="auto"/>
        <w:right w:val="none" w:sz="0" w:space="0" w:color="auto"/>
      </w:divBdr>
      <w:divsChild>
        <w:div w:id="1711760010">
          <w:marLeft w:val="640"/>
          <w:marRight w:val="0"/>
          <w:marTop w:val="0"/>
          <w:marBottom w:val="0"/>
          <w:divBdr>
            <w:top w:val="none" w:sz="0" w:space="0" w:color="auto"/>
            <w:left w:val="none" w:sz="0" w:space="0" w:color="auto"/>
            <w:bottom w:val="none" w:sz="0" w:space="0" w:color="auto"/>
            <w:right w:val="none" w:sz="0" w:space="0" w:color="auto"/>
          </w:divBdr>
        </w:div>
        <w:div w:id="1158695167">
          <w:marLeft w:val="640"/>
          <w:marRight w:val="0"/>
          <w:marTop w:val="0"/>
          <w:marBottom w:val="0"/>
          <w:divBdr>
            <w:top w:val="none" w:sz="0" w:space="0" w:color="auto"/>
            <w:left w:val="none" w:sz="0" w:space="0" w:color="auto"/>
            <w:bottom w:val="none" w:sz="0" w:space="0" w:color="auto"/>
            <w:right w:val="none" w:sz="0" w:space="0" w:color="auto"/>
          </w:divBdr>
        </w:div>
        <w:div w:id="1151099920">
          <w:marLeft w:val="640"/>
          <w:marRight w:val="0"/>
          <w:marTop w:val="0"/>
          <w:marBottom w:val="0"/>
          <w:divBdr>
            <w:top w:val="none" w:sz="0" w:space="0" w:color="auto"/>
            <w:left w:val="none" w:sz="0" w:space="0" w:color="auto"/>
            <w:bottom w:val="none" w:sz="0" w:space="0" w:color="auto"/>
            <w:right w:val="none" w:sz="0" w:space="0" w:color="auto"/>
          </w:divBdr>
        </w:div>
        <w:div w:id="1080715684">
          <w:marLeft w:val="640"/>
          <w:marRight w:val="0"/>
          <w:marTop w:val="0"/>
          <w:marBottom w:val="0"/>
          <w:divBdr>
            <w:top w:val="none" w:sz="0" w:space="0" w:color="auto"/>
            <w:left w:val="none" w:sz="0" w:space="0" w:color="auto"/>
            <w:bottom w:val="none" w:sz="0" w:space="0" w:color="auto"/>
            <w:right w:val="none" w:sz="0" w:space="0" w:color="auto"/>
          </w:divBdr>
        </w:div>
        <w:div w:id="1831403590">
          <w:marLeft w:val="640"/>
          <w:marRight w:val="0"/>
          <w:marTop w:val="0"/>
          <w:marBottom w:val="0"/>
          <w:divBdr>
            <w:top w:val="none" w:sz="0" w:space="0" w:color="auto"/>
            <w:left w:val="none" w:sz="0" w:space="0" w:color="auto"/>
            <w:bottom w:val="none" w:sz="0" w:space="0" w:color="auto"/>
            <w:right w:val="none" w:sz="0" w:space="0" w:color="auto"/>
          </w:divBdr>
        </w:div>
        <w:div w:id="581138473">
          <w:marLeft w:val="640"/>
          <w:marRight w:val="0"/>
          <w:marTop w:val="0"/>
          <w:marBottom w:val="0"/>
          <w:divBdr>
            <w:top w:val="none" w:sz="0" w:space="0" w:color="auto"/>
            <w:left w:val="none" w:sz="0" w:space="0" w:color="auto"/>
            <w:bottom w:val="none" w:sz="0" w:space="0" w:color="auto"/>
            <w:right w:val="none" w:sz="0" w:space="0" w:color="auto"/>
          </w:divBdr>
        </w:div>
        <w:div w:id="245698658">
          <w:marLeft w:val="640"/>
          <w:marRight w:val="0"/>
          <w:marTop w:val="0"/>
          <w:marBottom w:val="0"/>
          <w:divBdr>
            <w:top w:val="none" w:sz="0" w:space="0" w:color="auto"/>
            <w:left w:val="none" w:sz="0" w:space="0" w:color="auto"/>
            <w:bottom w:val="none" w:sz="0" w:space="0" w:color="auto"/>
            <w:right w:val="none" w:sz="0" w:space="0" w:color="auto"/>
          </w:divBdr>
        </w:div>
        <w:div w:id="1029449433">
          <w:marLeft w:val="640"/>
          <w:marRight w:val="0"/>
          <w:marTop w:val="0"/>
          <w:marBottom w:val="0"/>
          <w:divBdr>
            <w:top w:val="none" w:sz="0" w:space="0" w:color="auto"/>
            <w:left w:val="none" w:sz="0" w:space="0" w:color="auto"/>
            <w:bottom w:val="none" w:sz="0" w:space="0" w:color="auto"/>
            <w:right w:val="none" w:sz="0" w:space="0" w:color="auto"/>
          </w:divBdr>
        </w:div>
        <w:div w:id="751004744">
          <w:marLeft w:val="640"/>
          <w:marRight w:val="0"/>
          <w:marTop w:val="0"/>
          <w:marBottom w:val="0"/>
          <w:divBdr>
            <w:top w:val="none" w:sz="0" w:space="0" w:color="auto"/>
            <w:left w:val="none" w:sz="0" w:space="0" w:color="auto"/>
            <w:bottom w:val="none" w:sz="0" w:space="0" w:color="auto"/>
            <w:right w:val="none" w:sz="0" w:space="0" w:color="auto"/>
          </w:divBdr>
        </w:div>
        <w:div w:id="1693997045">
          <w:marLeft w:val="640"/>
          <w:marRight w:val="0"/>
          <w:marTop w:val="0"/>
          <w:marBottom w:val="0"/>
          <w:divBdr>
            <w:top w:val="none" w:sz="0" w:space="0" w:color="auto"/>
            <w:left w:val="none" w:sz="0" w:space="0" w:color="auto"/>
            <w:bottom w:val="none" w:sz="0" w:space="0" w:color="auto"/>
            <w:right w:val="none" w:sz="0" w:space="0" w:color="auto"/>
          </w:divBdr>
        </w:div>
      </w:divsChild>
    </w:div>
    <w:div w:id="1964069769">
      <w:bodyDiv w:val="1"/>
      <w:marLeft w:val="0"/>
      <w:marRight w:val="0"/>
      <w:marTop w:val="0"/>
      <w:marBottom w:val="0"/>
      <w:divBdr>
        <w:top w:val="none" w:sz="0" w:space="0" w:color="auto"/>
        <w:left w:val="none" w:sz="0" w:space="0" w:color="auto"/>
        <w:bottom w:val="none" w:sz="0" w:space="0" w:color="auto"/>
        <w:right w:val="none" w:sz="0" w:space="0" w:color="auto"/>
      </w:divBdr>
      <w:divsChild>
        <w:div w:id="1705712288">
          <w:marLeft w:val="640"/>
          <w:marRight w:val="0"/>
          <w:marTop w:val="0"/>
          <w:marBottom w:val="0"/>
          <w:divBdr>
            <w:top w:val="none" w:sz="0" w:space="0" w:color="auto"/>
            <w:left w:val="none" w:sz="0" w:space="0" w:color="auto"/>
            <w:bottom w:val="none" w:sz="0" w:space="0" w:color="auto"/>
            <w:right w:val="none" w:sz="0" w:space="0" w:color="auto"/>
          </w:divBdr>
        </w:div>
        <w:div w:id="1283151358">
          <w:marLeft w:val="640"/>
          <w:marRight w:val="0"/>
          <w:marTop w:val="0"/>
          <w:marBottom w:val="0"/>
          <w:divBdr>
            <w:top w:val="none" w:sz="0" w:space="0" w:color="auto"/>
            <w:left w:val="none" w:sz="0" w:space="0" w:color="auto"/>
            <w:bottom w:val="none" w:sz="0" w:space="0" w:color="auto"/>
            <w:right w:val="none" w:sz="0" w:space="0" w:color="auto"/>
          </w:divBdr>
        </w:div>
        <w:div w:id="957954766">
          <w:marLeft w:val="640"/>
          <w:marRight w:val="0"/>
          <w:marTop w:val="0"/>
          <w:marBottom w:val="0"/>
          <w:divBdr>
            <w:top w:val="none" w:sz="0" w:space="0" w:color="auto"/>
            <w:left w:val="none" w:sz="0" w:space="0" w:color="auto"/>
            <w:bottom w:val="none" w:sz="0" w:space="0" w:color="auto"/>
            <w:right w:val="none" w:sz="0" w:space="0" w:color="auto"/>
          </w:divBdr>
        </w:div>
        <w:div w:id="238058163">
          <w:marLeft w:val="640"/>
          <w:marRight w:val="0"/>
          <w:marTop w:val="0"/>
          <w:marBottom w:val="0"/>
          <w:divBdr>
            <w:top w:val="none" w:sz="0" w:space="0" w:color="auto"/>
            <w:left w:val="none" w:sz="0" w:space="0" w:color="auto"/>
            <w:bottom w:val="none" w:sz="0" w:space="0" w:color="auto"/>
            <w:right w:val="none" w:sz="0" w:space="0" w:color="auto"/>
          </w:divBdr>
        </w:div>
        <w:div w:id="79840259">
          <w:marLeft w:val="640"/>
          <w:marRight w:val="0"/>
          <w:marTop w:val="0"/>
          <w:marBottom w:val="0"/>
          <w:divBdr>
            <w:top w:val="none" w:sz="0" w:space="0" w:color="auto"/>
            <w:left w:val="none" w:sz="0" w:space="0" w:color="auto"/>
            <w:bottom w:val="none" w:sz="0" w:space="0" w:color="auto"/>
            <w:right w:val="none" w:sz="0" w:space="0" w:color="auto"/>
          </w:divBdr>
        </w:div>
        <w:div w:id="1291396749">
          <w:marLeft w:val="640"/>
          <w:marRight w:val="0"/>
          <w:marTop w:val="0"/>
          <w:marBottom w:val="0"/>
          <w:divBdr>
            <w:top w:val="none" w:sz="0" w:space="0" w:color="auto"/>
            <w:left w:val="none" w:sz="0" w:space="0" w:color="auto"/>
            <w:bottom w:val="none" w:sz="0" w:space="0" w:color="auto"/>
            <w:right w:val="none" w:sz="0" w:space="0" w:color="auto"/>
          </w:divBdr>
        </w:div>
        <w:div w:id="1620641594">
          <w:marLeft w:val="640"/>
          <w:marRight w:val="0"/>
          <w:marTop w:val="0"/>
          <w:marBottom w:val="0"/>
          <w:divBdr>
            <w:top w:val="none" w:sz="0" w:space="0" w:color="auto"/>
            <w:left w:val="none" w:sz="0" w:space="0" w:color="auto"/>
            <w:bottom w:val="none" w:sz="0" w:space="0" w:color="auto"/>
            <w:right w:val="none" w:sz="0" w:space="0" w:color="auto"/>
          </w:divBdr>
        </w:div>
        <w:div w:id="2085687729">
          <w:marLeft w:val="640"/>
          <w:marRight w:val="0"/>
          <w:marTop w:val="0"/>
          <w:marBottom w:val="0"/>
          <w:divBdr>
            <w:top w:val="none" w:sz="0" w:space="0" w:color="auto"/>
            <w:left w:val="none" w:sz="0" w:space="0" w:color="auto"/>
            <w:bottom w:val="none" w:sz="0" w:space="0" w:color="auto"/>
            <w:right w:val="none" w:sz="0" w:space="0" w:color="auto"/>
          </w:divBdr>
        </w:div>
        <w:div w:id="299772539">
          <w:marLeft w:val="640"/>
          <w:marRight w:val="0"/>
          <w:marTop w:val="0"/>
          <w:marBottom w:val="0"/>
          <w:divBdr>
            <w:top w:val="none" w:sz="0" w:space="0" w:color="auto"/>
            <w:left w:val="none" w:sz="0" w:space="0" w:color="auto"/>
            <w:bottom w:val="none" w:sz="0" w:space="0" w:color="auto"/>
            <w:right w:val="none" w:sz="0" w:space="0" w:color="auto"/>
          </w:divBdr>
        </w:div>
        <w:div w:id="2039423620">
          <w:marLeft w:val="640"/>
          <w:marRight w:val="0"/>
          <w:marTop w:val="0"/>
          <w:marBottom w:val="0"/>
          <w:divBdr>
            <w:top w:val="none" w:sz="0" w:space="0" w:color="auto"/>
            <w:left w:val="none" w:sz="0" w:space="0" w:color="auto"/>
            <w:bottom w:val="none" w:sz="0" w:space="0" w:color="auto"/>
            <w:right w:val="none" w:sz="0" w:space="0" w:color="auto"/>
          </w:divBdr>
        </w:div>
        <w:div w:id="1272323079">
          <w:marLeft w:val="640"/>
          <w:marRight w:val="0"/>
          <w:marTop w:val="0"/>
          <w:marBottom w:val="0"/>
          <w:divBdr>
            <w:top w:val="none" w:sz="0" w:space="0" w:color="auto"/>
            <w:left w:val="none" w:sz="0" w:space="0" w:color="auto"/>
            <w:bottom w:val="none" w:sz="0" w:space="0" w:color="auto"/>
            <w:right w:val="none" w:sz="0" w:space="0" w:color="auto"/>
          </w:divBdr>
        </w:div>
        <w:div w:id="2107573143">
          <w:marLeft w:val="640"/>
          <w:marRight w:val="0"/>
          <w:marTop w:val="0"/>
          <w:marBottom w:val="0"/>
          <w:divBdr>
            <w:top w:val="none" w:sz="0" w:space="0" w:color="auto"/>
            <w:left w:val="none" w:sz="0" w:space="0" w:color="auto"/>
            <w:bottom w:val="none" w:sz="0" w:space="0" w:color="auto"/>
            <w:right w:val="none" w:sz="0" w:space="0" w:color="auto"/>
          </w:divBdr>
        </w:div>
        <w:div w:id="73939533">
          <w:marLeft w:val="640"/>
          <w:marRight w:val="0"/>
          <w:marTop w:val="0"/>
          <w:marBottom w:val="0"/>
          <w:divBdr>
            <w:top w:val="none" w:sz="0" w:space="0" w:color="auto"/>
            <w:left w:val="none" w:sz="0" w:space="0" w:color="auto"/>
            <w:bottom w:val="none" w:sz="0" w:space="0" w:color="auto"/>
            <w:right w:val="none" w:sz="0" w:space="0" w:color="auto"/>
          </w:divBdr>
        </w:div>
        <w:div w:id="1226260771">
          <w:marLeft w:val="640"/>
          <w:marRight w:val="0"/>
          <w:marTop w:val="0"/>
          <w:marBottom w:val="0"/>
          <w:divBdr>
            <w:top w:val="none" w:sz="0" w:space="0" w:color="auto"/>
            <w:left w:val="none" w:sz="0" w:space="0" w:color="auto"/>
            <w:bottom w:val="none" w:sz="0" w:space="0" w:color="auto"/>
            <w:right w:val="none" w:sz="0" w:space="0" w:color="auto"/>
          </w:divBdr>
        </w:div>
        <w:div w:id="83455339">
          <w:marLeft w:val="640"/>
          <w:marRight w:val="0"/>
          <w:marTop w:val="0"/>
          <w:marBottom w:val="0"/>
          <w:divBdr>
            <w:top w:val="none" w:sz="0" w:space="0" w:color="auto"/>
            <w:left w:val="none" w:sz="0" w:space="0" w:color="auto"/>
            <w:bottom w:val="none" w:sz="0" w:space="0" w:color="auto"/>
            <w:right w:val="none" w:sz="0" w:space="0" w:color="auto"/>
          </w:divBdr>
        </w:div>
        <w:div w:id="1068041675">
          <w:marLeft w:val="640"/>
          <w:marRight w:val="0"/>
          <w:marTop w:val="0"/>
          <w:marBottom w:val="0"/>
          <w:divBdr>
            <w:top w:val="none" w:sz="0" w:space="0" w:color="auto"/>
            <w:left w:val="none" w:sz="0" w:space="0" w:color="auto"/>
            <w:bottom w:val="none" w:sz="0" w:space="0" w:color="auto"/>
            <w:right w:val="none" w:sz="0" w:space="0" w:color="auto"/>
          </w:divBdr>
        </w:div>
        <w:div w:id="988165785">
          <w:marLeft w:val="640"/>
          <w:marRight w:val="0"/>
          <w:marTop w:val="0"/>
          <w:marBottom w:val="0"/>
          <w:divBdr>
            <w:top w:val="none" w:sz="0" w:space="0" w:color="auto"/>
            <w:left w:val="none" w:sz="0" w:space="0" w:color="auto"/>
            <w:bottom w:val="none" w:sz="0" w:space="0" w:color="auto"/>
            <w:right w:val="none" w:sz="0" w:space="0" w:color="auto"/>
          </w:divBdr>
        </w:div>
        <w:div w:id="1279217544">
          <w:marLeft w:val="640"/>
          <w:marRight w:val="0"/>
          <w:marTop w:val="0"/>
          <w:marBottom w:val="0"/>
          <w:divBdr>
            <w:top w:val="none" w:sz="0" w:space="0" w:color="auto"/>
            <w:left w:val="none" w:sz="0" w:space="0" w:color="auto"/>
            <w:bottom w:val="none" w:sz="0" w:space="0" w:color="auto"/>
            <w:right w:val="none" w:sz="0" w:space="0" w:color="auto"/>
          </w:divBdr>
        </w:div>
        <w:div w:id="1551766571">
          <w:marLeft w:val="640"/>
          <w:marRight w:val="0"/>
          <w:marTop w:val="0"/>
          <w:marBottom w:val="0"/>
          <w:divBdr>
            <w:top w:val="none" w:sz="0" w:space="0" w:color="auto"/>
            <w:left w:val="none" w:sz="0" w:space="0" w:color="auto"/>
            <w:bottom w:val="none" w:sz="0" w:space="0" w:color="auto"/>
            <w:right w:val="none" w:sz="0" w:space="0" w:color="auto"/>
          </w:divBdr>
        </w:div>
        <w:div w:id="1663848851">
          <w:marLeft w:val="640"/>
          <w:marRight w:val="0"/>
          <w:marTop w:val="0"/>
          <w:marBottom w:val="0"/>
          <w:divBdr>
            <w:top w:val="none" w:sz="0" w:space="0" w:color="auto"/>
            <w:left w:val="none" w:sz="0" w:space="0" w:color="auto"/>
            <w:bottom w:val="none" w:sz="0" w:space="0" w:color="auto"/>
            <w:right w:val="none" w:sz="0" w:space="0" w:color="auto"/>
          </w:divBdr>
        </w:div>
        <w:div w:id="1505977829">
          <w:marLeft w:val="640"/>
          <w:marRight w:val="0"/>
          <w:marTop w:val="0"/>
          <w:marBottom w:val="0"/>
          <w:divBdr>
            <w:top w:val="none" w:sz="0" w:space="0" w:color="auto"/>
            <w:left w:val="none" w:sz="0" w:space="0" w:color="auto"/>
            <w:bottom w:val="none" w:sz="0" w:space="0" w:color="auto"/>
            <w:right w:val="none" w:sz="0" w:space="0" w:color="auto"/>
          </w:divBdr>
        </w:div>
      </w:divsChild>
    </w:div>
    <w:div w:id="1977832509">
      <w:bodyDiv w:val="1"/>
      <w:marLeft w:val="0"/>
      <w:marRight w:val="0"/>
      <w:marTop w:val="0"/>
      <w:marBottom w:val="0"/>
      <w:divBdr>
        <w:top w:val="none" w:sz="0" w:space="0" w:color="auto"/>
        <w:left w:val="none" w:sz="0" w:space="0" w:color="auto"/>
        <w:bottom w:val="none" w:sz="0" w:space="0" w:color="auto"/>
        <w:right w:val="none" w:sz="0" w:space="0" w:color="auto"/>
      </w:divBdr>
    </w:div>
    <w:div w:id="2024433018">
      <w:bodyDiv w:val="1"/>
      <w:marLeft w:val="0"/>
      <w:marRight w:val="0"/>
      <w:marTop w:val="0"/>
      <w:marBottom w:val="0"/>
      <w:divBdr>
        <w:top w:val="none" w:sz="0" w:space="0" w:color="auto"/>
        <w:left w:val="none" w:sz="0" w:space="0" w:color="auto"/>
        <w:bottom w:val="none" w:sz="0" w:space="0" w:color="auto"/>
        <w:right w:val="none" w:sz="0" w:space="0" w:color="auto"/>
      </w:divBdr>
    </w:div>
    <w:div w:id="2025790700">
      <w:bodyDiv w:val="1"/>
      <w:marLeft w:val="0"/>
      <w:marRight w:val="0"/>
      <w:marTop w:val="0"/>
      <w:marBottom w:val="0"/>
      <w:divBdr>
        <w:top w:val="none" w:sz="0" w:space="0" w:color="auto"/>
        <w:left w:val="none" w:sz="0" w:space="0" w:color="auto"/>
        <w:bottom w:val="none" w:sz="0" w:space="0" w:color="auto"/>
        <w:right w:val="none" w:sz="0" w:space="0" w:color="auto"/>
      </w:divBdr>
      <w:divsChild>
        <w:div w:id="13197119">
          <w:marLeft w:val="640"/>
          <w:marRight w:val="0"/>
          <w:marTop w:val="0"/>
          <w:marBottom w:val="0"/>
          <w:divBdr>
            <w:top w:val="none" w:sz="0" w:space="0" w:color="auto"/>
            <w:left w:val="none" w:sz="0" w:space="0" w:color="auto"/>
            <w:bottom w:val="none" w:sz="0" w:space="0" w:color="auto"/>
            <w:right w:val="none" w:sz="0" w:space="0" w:color="auto"/>
          </w:divBdr>
        </w:div>
        <w:div w:id="302002741">
          <w:marLeft w:val="640"/>
          <w:marRight w:val="0"/>
          <w:marTop w:val="0"/>
          <w:marBottom w:val="0"/>
          <w:divBdr>
            <w:top w:val="none" w:sz="0" w:space="0" w:color="auto"/>
            <w:left w:val="none" w:sz="0" w:space="0" w:color="auto"/>
            <w:bottom w:val="none" w:sz="0" w:space="0" w:color="auto"/>
            <w:right w:val="none" w:sz="0" w:space="0" w:color="auto"/>
          </w:divBdr>
        </w:div>
        <w:div w:id="295187545">
          <w:marLeft w:val="640"/>
          <w:marRight w:val="0"/>
          <w:marTop w:val="0"/>
          <w:marBottom w:val="0"/>
          <w:divBdr>
            <w:top w:val="none" w:sz="0" w:space="0" w:color="auto"/>
            <w:left w:val="none" w:sz="0" w:space="0" w:color="auto"/>
            <w:bottom w:val="none" w:sz="0" w:space="0" w:color="auto"/>
            <w:right w:val="none" w:sz="0" w:space="0" w:color="auto"/>
          </w:divBdr>
        </w:div>
        <w:div w:id="1453599444">
          <w:marLeft w:val="640"/>
          <w:marRight w:val="0"/>
          <w:marTop w:val="0"/>
          <w:marBottom w:val="0"/>
          <w:divBdr>
            <w:top w:val="none" w:sz="0" w:space="0" w:color="auto"/>
            <w:left w:val="none" w:sz="0" w:space="0" w:color="auto"/>
            <w:bottom w:val="none" w:sz="0" w:space="0" w:color="auto"/>
            <w:right w:val="none" w:sz="0" w:space="0" w:color="auto"/>
          </w:divBdr>
        </w:div>
        <w:div w:id="1108964307">
          <w:marLeft w:val="640"/>
          <w:marRight w:val="0"/>
          <w:marTop w:val="0"/>
          <w:marBottom w:val="0"/>
          <w:divBdr>
            <w:top w:val="none" w:sz="0" w:space="0" w:color="auto"/>
            <w:left w:val="none" w:sz="0" w:space="0" w:color="auto"/>
            <w:bottom w:val="none" w:sz="0" w:space="0" w:color="auto"/>
            <w:right w:val="none" w:sz="0" w:space="0" w:color="auto"/>
          </w:divBdr>
        </w:div>
        <w:div w:id="993951444">
          <w:marLeft w:val="640"/>
          <w:marRight w:val="0"/>
          <w:marTop w:val="0"/>
          <w:marBottom w:val="0"/>
          <w:divBdr>
            <w:top w:val="none" w:sz="0" w:space="0" w:color="auto"/>
            <w:left w:val="none" w:sz="0" w:space="0" w:color="auto"/>
            <w:bottom w:val="none" w:sz="0" w:space="0" w:color="auto"/>
            <w:right w:val="none" w:sz="0" w:space="0" w:color="auto"/>
          </w:divBdr>
        </w:div>
        <w:div w:id="2054965246">
          <w:marLeft w:val="640"/>
          <w:marRight w:val="0"/>
          <w:marTop w:val="0"/>
          <w:marBottom w:val="0"/>
          <w:divBdr>
            <w:top w:val="none" w:sz="0" w:space="0" w:color="auto"/>
            <w:left w:val="none" w:sz="0" w:space="0" w:color="auto"/>
            <w:bottom w:val="none" w:sz="0" w:space="0" w:color="auto"/>
            <w:right w:val="none" w:sz="0" w:space="0" w:color="auto"/>
          </w:divBdr>
        </w:div>
        <w:div w:id="1530801262">
          <w:marLeft w:val="640"/>
          <w:marRight w:val="0"/>
          <w:marTop w:val="0"/>
          <w:marBottom w:val="0"/>
          <w:divBdr>
            <w:top w:val="none" w:sz="0" w:space="0" w:color="auto"/>
            <w:left w:val="none" w:sz="0" w:space="0" w:color="auto"/>
            <w:bottom w:val="none" w:sz="0" w:space="0" w:color="auto"/>
            <w:right w:val="none" w:sz="0" w:space="0" w:color="auto"/>
          </w:divBdr>
        </w:div>
        <w:div w:id="530994573">
          <w:marLeft w:val="640"/>
          <w:marRight w:val="0"/>
          <w:marTop w:val="0"/>
          <w:marBottom w:val="0"/>
          <w:divBdr>
            <w:top w:val="none" w:sz="0" w:space="0" w:color="auto"/>
            <w:left w:val="none" w:sz="0" w:space="0" w:color="auto"/>
            <w:bottom w:val="none" w:sz="0" w:space="0" w:color="auto"/>
            <w:right w:val="none" w:sz="0" w:space="0" w:color="auto"/>
          </w:divBdr>
        </w:div>
        <w:div w:id="209080204">
          <w:marLeft w:val="640"/>
          <w:marRight w:val="0"/>
          <w:marTop w:val="0"/>
          <w:marBottom w:val="0"/>
          <w:divBdr>
            <w:top w:val="none" w:sz="0" w:space="0" w:color="auto"/>
            <w:left w:val="none" w:sz="0" w:space="0" w:color="auto"/>
            <w:bottom w:val="none" w:sz="0" w:space="0" w:color="auto"/>
            <w:right w:val="none" w:sz="0" w:space="0" w:color="auto"/>
          </w:divBdr>
        </w:div>
        <w:div w:id="963542666">
          <w:marLeft w:val="640"/>
          <w:marRight w:val="0"/>
          <w:marTop w:val="0"/>
          <w:marBottom w:val="0"/>
          <w:divBdr>
            <w:top w:val="none" w:sz="0" w:space="0" w:color="auto"/>
            <w:left w:val="none" w:sz="0" w:space="0" w:color="auto"/>
            <w:bottom w:val="none" w:sz="0" w:space="0" w:color="auto"/>
            <w:right w:val="none" w:sz="0" w:space="0" w:color="auto"/>
          </w:divBdr>
        </w:div>
        <w:div w:id="618222256">
          <w:marLeft w:val="640"/>
          <w:marRight w:val="0"/>
          <w:marTop w:val="0"/>
          <w:marBottom w:val="0"/>
          <w:divBdr>
            <w:top w:val="none" w:sz="0" w:space="0" w:color="auto"/>
            <w:left w:val="none" w:sz="0" w:space="0" w:color="auto"/>
            <w:bottom w:val="none" w:sz="0" w:space="0" w:color="auto"/>
            <w:right w:val="none" w:sz="0" w:space="0" w:color="auto"/>
          </w:divBdr>
        </w:div>
      </w:divsChild>
    </w:div>
    <w:div w:id="2037539057">
      <w:bodyDiv w:val="1"/>
      <w:marLeft w:val="0"/>
      <w:marRight w:val="0"/>
      <w:marTop w:val="0"/>
      <w:marBottom w:val="0"/>
      <w:divBdr>
        <w:top w:val="none" w:sz="0" w:space="0" w:color="auto"/>
        <w:left w:val="none" w:sz="0" w:space="0" w:color="auto"/>
        <w:bottom w:val="none" w:sz="0" w:space="0" w:color="auto"/>
        <w:right w:val="none" w:sz="0" w:space="0" w:color="auto"/>
      </w:divBdr>
    </w:div>
    <w:div w:id="2063407989">
      <w:bodyDiv w:val="1"/>
      <w:marLeft w:val="0"/>
      <w:marRight w:val="0"/>
      <w:marTop w:val="0"/>
      <w:marBottom w:val="0"/>
      <w:divBdr>
        <w:top w:val="none" w:sz="0" w:space="0" w:color="auto"/>
        <w:left w:val="none" w:sz="0" w:space="0" w:color="auto"/>
        <w:bottom w:val="none" w:sz="0" w:space="0" w:color="auto"/>
        <w:right w:val="none" w:sz="0" w:space="0" w:color="auto"/>
      </w:divBdr>
    </w:div>
    <w:div w:id="2096200145">
      <w:bodyDiv w:val="1"/>
      <w:marLeft w:val="0"/>
      <w:marRight w:val="0"/>
      <w:marTop w:val="0"/>
      <w:marBottom w:val="0"/>
      <w:divBdr>
        <w:top w:val="none" w:sz="0" w:space="0" w:color="auto"/>
        <w:left w:val="none" w:sz="0" w:space="0" w:color="auto"/>
        <w:bottom w:val="none" w:sz="0" w:space="0" w:color="auto"/>
        <w:right w:val="none" w:sz="0" w:space="0" w:color="auto"/>
      </w:divBdr>
    </w:div>
    <w:div w:id="2099398792">
      <w:bodyDiv w:val="1"/>
      <w:marLeft w:val="0"/>
      <w:marRight w:val="0"/>
      <w:marTop w:val="0"/>
      <w:marBottom w:val="0"/>
      <w:divBdr>
        <w:top w:val="none" w:sz="0" w:space="0" w:color="auto"/>
        <w:left w:val="none" w:sz="0" w:space="0" w:color="auto"/>
        <w:bottom w:val="none" w:sz="0" w:space="0" w:color="auto"/>
        <w:right w:val="none" w:sz="0" w:space="0" w:color="auto"/>
      </w:divBdr>
      <w:divsChild>
        <w:div w:id="2074230187">
          <w:marLeft w:val="640"/>
          <w:marRight w:val="0"/>
          <w:marTop w:val="0"/>
          <w:marBottom w:val="0"/>
          <w:divBdr>
            <w:top w:val="none" w:sz="0" w:space="0" w:color="auto"/>
            <w:left w:val="none" w:sz="0" w:space="0" w:color="auto"/>
            <w:bottom w:val="none" w:sz="0" w:space="0" w:color="auto"/>
            <w:right w:val="none" w:sz="0" w:space="0" w:color="auto"/>
          </w:divBdr>
        </w:div>
        <w:div w:id="1662343439">
          <w:marLeft w:val="640"/>
          <w:marRight w:val="0"/>
          <w:marTop w:val="0"/>
          <w:marBottom w:val="0"/>
          <w:divBdr>
            <w:top w:val="none" w:sz="0" w:space="0" w:color="auto"/>
            <w:left w:val="none" w:sz="0" w:space="0" w:color="auto"/>
            <w:bottom w:val="none" w:sz="0" w:space="0" w:color="auto"/>
            <w:right w:val="none" w:sz="0" w:space="0" w:color="auto"/>
          </w:divBdr>
        </w:div>
        <w:div w:id="366028572">
          <w:marLeft w:val="640"/>
          <w:marRight w:val="0"/>
          <w:marTop w:val="0"/>
          <w:marBottom w:val="0"/>
          <w:divBdr>
            <w:top w:val="none" w:sz="0" w:space="0" w:color="auto"/>
            <w:left w:val="none" w:sz="0" w:space="0" w:color="auto"/>
            <w:bottom w:val="none" w:sz="0" w:space="0" w:color="auto"/>
            <w:right w:val="none" w:sz="0" w:space="0" w:color="auto"/>
          </w:divBdr>
        </w:div>
        <w:div w:id="386028783">
          <w:marLeft w:val="640"/>
          <w:marRight w:val="0"/>
          <w:marTop w:val="0"/>
          <w:marBottom w:val="0"/>
          <w:divBdr>
            <w:top w:val="none" w:sz="0" w:space="0" w:color="auto"/>
            <w:left w:val="none" w:sz="0" w:space="0" w:color="auto"/>
            <w:bottom w:val="none" w:sz="0" w:space="0" w:color="auto"/>
            <w:right w:val="none" w:sz="0" w:space="0" w:color="auto"/>
          </w:divBdr>
        </w:div>
        <w:div w:id="278339029">
          <w:marLeft w:val="640"/>
          <w:marRight w:val="0"/>
          <w:marTop w:val="0"/>
          <w:marBottom w:val="0"/>
          <w:divBdr>
            <w:top w:val="none" w:sz="0" w:space="0" w:color="auto"/>
            <w:left w:val="none" w:sz="0" w:space="0" w:color="auto"/>
            <w:bottom w:val="none" w:sz="0" w:space="0" w:color="auto"/>
            <w:right w:val="none" w:sz="0" w:space="0" w:color="auto"/>
          </w:divBdr>
        </w:div>
        <w:div w:id="149248610">
          <w:marLeft w:val="640"/>
          <w:marRight w:val="0"/>
          <w:marTop w:val="0"/>
          <w:marBottom w:val="0"/>
          <w:divBdr>
            <w:top w:val="none" w:sz="0" w:space="0" w:color="auto"/>
            <w:left w:val="none" w:sz="0" w:space="0" w:color="auto"/>
            <w:bottom w:val="none" w:sz="0" w:space="0" w:color="auto"/>
            <w:right w:val="none" w:sz="0" w:space="0" w:color="auto"/>
          </w:divBdr>
        </w:div>
        <w:div w:id="719746611">
          <w:marLeft w:val="640"/>
          <w:marRight w:val="0"/>
          <w:marTop w:val="0"/>
          <w:marBottom w:val="0"/>
          <w:divBdr>
            <w:top w:val="none" w:sz="0" w:space="0" w:color="auto"/>
            <w:left w:val="none" w:sz="0" w:space="0" w:color="auto"/>
            <w:bottom w:val="none" w:sz="0" w:space="0" w:color="auto"/>
            <w:right w:val="none" w:sz="0" w:space="0" w:color="auto"/>
          </w:divBdr>
        </w:div>
        <w:div w:id="1145001139">
          <w:marLeft w:val="640"/>
          <w:marRight w:val="0"/>
          <w:marTop w:val="0"/>
          <w:marBottom w:val="0"/>
          <w:divBdr>
            <w:top w:val="none" w:sz="0" w:space="0" w:color="auto"/>
            <w:left w:val="none" w:sz="0" w:space="0" w:color="auto"/>
            <w:bottom w:val="none" w:sz="0" w:space="0" w:color="auto"/>
            <w:right w:val="none" w:sz="0" w:space="0" w:color="auto"/>
          </w:divBdr>
        </w:div>
        <w:div w:id="281807379">
          <w:marLeft w:val="640"/>
          <w:marRight w:val="0"/>
          <w:marTop w:val="0"/>
          <w:marBottom w:val="0"/>
          <w:divBdr>
            <w:top w:val="none" w:sz="0" w:space="0" w:color="auto"/>
            <w:left w:val="none" w:sz="0" w:space="0" w:color="auto"/>
            <w:bottom w:val="none" w:sz="0" w:space="0" w:color="auto"/>
            <w:right w:val="none" w:sz="0" w:space="0" w:color="auto"/>
          </w:divBdr>
        </w:div>
        <w:div w:id="253322282">
          <w:marLeft w:val="640"/>
          <w:marRight w:val="0"/>
          <w:marTop w:val="0"/>
          <w:marBottom w:val="0"/>
          <w:divBdr>
            <w:top w:val="none" w:sz="0" w:space="0" w:color="auto"/>
            <w:left w:val="none" w:sz="0" w:space="0" w:color="auto"/>
            <w:bottom w:val="none" w:sz="0" w:space="0" w:color="auto"/>
            <w:right w:val="none" w:sz="0" w:space="0" w:color="auto"/>
          </w:divBdr>
        </w:div>
        <w:div w:id="1863548496">
          <w:marLeft w:val="640"/>
          <w:marRight w:val="0"/>
          <w:marTop w:val="0"/>
          <w:marBottom w:val="0"/>
          <w:divBdr>
            <w:top w:val="none" w:sz="0" w:space="0" w:color="auto"/>
            <w:left w:val="none" w:sz="0" w:space="0" w:color="auto"/>
            <w:bottom w:val="none" w:sz="0" w:space="0" w:color="auto"/>
            <w:right w:val="none" w:sz="0" w:space="0" w:color="auto"/>
          </w:divBdr>
        </w:div>
        <w:div w:id="1926836305">
          <w:marLeft w:val="640"/>
          <w:marRight w:val="0"/>
          <w:marTop w:val="0"/>
          <w:marBottom w:val="0"/>
          <w:divBdr>
            <w:top w:val="none" w:sz="0" w:space="0" w:color="auto"/>
            <w:left w:val="none" w:sz="0" w:space="0" w:color="auto"/>
            <w:bottom w:val="none" w:sz="0" w:space="0" w:color="auto"/>
            <w:right w:val="none" w:sz="0" w:space="0" w:color="auto"/>
          </w:divBdr>
        </w:div>
        <w:div w:id="627976884">
          <w:marLeft w:val="640"/>
          <w:marRight w:val="0"/>
          <w:marTop w:val="0"/>
          <w:marBottom w:val="0"/>
          <w:divBdr>
            <w:top w:val="none" w:sz="0" w:space="0" w:color="auto"/>
            <w:left w:val="none" w:sz="0" w:space="0" w:color="auto"/>
            <w:bottom w:val="none" w:sz="0" w:space="0" w:color="auto"/>
            <w:right w:val="none" w:sz="0" w:space="0" w:color="auto"/>
          </w:divBdr>
        </w:div>
      </w:divsChild>
    </w:div>
    <w:div w:id="2114549158">
      <w:bodyDiv w:val="1"/>
      <w:marLeft w:val="0"/>
      <w:marRight w:val="0"/>
      <w:marTop w:val="0"/>
      <w:marBottom w:val="0"/>
      <w:divBdr>
        <w:top w:val="none" w:sz="0" w:space="0" w:color="auto"/>
        <w:left w:val="none" w:sz="0" w:space="0" w:color="auto"/>
        <w:bottom w:val="none" w:sz="0" w:space="0" w:color="auto"/>
        <w:right w:val="none" w:sz="0" w:space="0" w:color="auto"/>
      </w:divBdr>
      <w:divsChild>
        <w:div w:id="726802880">
          <w:marLeft w:val="640"/>
          <w:marRight w:val="0"/>
          <w:marTop w:val="0"/>
          <w:marBottom w:val="0"/>
          <w:divBdr>
            <w:top w:val="none" w:sz="0" w:space="0" w:color="auto"/>
            <w:left w:val="none" w:sz="0" w:space="0" w:color="auto"/>
            <w:bottom w:val="none" w:sz="0" w:space="0" w:color="auto"/>
            <w:right w:val="none" w:sz="0" w:space="0" w:color="auto"/>
          </w:divBdr>
        </w:div>
        <w:div w:id="1986085792">
          <w:marLeft w:val="640"/>
          <w:marRight w:val="0"/>
          <w:marTop w:val="0"/>
          <w:marBottom w:val="0"/>
          <w:divBdr>
            <w:top w:val="none" w:sz="0" w:space="0" w:color="auto"/>
            <w:left w:val="none" w:sz="0" w:space="0" w:color="auto"/>
            <w:bottom w:val="none" w:sz="0" w:space="0" w:color="auto"/>
            <w:right w:val="none" w:sz="0" w:space="0" w:color="auto"/>
          </w:divBdr>
        </w:div>
        <w:div w:id="436483018">
          <w:marLeft w:val="640"/>
          <w:marRight w:val="0"/>
          <w:marTop w:val="0"/>
          <w:marBottom w:val="0"/>
          <w:divBdr>
            <w:top w:val="none" w:sz="0" w:space="0" w:color="auto"/>
            <w:left w:val="none" w:sz="0" w:space="0" w:color="auto"/>
            <w:bottom w:val="none" w:sz="0" w:space="0" w:color="auto"/>
            <w:right w:val="none" w:sz="0" w:space="0" w:color="auto"/>
          </w:divBdr>
        </w:div>
        <w:div w:id="1146169137">
          <w:marLeft w:val="640"/>
          <w:marRight w:val="0"/>
          <w:marTop w:val="0"/>
          <w:marBottom w:val="0"/>
          <w:divBdr>
            <w:top w:val="none" w:sz="0" w:space="0" w:color="auto"/>
            <w:left w:val="none" w:sz="0" w:space="0" w:color="auto"/>
            <w:bottom w:val="none" w:sz="0" w:space="0" w:color="auto"/>
            <w:right w:val="none" w:sz="0" w:space="0" w:color="auto"/>
          </w:divBdr>
        </w:div>
        <w:div w:id="1126002143">
          <w:marLeft w:val="640"/>
          <w:marRight w:val="0"/>
          <w:marTop w:val="0"/>
          <w:marBottom w:val="0"/>
          <w:divBdr>
            <w:top w:val="none" w:sz="0" w:space="0" w:color="auto"/>
            <w:left w:val="none" w:sz="0" w:space="0" w:color="auto"/>
            <w:bottom w:val="none" w:sz="0" w:space="0" w:color="auto"/>
            <w:right w:val="none" w:sz="0" w:space="0" w:color="auto"/>
          </w:divBdr>
        </w:div>
        <w:div w:id="1530606618">
          <w:marLeft w:val="640"/>
          <w:marRight w:val="0"/>
          <w:marTop w:val="0"/>
          <w:marBottom w:val="0"/>
          <w:divBdr>
            <w:top w:val="none" w:sz="0" w:space="0" w:color="auto"/>
            <w:left w:val="none" w:sz="0" w:space="0" w:color="auto"/>
            <w:bottom w:val="none" w:sz="0" w:space="0" w:color="auto"/>
            <w:right w:val="none" w:sz="0" w:space="0" w:color="auto"/>
          </w:divBdr>
        </w:div>
        <w:div w:id="1519811634">
          <w:marLeft w:val="640"/>
          <w:marRight w:val="0"/>
          <w:marTop w:val="0"/>
          <w:marBottom w:val="0"/>
          <w:divBdr>
            <w:top w:val="none" w:sz="0" w:space="0" w:color="auto"/>
            <w:left w:val="none" w:sz="0" w:space="0" w:color="auto"/>
            <w:bottom w:val="none" w:sz="0" w:space="0" w:color="auto"/>
            <w:right w:val="none" w:sz="0" w:space="0" w:color="auto"/>
          </w:divBdr>
        </w:div>
        <w:div w:id="383331024">
          <w:marLeft w:val="640"/>
          <w:marRight w:val="0"/>
          <w:marTop w:val="0"/>
          <w:marBottom w:val="0"/>
          <w:divBdr>
            <w:top w:val="none" w:sz="0" w:space="0" w:color="auto"/>
            <w:left w:val="none" w:sz="0" w:space="0" w:color="auto"/>
            <w:bottom w:val="none" w:sz="0" w:space="0" w:color="auto"/>
            <w:right w:val="none" w:sz="0" w:space="0" w:color="auto"/>
          </w:divBdr>
        </w:div>
        <w:div w:id="1151021448">
          <w:marLeft w:val="640"/>
          <w:marRight w:val="0"/>
          <w:marTop w:val="0"/>
          <w:marBottom w:val="0"/>
          <w:divBdr>
            <w:top w:val="none" w:sz="0" w:space="0" w:color="auto"/>
            <w:left w:val="none" w:sz="0" w:space="0" w:color="auto"/>
            <w:bottom w:val="none" w:sz="0" w:space="0" w:color="auto"/>
            <w:right w:val="none" w:sz="0" w:space="0" w:color="auto"/>
          </w:divBdr>
        </w:div>
      </w:divsChild>
    </w:div>
    <w:div w:id="2143570044">
      <w:bodyDiv w:val="1"/>
      <w:marLeft w:val="0"/>
      <w:marRight w:val="0"/>
      <w:marTop w:val="0"/>
      <w:marBottom w:val="0"/>
      <w:divBdr>
        <w:top w:val="none" w:sz="0" w:space="0" w:color="auto"/>
        <w:left w:val="none" w:sz="0" w:space="0" w:color="auto"/>
        <w:bottom w:val="none" w:sz="0" w:space="0" w:color="auto"/>
        <w:right w:val="none" w:sz="0" w:space="0" w:color="auto"/>
      </w:divBdr>
    </w:div>
    <w:div w:id="2146965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orldhealthorg.shinyapps.io/dengue_global/" TargetMode="External"/><Relationship Id="rId13" Type="http://schemas.openxmlformats.org/officeDocument/2006/relationships/image" Target="media/image4.tiff"/><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tif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5" Type="http://schemas.openxmlformats.org/officeDocument/2006/relationships/webSettings" Target="webSettings.xml"/><Relationship Id="rId15" Type="http://schemas.openxmlformats.org/officeDocument/2006/relationships/image" Target="media/image5.tiff"/><Relationship Id="rId10" Type="http://schemas.openxmlformats.org/officeDocument/2006/relationships/hyperlink" Target="https://worldhealthorg.shinyapps.io/dengue_global/"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hyperlink" Target="https://worldhealthorg.shinyapps.io/dengue_globa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Downloads\Manuscript_Global_Dengue_2024_Eurosurveillance_v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834822C-D465-474C-9939-56D1DB8BCEBE}">
  <we:reference id="wa104382081" version="1.55.1.0" store="en-US" storeType="OMEX"/>
  <we:alternateReferences>
    <we:reference id="wa104382081" version="1.55.1.0" store="en-US" storeType="OMEX"/>
  </we:alternateReferences>
  <we:properties>
    <we:property name="MENDELEY_CITATIONS" value="[{&quot;citationID&quot;:&quot;MENDELEY_CITATION_000fa140-3ab5-4e57-9069-1f118726bc7a&quot;,&quot;properties&quot;:{&quot;noteIndex&quot;:0},&quot;isEdited&quot;:false,&quot;manualOverride&quot;:{&quot;isManuallyOverridden&quot;:false,&quot;citeprocText&quot;:&quot;[1]&quot;,&quot;manualOverrideText&quot;:&quot;&quot;},&quot;citationTag&quot;:&quot;MENDELEY_CITATION_v3_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&quot;,&quot;citationItems&quot;:[{&quot;id&quot;:&quot;ffa30374-3a86-3874-8c8c-8a7049068b70&quot;,&quot;itemData&quot;:{&quot;type&quot;:&quot;report&quot;,&quot;id&quot;:&quot;ffa30374-3a86-3874-8c8c-8a7049068b70&quot;,&quot;title&quot;:&quot;Millions of engineered mosquitoes are helping to fight dengue – here’s how &quot;,&quot;author&quot;:[{&quot;family&quot;:&quot;Wellcome Trust&quot;,&quot;given&quot;:&quot;&quot;,&quot;parse-names&quot;:false,&quot;dropping-particle&quot;:&quot;&quot;,&quot;non-dropping-particle&quot;:&quot;&quot;}],&quot;issued&quot;:{&quot;date-parts&quot;:[[2025,1,2]]},&quot;publisher-place&quot;:&quot;London&quot;,&quot;container-title-short&quot;:&quot;&quot;},&quot;isTemporary&quot;:false}]},{&quot;citationID&quot;:&quot;MENDELEY_CITATION_0f4a39b1-58b5-4707-bb15-806653bef98f&quot;,&quot;properties&quot;:{&quot;noteIndex&quot;:0},&quot;isEdited&quot;:false,&quot;manualOverride&quot;:{&quot;isManuallyOverridden&quot;:false,&quot;citeprocText&quot;:&quot;[2]&quot;,&quot;manualOverrideText&quot;:&quot;&quot;},&quot;citationTag&quot;:&quot;MENDELEY_CITATION_v3_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&quot;,&quot;citationItems&quot;:[{&quot;id&quot;:&quot;38507ead-cd0e-3b22-accb-d443c6f04c6b&quot;,&quot;itemData&quot;:{&quot;type&quot;:&quot;article-journal&quot;,&quot;id&quot;:&quot;38507ead-cd0e-3b22-accb-d443c6f04c6b&quot;,&quot;title&quot;:&quot;Global Landmark: 2023 Marks the Worst Year for Dengue Cases with Millions Infected and Thousands of Deaths Reported&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Onyango&quot;,&quot;given&quot;:&quot;Joshua&quot;,&quot;parse-names&quot;:false,&quot;dropping-particle&quot;:&quot;&quot;,&quot;non-dropping-particle&quot;:&quot;&quot;},{&quot;family&quot;:&quot;Asaduzzaman&quot;,&quot;given&quot;:&quot;Md&quot;,&quot;parse-names&quot;:false,&quot;dropping-particle&quot;:&quot;&quot;,&quot;non-dropping-particle&quot;:&quot;&quot;}],&quot;container-title&quot;:&quot;IJID Regions&quot;,&quot;DOI&quot;:&quot;10.1016/j.ijregi.2024.100459&quot;,&quot;ISSN&quot;:&quot;27727076&quot;,&quot;issued&quot;:{&quot;date-parts&quot;:[[2024,9]]},&quot;page&quot;:&quot;100459&quot;,&quot;container-title-short&quot;:&quot;&quot;},&quot;isTemporary&quot;:false}]},{&quot;citationID&quot;:&quot;MENDELEY_CITATION_a639261c-8928-4ce8-a830-e36ab166df95&quot;,&quot;properties&quot;:{&quot;noteIndex&quot;:0},&quot;isEdited&quot;:false,&quot;manualOverride&quot;:{&quot;isManuallyOverridden&quot;:false,&quot;citeprocText&quot;:&quot;[2]&quot;,&quot;manualOverrideText&quot;:&quot;&quot;},&quot;citationTag&quot;:&quot;MENDELEY_CITATION_v3_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&quot;,&quot;citationItems&quot;:[{&quot;id&quot;:&quot;38507ead-cd0e-3b22-accb-d443c6f04c6b&quot;,&quot;itemData&quot;:{&quot;type&quot;:&quot;article-journal&quot;,&quot;id&quot;:&quot;38507ead-cd0e-3b22-accb-d443c6f04c6b&quot;,&quot;title&quot;:&quot;Global Landmark: 2023 Marks the Worst Year for Dengue Cases with Millions Infected and Thousands of Deaths Reported&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Onyango&quot;,&quot;given&quot;:&quot;Joshua&quot;,&quot;parse-names&quot;:false,&quot;dropping-particle&quot;:&quot;&quot;,&quot;non-dropping-particle&quot;:&quot;&quot;},{&quot;family&quot;:&quot;Asaduzzaman&quot;,&quot;given&quot;:&quot;Md&quot;,&quot;parse-names&quot;:false,&quot;dropping-particle&quot;:&quot;&quot;,&quot;non-dropping-particle&quot;:&quot;&quot;}],&quot;container-title&quot;:&quot;IJID Regions&quot;,&quot;DOI&quot;:&quot;10.1016/j.ijregi.2024.100459&quot;,&quot;ISSN&quot;:&quot;27727076&quot;,&quot;issued&quot;:{&quot;date-parts&quot;:[[2024,9]]},&quot;page&quot;:&quot;100459&quot;,&quot;container-title-short&quot;:&quot;&quot;},&quot;isTemporary&quot;:false}]},{&quot;citationID&quot;:&quot;MENDELEY_CITATION_5f1728bd-9a5b-415b-869e-dec5d189e31d&quot;,&quot;properties&quot;:{&quot;noteIndex&quot;:0},&quot;isEdited&quot;:false,&quot;manualOverride&quot;:{&quot;isManuallyOverridden&quot;:false,&quot;citeprocText&quot;:&quot;[1]&quot;,&quot;manualOverrideText&quot;:&quot;&quot;},&quot;citationTag&quot;:&quot;MENDELEY_CITATION_v3_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&quot;,&quot;citationItems&quot;:[{&quot;id&quot;:&quot;ffa30374-3a86-3874-8c8c-8a7049068b70&quot;,&quot;itemData&quot;:{&quot;type&quot;:&quot;report&quot;,&quot;id&quot;:&quot;ffa30374-3a86-3874-8c8c-8a7049068b70&quot;,&quot;title&quot;:&quot;Millions of engineered mosquitoes are helping to fight dengue – here’s how &quot;,&quot;author&quot;:[{&quot;family&quot;:&quot;Wellcome Trust&quot;,&quot;given&quot;:&quot;&quot;,&quot;parse-names&quot;:false,&quot;dropping-particle&quot;:&quot;&quot;,&quot;non-dropping-particle&quot;:&quot;&quot;}],&quot;issued&quot;:{&quot;date-parts&quot;:[[2025,1,2]]},&quot;publisher-place&quot;:&quot;London&quot;,&quot;container-title-short&quot;:&quot;&quot;},&quot;isTemporary&quot;:false}]},{&quot;citationID&quot;:&quot;MENDELEY_CITATION_bed137ee-9d92-4be2-b264-c244ad3afcf4&quot;,&quot;properties&quot;:{&quot;noteIndex&quot;:0},&quot;isEdited&quot;:false,&quot;manualOverride&quot;:{&quot;isManuallyOverridden&quot;:false,&quot;citeprocText&quot;:&quot;[3]&quot;,&quot;manualOverrideText&quot;:&quot;&quot;},&quot;citationTag&quot;:&quot;MENDELEY_CITATION_v3_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&quot;,&quot;citationItems&quot;:[{&quot;id&quot;:&quot;e8d01ecb-e5e7-321b-9b2f-41c6f396b4f9&quot;,&quot;itemData&quot;:{&quot;type&quot;:&quot;thesis&quot;,&quot;id&quot;:&quot;e8d01ecb-e5e7-321b-9b2f-41c6f396b4f9&quot;,&quot;title&quot;:&quot;Modeling the vector-borne disease transmission potential in northern Europe with a special emphasis on microclimatic temperature: PhD Thesis&quot;,&quot;author&quot;:[{&quot;family&quot;:&quot;Najmul Haider&quot;,&quot;given&quot;:&quot;&quot;,&quot;parse-names&quot;:false,&quot;dropping-particle&quot;:&quot;&quot;,&quot;non-dropping-particle&quot;:&quot;&quot;}],&quot;accessed&quot;:{&quot;date-parts&quot;:[[2023,11,28]]},&quot;URL&quot;:&quot;https://orbit.dtu.dk/en/publications/modeling-the-vector-borne-disease-transmission-potential-in-north&quot;,&quot;issued&quot;:{&quot;date-parts&quot;:[[2018,11,23]]},&quot;publisher-place&quot;:&quot;Lyngby&quot;,&quot;number-of-pages&quot;:&quot;1-205&quot;,&quot;publisher&quot;:&quot;Technical University of Denmark&quot;,&quot;container-title-short&quot;:&quot;&quot;},&quot;isTemporary&quot;:false}]},{&quot;citationID&quot;:&quot;MENDELEY_CITATION_b0048496-2529-409a-91fe-15f0a311ecca&quot;,&quot;properties&quot;:{&quot;noteIndex&quot;:0},&quot;isEdited&quot;:false,&quot;manualOverride&quot;:{&quot;isManuallyOverridden&quot;:false,&quot;citeprocText&quot;:&quot;[4]&quot;,&quot;manualOverrideText&quot;:&quot;&quot;},&quot;citationTag&quot;:&quot;MENDELEY_CITATION_v3_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&quot;,&quot;citationItems&quot;:[{&quot;id&quot;:&quot;46293fd2-fc39-3e4c-bb99-000558fa3473&quot;,&quot;itemData&quot;:{&quot;type&quot;:&quot;article-journal&quot;,&quot;id&quot;:&quot;46293fd2-fc39-3e4c-bb99-000558fa3473&quot;,&quot;title&quot;:&quot;Characteristics and Risk Factors for Fatality in Patients with Dengue Hemorrhagic Fever, Taiwan, 2014.&quot;,&quot;author&quot;:[{&quot;family&quot;:&quot;Wei&quot;,&quot;given&quot;:&quot;Hsin-Yi&quot;,&quot;parse-names&quot;:false,&quot;dropping-particle&quot;:&quot;&quot;,&quot;non-dropping-particle&quot;:&quot;&quot;},{&quot;family&quot;:&quot;Shu&quot;,&quot;given&quot;:&quot;Pei-Yun&quot;,&quot;parse-names&quot;:false,&quot;dropping-particle&quot;:&quot;&quot;,&quot;non-dropping-particle&quot;:&quot;&quot;},{&quot;family&quot;:&quot;Hung&quot;,&quot;given&quot;:&quot;Min-Nan&quot;,&quot;parse-names&quot;:false,&quot;dropping-particle&quot;:&quot;&quot;,&quot;non-dropping-particle&quot;:&quot;&quot;}],&quot;container-title&quot;:&quot;The American journal of tropical medicine and hygiene&quot;,&quot;container-title-short&quot;:&quot;Am J Trop Med Hyg&quot;,&quot;DOI&quot;:&quot;10.4269/ajtmh.15-0905&quot;,&quot;ISSN&quot;:&quot;1476-1645&quot;,&quot;PMID&quot;:&quot;27273649&quot;,&quot;issued&quot;:{&quot;date-parts&quot;:[[2016,8,3]]},&quot;page&quot;:&quot;322-7&quot;,&quot;abstract&quot;:&quot;An unprecedented dengue outbreak involving more than 15,000 infections, including 136 dengue hemorrhagic fever (DHF) cases and 20 fatalities, occurred in Taiwan in 2014. The median age of the DHF cases was 71 years (range: 4-92 years) and most of them (N = 100, 73.5%) had comorbidities, of which the majority were hypertension (56%) and diabetes mellitus (DM; 27%). Only approximately half of the DHF cases (59/136) were classified as severe dengue, based on the 2009 WHO-revised dengue classification. The fatality rate for this DHF outbreak was 14.7%. DM (odds ratio [OR] = 3.60, 95% confidence interval [CI] = 1.22-10.63) and presentation with severe plasma leakage (OR = 6.42, 95% CI = 1.76-23.63) were independent risk factors for fatality.&quot;,&quot;issue&quot;:&quot;2&quot;,&quot;volume&quot;:&quot;95&quot;},&quot;isTemporary&quot;:false}]},{&quot;citationID&quot;:&quot;MENDELEY_CITATION_1a0b958e-c0ce-4026-81e3-1b871eaafc1d&quot;,&quot;properties&quot;:{&quot;noteIndex&quot;:0},&quot;isEdited&quot;:false,&quot;manualOverride&quot;:{&quot;isManuallyOverridden&quot;:false,&quot;citeprocText&quot;:&quot;[5]&quot;,&quot;manualOverrideText&quot;:&quot;&quot;},&quot;citationTag&quot;:&quot;MENDELEY_CITATION_v3_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&quot;,&quot;citationItems&quot;:[{&quot;id&quot;:&quot;9fa6b88e-8aeb-323d-a89d-2bafebbc4a69&quot;,&quot;itemData&quot;:{&quot;type&quot;:&quot;webpage&quot;,&quot;id&quot;:&quot;9fa6b88e-8aeb-323d-a89d-2bafebbc4a69&quot;,&quot;title&quot;:&quot;Global dengue surveillance&quot;,&quot;author&quot;:[{&quot;family&quot;:&quot;WHO&quot;,&quot;given&quot;:&quot;&quot;,&quot;parse-names&quot;:false,&quot;dropping-particle&quot;:&quot;&quot;,&quot;non-dropping-particle&quot;:&quot;&quot;}],&quot;accessed&quot;:{&quot;date-parts&quot;:[[2025,1,3]]},&quot;URL&quot;:&quot;https://worldhealthorg.shinyapps.io/dengue_global/&quot;,&quot;issued&quot;:{&quot;date-parts&quot;:[[2024]]},&quot;container-title-short&quot;:&quot;&quot;},&quot;isTemporary&quot;:false}]},{&quot;citationID&quot;:&quot;MENDELEY_CITATION_d940082b-6e05-45b7-ae50-c55fe69b864d&quot;,&quot;properties&quot;:{&quot;noteIndex&quot;:0},&quot;isEdited&quot;:false,&quot;manualOverride&quot;:{&quot;isManuallyOverridden&quot;:false,&quot;citeprocText&quot;:&quot;[6–12]&quot;,&quot;manualOverrideText&quot;:&quot;&quot;},&quot;citationTag&quot;:&quot;MENDELEY_CITATION_v3_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&quot;,&quot;citationItems&quot;:[{&quot;id&quot;:&quot;58ec5d7c-5b98-3ef3-920b-acf90047ac56&quot;,&quot;itemData&quot;:{&quot;type&quot;:&quot;webpage&quot;,&quot;id&quot;:&quot;58ec5d7c-5b98-3ef3-920b-acf90047ac56&quot;,&quot;title&quot;:&quot;Population density (people per sq. km of land area)&quot;,&quot;author&quot;:[{&quot;family&quot;:&quot;The World Bank&quot;,&quot;given&quot;:&quot;&quot;,&quot;parse-names&quot;:false,&quot;dropping-particle&quot;:&quot;&quot;,&quot;non-dropping-particle&quot;:&quot;&quot;}],&quot;container-title&quot;:&quot;The World Bank&quot;,&quot;accessed&quot;:{&quot;date-parts&quot;:[[2020,6,2]]},&quot;URL&quot;:&quot;https://data.worldbank.org/indicator/EN.POP.DNST&quot;,&quot;issued&quot;:{&quot;date-parts&quot;:[[2018]]},&quot;container-title-short&quot;:&quot;&quot;},&quot;isTemporary&quot;:false},{&quot;id&quot;:&quot;fb03869b-19a6-3431-8de2-4642f202166d&quot;,&quot;itemData&quot;:{&quot;type&quot;:&quot;webpage&quot;,&quot;id&quot;:&quot;fb03869b-19a6-3431-8de2-4642f202166d&quot;,&quot;title&quot;:&quot;Population ages 65 and above, total&quot;,&quot;author&quot;:[{&quot;family&quot;:&quot;The World Bank&quot;,&quot;given&quot;:&quot;&quot;,&quot;parse-names&quot;:false,&quot;dropping-particle&quot;:&quot;&quot;,&quot;non-dropping-particle&quot;:&quot;&quot;}],&quot;container-title&quot;:&quot;World Bank Data&quot;,&quot;accessed&quot;:{&quot;date-parts&quot;:[[2020,6,2]]},&quot;URL&quot;:&quot;https://data.worldbank.org/indicator/SP.POP.65UP.TO.ZS&quot;,&quot;issued&quot;:{&quot;date-parts&quot;:[[2018]]},&quot;abstract&quot;:&quot;World Bank staff estimates based on age/sex distributions of United Nations Population Division's World Population Prospects.&quot;,&quot;container-title-short&quot;:&quot;&quot;},&quot;isTemporary&quot;:false},{&quot;id&quot;:&quot;8fc2a0b6-39b6-34cb-92b8-f932ac52206e&quot;,&quot;itemData&quot;:{&quot;type&quot;:&quot;webpage&quot;,&quot;id&quot;:&quot;8fc2a0b6-39b6-34cb-92b8-f932ac52206e&quot;,&quot;title&quot;:&quot;Urbanization - Our World in Data&quot;,&quot;author&quot;:[{&quot;family&quot;:&quot;OWID&quot;,&quot;given&quot;:&quot;&quot;,&quot;parse-names&quot;:false,&quot;dropping-particle&quot;:&quot;&quot;,&quot;non-dropping-particle&quot;:&quot;&quot;}],&quot;accessed&quot;:{&quot;date-parts&quot;:[[2025,1,4]]},&quot;URL&quot;:&quot;https://ourworldindata.org/urbanization&quot;,&quot;issued&quot;:{&quot;date-parts&quot;:[[2024]]},&quot;container-title-short&quot;:&quot;&quot;},&quot;isTemporary&quot;:false},{&quot;id&quot;:&quot;82a4acea-7876-32da-90ad-f0dbf3a49c2e&quot;,&quot;itemData&quot;:{&quot;type&quot;:&quot;report&quot;,&quot;id&quot;:&quot;82a4acea-7876-32da-90ad-f0dbf3a49c2e&quot;,&quot;title&quot;:&quot;Global health services data, obesity and overweight&quot;,&quot;author&quot;:[{&quot;family&quot;:&quot;WHO&quot;,&quot;given&quot;:&quot;&quot;,&quot;parse-names&quot;:false,&quot;dropping-particle&quot;:&quot;&quot;,&quot;non-dropping-particle&quot;:&quot;&quot;}],&quot;issued&quot;:{&quot;date-parts&quot;:[[2020]]},&quot;number-of-pages&quot;:&quot;Available at: https://www.who.int/gho/ncd/risk_fac&quot;,&quot;container-title-short&quot;:&quot;&quot;},&quot;isTemporary&quot;:false},{&quot;id&quot;:&quot;bd836300-5700-3832-a6ac-e6776f7b6689&quot;,&quot;itemData&quot;:{&quot;type&quot;:&quot;webpage&quot;,&quot;id&quot;:&quot;bd836300-5700-3832-a6ac-e6776f7b6689&quot;,&quot;title&quot;:&quot;Diabetes prevalence, 2021&quot;,&quot;author&quot;:[{&quot;family&quot;:&quot;OWID&quot;,&quot;given&quot;:&quot;&quot;,&quot;parse-names&quot;:false,&quot;dropping-particle&quot;:&quot;&quot;,&quot;non-dropping-particle&quot;:&quot;&quot;}],&quot;accessed&quot;:{&quot;date-parts&quot;:[[2025,1,4]]},&quot;URL&quot;:&quot;https://ourworldindata.org/grapher/diabetes-prevalence&quot;,&quot;issued&quot;:{&quot;date-parts&quot;:[[2024]]},&quot;container-title-short&quot;:&quot;&quot;},&quot;isTemporary&quot;:false},{&quot;id&quot;:&quot;42a03235-c262-3feb-ae73-25f70d410463&quot;,&quot;itemData&quot;:{&quot;type&quot;:&quot;article-journal&quot;,&quot;id&quot;:&quot;42a03235-c262-3feb-ae73-25f70d410463&quot;,&quot;title&quot;:&quot;Global report on hypertension: the race against a silent killer. Geneva: World Health Organization; 2023. Licence: CC BY-NC-SA 3.0 IGO.&quot;,&quot;author&quot;:[{&quot;family&quot;:&quot;WHO&quot;,&quot;given&quot;:&quot;&quot;,&quot;parse-names&quot;:false,&quot;dropping-particle&quot;:&quot;&quot;,&quot;non-dropping-particle&quot;:&quot;&quot;}],&quot;container-title&quot;:&quot;https://www.who.int/publications/i/item/9789240081062&quot;,&quot;accessed&quot;:{&quot;date-parts&quot;:[[2025,1,4]]},&quot;ISBN&quot;:&quot;978-92-4-008106-2&quot;,&quot;URL&quot;:&quot;https://www.who.int/publications/i/item/9789240081062&quot;,&quot;issued&quot;:{&quot;date-parts&quot;:[[2023]]},&quot;page&quot;:&quot;1-291&quot;,&quot;container-title-short&quot;:&quot;&quot;},&quot;isTemporary&quot;:false},{&quot;id&quot;:&quot;981deb22-6e1a-39be-937f-af6f6659d62f&quot;,&quot;itemData&quot;:{&quot;type&quot;:&quot;webpage&quot;,&quot;id&quot;:&quot;981deb22-6e1a-39be-937f-af6f6659d62f&quot;,&quot;title&quot;:&quot;POWER | Data Access Viewer&quot;,&quot;author&quot;:[{&quot;family&quot;:&quot;NASA&quot;,&quot;given&quot;:&quot;&quot;,&quot;parse-names&quot;:false,&quot;dropping-particle&quot;:&quot;&quot;,&quot;non-dropping-particle&quot;:&quot;&quot;}],&quot;accessed&quot;:{&quot;date-parts&quot;:[[2022,1,30]]},&quot;URL&quot;:&quot;https://power.larc.nasa.gov/data-access-viewer/&quot;,&quot;issued&quot;:{&quot;date-parts&quot;:[[2022]]},&quot;container-title-short&quot;:&quot;&quot;},&quot;isTemporary&quot;:false}]},{&quot;citationID&quot;:&quot;MENDELEY_CITATION_bc93f6f1-59e8-4078-8a54-4b585fddadc1&quot;,&quot;properties&quot;:{&quot;noteIndex&quot;:0},&quot;isEdited&quot;:false,&quot;manualOverride&quot;:{&quot;isManuallyOverridden&quot;:false,&quot;citeprocText&quot;:&quot;[13]&quot;,&quot;manualOverrideText&quot;:&quot;&quot;},&quot;citationTag&quot;:&quot;MENDELEY_CITATION_v3_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&quot;,&quot;citationItems&quot;:[{&quot;id&quot;:&quot;d1c5db40-a318-3d53-a026-9bd772bed2cd&quot;,&quot;itemData&quot;:{&quot;type&quot;:&quot;patent&quot;,&quot;id&quot;:&quot;d1c5db40-a318-3d53-a026-9bd772bed2cd&quot;,&quot;title&quot;:&quot;R: A Language and Environment for Statistical Computing&quot;,&quot;author&quot;:[{&quot;family&quot;:&quot;R Core Team&quot;,&quot;given&quot;:&quot;&quot;,&quot;parse-names&quot;:false,&quot;dropping-particle&quot;:&quot;&quot;,&quot;non-dropping-particle&quot;:&quot;&quot;}],&quot;issued&quot;:{&quot;date-parts&quot;:[[2020]]},&quot;publisher-place&quot;:&quot;Austria&quot;,&quot;container-title-short&quot;:&quot;&quot;},&quot;isTemporary&quot;:false}]},{&quot;citationID&quot;:&quot;MENDELEY_CITATION_44ea0ad3-21e1-4990-a4a9-3ed8c151a8ef&quot;,&quot;properties&quot;:{&quot;noteIndex&quot;:0},&quot;isEdited&quot;:false,&quot;manualOverride&quot;:{&quot;isManuallyOverridden&quot;:false,&quot;citeprocText&quot;:&quot;[2]&quot;,&quot;manualOverrideText&quot;:&quot;&quot;},&quot;citationTag&quot;:&quot;MENDELEY_CITATION_v3_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&quot;,&quot;citationItems&quot;:[{&quot;id&quot;:&quot;38507ead-cd0e-3b22-accb-d443c6f04c6b&quot;,&quot;itemData&quot;:{&quot;type&quot;:&quot;article-journal&quot;,&quot;id&quot;:&quot;38507ead-cd0e-3b22-accb-d443c6f04c6b&quot;,&quot;title&quot;:&quot;Global Landmark: 2023 Marks the Worst Year for Dengue Cases with Millions Infected and Thousands of Deaths Reported&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Onyango&quot;,&quot;given&quot;:&quot;Joshua&quot;,&quot;parse-names&quot;:false,&quot;dropping-particle&quot;:&quot;&quot;,&quot;non-dropping-particle&quot;:&quot;&quot;},{&quot;family&quot;:&quot;Asaduzzaman&quot;,&quot;given&quot;:&quot;Md&quot;,&quot;parse-names&quot;:false,&quot;dropping-particle&quot;:&quot;&quot;,&quot;non-dropping-particle&quot;:&quot;&quot;}],&quot;container-title&quot;:&quot;IJID Regions&quot;,&quot;DOI&quot;:&quot;10.1016/j.ijregi.2024.100459&quot;,&quot;ISSN&quot;:&quot;27727076&quot;,&quot;issued&quot;:{&quot;date-parts&quot;:[[2024,9]]},&quot;page&quot;:&quot;100459&quot;,&quot;container-title-short&quot;:&quot;&quot;},&quot;isTemporary&quot;:false}]},{&quot;citationID&quot;:&quot;MENDELEY_CITATION_7fdbf428-aa09-4742-855c-4e031b19d517&quot;,&quot;properties&quot;:{&quot;noteIndex&quot;:0},&quot;isEdited&quot;:false,&quot;manualOverride&quot;:{&quot;isManuallyOverridden&quot;:false,&quot;citeprocText&quot;:&quot;[2,14]&quot;,&quot;manualOverrideText&quot;:&quot;&quot;},&quot;citationTag&quot;:&quot;MENDELEY_CITATION_v3_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&quot;,&quot;citationItems&quot;:[{&quot;id&quot;:&quot;45776d39-11ba-34a6-956d-500b4158e922&quot;,&quot;itemData&quot;:{&quot;type&quot;:&quot;article-journal&quot;,&quot;id&quot;:&quot;45776d39-11ba-34a6-956d-500b4158e922&quot;,&quot;title&quot;:&quot;Severe dengue–related deaths in the elderly population soared in Southern Brazil in 2024&quot;,&quot;author&quot;:[{&quot;family&quot;:&quot;Queiroga&quot;,&quot;given&quot;:&quot;Alexandre Sarmento&quot;,&quot;parse-names&quot;:false,&quot;dropping-particle&quot;:&quot;&quot;,&quot;non-dropping-particle&quot;:&quot;&quot;},{&quot;family&quot;:&quot;Barbosa&quot;,&quot;given&quot;:&quot;Danielly Alves Mendes&quot;,&quot;parse-names&quot;:false,&quot;dropping-particle&quot;:&quot;&quot;,&quot;non-dropping-particle&quot;:&quot;&quot;},{&quot;family&quot;:&quot;Campos&quot;,&quot;given&quot;:&quot;Tulio de Lima&quot;,&quot;parse-names&quot;:false,&quot;dropping-particle&quot;:&quot;&quot;,&quot;non-dropping-particle&quot;:&quot;&quot;},{&quot;family&quot;:&quot;Schwarzbold&quot;,&quot;given&quot;:&quot;Alexandre Vargas&quot;,&quot;parse-names&quot;:false,&quot;dropping-particle&quot;:&quot;&quot;,&quot;non-dropping-particle&quot;:&quot;&quot;},{&quot;family&quot;:&quot;Siqueira&quot;,&quot;given&quot;:&quot;Andre M.&quot;,&quot;parse-names&quot;:false,&quot;dropping-particle&quot;:&quot;&quot;,&quot;non-dropping-particle&quot;:&quot;&quot;},{&quot;family&quot;:&quot;Salvato&quot;,&quot;given&quot;:&quot;Richard Steiner&quot;,&quot;parse-names&quot;:false,&quot;dropping-particle&quot;:&quot;&quot;,&quot;non-dropping-particle&quot;:&quot;&quot;},{&quot;family&quot;:&quot;Wallau&quot;,&quot;given&quot;:&quot;Gabriel Luz&quot;,&quot;parse-names&quot;:false,&quot;dropping-particle&quot;:&quot;&quot;,&quot;non-dropping-particle&quot;:&quot;&quot;}],&quot;container-title&quot;:&quot;IJID Regions&quot;,&quot;DOI&quot;:&quot;10.1016/j.ijregi.2025.100577&quot;,&quot;ISSN&quot;:&quot;27727076&quot;,&quot;issued&quot;:{&quot;date-parts&quot;:[[2025,3]]},&quot;page&quot;:&quot;100577&quot;,&quot;volume&quot;:&quot;14&quot;,&quot;container-title-short&quot;:&quot;&quot;},&quot;isTemporary&quot;:false},{&quot;id&quot;:&quot;38507ead-cd0e-3b22-accb-d443c6f04c6b&quot;,&quot;itemData&quot;:{&quot;type&quot;:&quot;article-journal&quot;,&quot;id&quot;:&quot;38507ead-cd0e-3b22-accb-d443c6f04c6b&quot;,&quot;title&quot;:&quot;Global Landmark: 2023 Marks the Worst Year for Dengue Cases with Millions Infected and Thousands of Deaths Reported&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Onyango&quot;,&quot;given&quot;:&quot;Joshua&quot;,&quot;parse-names&quot;:false,&quot;dropping-particle&quot;:&quot;&quot;,&quot;non-dropping-particle&quot;:&quot;&quot;},{&quot;family&quot;:&quot;Asaduzzaman&quot;,&quot;given&quot;:&quot;Md&quot;,&quot;parse-names&quot;:false,&quot;dropping-particle&quot;:&quot;&quot;,&quot;non-dropping-particle&quot;:&quot;&quot;}],&quot;container-title&quot;:&quot;IJID Regions&quot;,&quot;DOI&quot;:&quot;10.1016/j.ijregi.2024.100459&quot;,&quot;ISSN&quot;:&quot;27727076&quot;,&quot;issued&quot;:{&quot;date-parts&quot;:[[2024,9]]},&quot;page&quot;:&quot;100459&quot;},&quot;isTemporary&quot;:false}]},{&quot;citationID&quot;:&quot;MENDELEY_CITATION_095e2578-3abf-4115-826b-5a1ca132fa52&quot;,&quot;properties&quot;:{&quot;noteIndex&quot;:0},&quot;isEdited&quot;:false,&quot;manualOverride&quot;:{&quot;isManuallyOverridden&quot;:false,&quot;citeprocText&quot;:&quot;[14]&quot;,&quot;manualOverrideText&quot;:&quot;&quot;},&quot;citationTag&quot;:&quot;MENDELEY_CITATION_v3_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&quot;,&quot;citationItems&quot;:[{&quot;id&quot;:&quot;45776d39-11ba-34a6-956d-500b4158e922&quot;,&quot;itemData&quot;:{&quot;type&quot;:&quot;article-journal&quot;,&quot;id&quot;:&quot;45776d39-11ba-34a6-956d-500b4158e922&quot;,&quot;title&quot;:&quot;Severe dengue–related deaths in the elderly population soared in Southern Brazil in 2024&quot;,&quot;author&quot;:[{&quot;family&quot;:&quot;Queiroga&quot;,&quot;given&quot;:&quot;Alexandre Sarmento&quot;,&quot;parse-names&quot;:false,&quot;dropping-particle&quot;:&quot;&quot;,&quot;non-dropping-particle&quot;:&quot;&quot;},{&quot;family&quot;:&quot;Barbosa&quot;,&quot;given&quot;:&quot;Danielly Alves Mendes&quot;,&quot;parse-names&quot;:false,&quot;dropping-particle&quot;:&quot;&quot;,&quot;non-dropping-particle&quot;:&quot;&quot;},{&quot;family&quot;:&quot;Campos&quot;,&quot;given&quot;:&quot;Tulio de Lima&quot;,&quot;parse-names&quot;:false,&quot;dropping-particle&quot;:&quot;&quot;,&quot;non-dropping-particle&quot;:&quot;&quot;},{&quot;family&quot;:&quot;Schwarzbold&quot;,&quot;given&quot;:&quot;Alexandre Vargas&quot;,&quot;parse-names&quot;:false,&quot;dropping-particle&quot;:&quot;&quot;,&quot;non-dropping-particle&quot;:&quot;&quot;},{&quot;family&quot;:&quot;Siqueira&quot;,&quot;given&quot;:&quot;Andre M.&quot;,&quot;parse-names&quot;:false,&quot;dropping-particle&quot;:&quot;&quot;,&quot;non-dropping-particle&quot;:&quot;&quot;},{&quot;family&quot;:&quot;Salvato&quot;,&quot;given&quot;:&quot;Richard Steiner&quot;,&quot;parse-names&quot;:false,&quot;dropping-particle&quot;:&quot;&quot;,&quot;non-dropping-particle&quot;:&quot;&quot;},{&quot;family&quot;:&quot;Wallau&quot;,&quot;given&quot;:&quot;Gabriel Luz&quot;,&quot;parse-names&quot;:false,&quot;dropping-particle&quot;:&quot;&quot;,&quot;non-dropping-particle&quot;:&quot;&quot;}],&quot;container-title&quot;:&quot;IJID Regions&quot;,&quot;DOI&quot;:&quot;10.1016/j.ijregi.2025.100577&quot;,&quot;ISSN&quot;:&quot;27727076&quot;,&quot;issued&quot;:{&quot;date-parts&quot;:[[2025,3]]},&quot;page&quot;:&quot;100577&quot;,&quot;volume&quot;:&quot;14&quot;,&quot;container-title-short&quot;:&quot;&quot;},&quot;isTemporary&quot;:false}]},{&quot;citationID&quot;:&quot;MENDELEY_CITATION_842699a6-9f82-479d-a189-3408c4387611&quot;,&quot;properties&quot;:{&quot;noteIndex&quot;:0},&quot;isEdited&quot;:false,&quot;manualOverride&quot;:{&quot;isManuallyOverridden&quot;:false,&quot;citeprocText&quot;:&quot;[15]&quot;,&quot;manualOverrideText&quot;:&quot;&quot;},&quot;citationTag&quot;:&quot;MENDELEY_CITATION_v3_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&quot;,&quot;citationItems&quot;:[{&quot;id&quot;:&quot;28b23a87-e39a-3411-aba3-3fa2c8dc1a43&quot;,&quot;itemData&quot;:{&quot;type&quot;:&quot;article-journal&quot;,&quot;id&quot;:&quot;28b23a87-e39a-3411-aba3-3fa2c8dc1a43&quot;,&quot;title&quot;:&quot;The association between diabetes and obesity with Dengue infections&quot;,&quot;author&quot;:[{&quot;family&quot;:&quot;Sekaran&quot;,&quot;given&quot;:&quot;S. D.&quot;,&quot;parse-names&quot;:false,&quot;dropping-particle&quot;:&quot;&quot;,&quot;non-dropping-particle&quot;:&quot;&quot;},{&quot;family&quot;:&quot;Liew&quot;,&quot;given&quot;:&quot;Z. M.&quot;,&quot;parse-names&quot;:false,&quot;dropping-particle&quot;:&quot;&quot;,&quot;non-dropping-particle&quot;:&quot;&quot;},{&quot;family&quot;:&quot;Yam&quot;,&quot;given&quot;:&quot;H. C.&quot;,&quot;parse-names&quot;:false,&quot;dropping-particle&quot;:&quot;&quot;,&quot;non-dropping-particle&quot;:&quot;&quot;},{&quot;family&quot;:&quot;Raju&quot;,&quot;given&quot;:&quot;C. S.&quot;,&quot;parse-names&quot;:false,&quot;dropping-particle&quot;:&quot;&quot;,&quot;non-dropping-particle&quot;:&quot;&quot;}],&quot;container-title&quot;:&quot;Diabetology &amp; Metabolic Syndrome&quot;,&quot;container-title-short&quot;:&quot;Diabetol Metab Syndr&quot;,&quot;DOI&quot;:&quot;10.1186/s13098-022-00870-5&quot;,&quot;ISSN&quot;:&quot;1758-5996&quot;,&quot;issued&quot;:{&quot;date-parts&quot;:[[2022,12,21]]},&quot;page&quot;:&quot;101&quot;,&quot;abstract&quot;:&quot;&lt;p&gt;Dengue, an arboviral disease is a global threat to public health as the number of Dengue cases increases through the decades and this trend is predicted to continue. Non-communicable diseases such as diabetes and obesity are also on an upward trend. Moreover, past clinical studies have shown comorbidities worsen the clinical manifestation of especially Severe Dengue. However, discussion regarding the underlying mechanisms regarding the association between these comorbidities and dengue are lacking. The hallmark of Severe Dengue is plasma leakage which is due to several factors including presence of pro-inflammatory cytokines and dysregulation of endothelial barrier protein expression. The key factors of diabetes affecting endothelial functions are Th1 skewed responses and junctional-related proteins expression. Additionally, obesity alters the lipid metabolism and immune response causing increased viral replication and inflammation. The similarity between diabetes and obesity individuals is in having chronic inflammation resulting in endothelial dysfunction. This review outlines the roles of diabetes and obesity in severe dengue and gives some insights into the plausible mechanisms of comorbidities in Severe Dengue.&lt;/p&gt;&quot;,&quot;issue&quot;:&quot;1&quot;,&quot;volume&quot;:&quot;14&quot;},&quot;isTemporary&quot;:false}]},{&quot;citationID&quot;:&quot;MENDELEY_CITATION_e86227a3-f504-4808-9fcf-8dfc479c2a66&quot;,&quot;properties&quot;:{&quot;noteIndex&quot;:0},&quot;isEdited&quot;:false,&quot;manualOverride&quot;:{&quot;isManuallyOverridden&quot;:false,&quot;citeprocText&quot;:&quot;[16]&quot;,&quot;manualOverrideText&quot;:&quot;&quot;},&quot;citationTag&quot;:&quot;MENDELEY_CITATION_v3_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&quot;,&quot;citationItems&quot;:[{&quot;id&quot;:&quot;39af6969-a23f-368b-8709-6c8501e09e2a&quot;,&quot;itemData&quot;:{&quot;type&quot;:&quot;webpage&quot;,&quot;id&quot;:&quot;39af6969-a23f-368b-8709-6c8501e09e2a&quot;,&quot;title&quot;:&quot;Prioritizing diseases for research and development in emergency contexts: https://www.who.int/activities/prioritizing-diseases-for-research-and-development-in-emergency-contexts&quot;,&quot;author&quot;:[{&quot;family&quot;:&quot;WHO&quot;,&quot;given&quot;:&quot;&quot;,&quot;parse-names&quot;:false,&quot;dropping-particle&quot;:&quot;&quot;,&quot;non-dropping-particle&quot;:&quot;&quot;}],&quot;container-title&quot;:&quot;WHO&quot;,&quot;issued&quot;:{&quot;date-parts&quot;:[[2014,10,1]]},&quot;container-title-short&quot;:&quot;&quot;},&quot;isTemporary&quot;:false}]},{&quot;citationID&quot;:&quot;MENDELEY_CITATION_3acb87b1-e9c1-49be-81c4-fd92e6c29000&quot;,&quot;properties&quot;:{&quot;noteIndex&quot;:0},&quot;isEdited&quot;:false,&quot;manualOverride&quot;:{&quot;isManuallyOverridden&quot;:false,&quot;citeprocText&quot;:&quot;[17]&quot;,&quot;manualOverrideText&quot;:&quot;&quot;},&quot;citationTag&quot;:&quot;MENDELEY_CITATION_v3_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NC4xMDcyMTYiLCJJU1NOIjoiMTIwMTk3MTIiLCJpc3N1ZWQiOnsiZGF0ZS1wYXJ0cyI6W1syMDI0LDExXV19LCJwYWdlIjoiMTA3MjE2Iiwidm9sdW1lIjoiMTQ4IiwiY29udGFpbmVyLXRpdGxlLXNob3J0IjoiIn0sImlzVGVtcG9yYXJ5IjpmYWxzZX1dfQ==&quot;,&quot;citationItems&quot;:[{&quot;id&quot;:&quot;e1528377-8793-3c6d-b106-880033a96a4b&quot;,&quot;itemData&quot;:{&quot;type&quot;:&quot;article-journal&quot;,&quot;id&quot;:&quot;e1528377-8793-3c6d-b106-880033a96a4b&quot;,&quot;title&quot;:&quot;The role of new dengue vaccines in curtailing the emerging global threat of dengue outbreaks arising from mass gathering sporting and religious events&quot;,&quot;author&quot;:[{&quot;family&quot;:&quot;Petersen&quot;,&quot;given&quot;:&quot;Eskild&quot;,&quot;parse-names&quot;:false,&quot;dropping-particle&quot;:&quot;&quot;,&quot;non-dropping-particle&quot;:&quot;&quot;},{&quot;family&quot;:&quot;Elton&quot;,&quot;given&quot;:&quot;Linzy&quot;,&quot;parse-names&quot;:false,&quot;dropping-particle&quot;:&quot;&quot;,&quot;non-dropping-particle&quot;:&quot;&quot;},{&quot;family&quot;:&quot;Haider&quot;,&quot;given&quot;:&quot;Najmul&quot;,&quot;parse-names&quot;:false,&quot;dropping-particle&quot;:&quot;&quot;,&quot;non-dropping-particle&quot;:&quot;&quot;},{&quot;family&quot;:&quot;McHugh&quot;,&quot;given&quot;:&quot;Timothy D.&quot;,&quot;parse-names&quot;:false,&quot;dropping-particle&quot;:&quot;&quot;,&quot;non-dropping-particle&quot;:&quot;&quot;},{&quot;family&quot;:&quot;Dar&quot;,&quot;given&quot;:&quot;Osman&quot;,&quot;parse-names&quot;:false,&quot;dropping-particle&quot;:&quot;&quot;,&quot;non-dropping-particle&quot;:&quot;&quot;},{&quot;family&quot;:&quot;Sharma&quot;,&quot;given&quot;:&quot;Avinash&quot;,&quot;parse-names&quot;:false,&quot;dropping-particle&quot;:&quot;&quot;,&quot;non-dropping-particle&quot;:&quot;&quot;},{&quot;family&quot;:&quot;Luka&quot;,&quot;given&quot;:&quot;Pam&quot;,&quot;parse-names&quot;:false,&quot;dropping-particle&quot;:&quot;&quot;,&quot;non-dropping-particle&quot;:&quot;&quot;},{&quot;family&quot;:&quot;Traore&quot;,&quot;given&quot;:&quot;Tieble&quot;,&quot;parse-names&quot;:false,&quot;dropping-particle&quot;:&quot;&quot;,&quot;non-dropping-particle&quot;:&quot;&quot;},{&quot;family&quot;:&quot;Simulundu&quot;,&quot;given&quot;:&quot;Edgar&quot;,&quot;parse-names&quot;:false,&quot;dropping-particle&quot;:&quot;&quot;,&quot;non-dropping-particle&quot;:&quot;&quot;},{&quot;family&quot;:&quot;Azhar&quot;,&quot;given&quot;:&quot;Esam I.&quot;,&quot;parse-names&quot;:false,&quot;dropping-particle&quot;:&quot;&quot;,&quot;non-dropping-particle&quot;:&quot;&quot;},{&quot;family&quot;:&quot;Ntoumi&quot;,&quot;given&quot;:&quot;Francine&quot;,&quot;parse-names&quot;:false,&quot;dropping-particle&quot;:&quot;&quot;,&quot;non-dropping-particle&quot;:&quot;&quot;},{&quot;family&quot;:&quot;Bockarie&quot;,&quot;given&quot;:&quot;Moses J.&quot;,&quot;parse-names&quot;:false,&quot;dropping-particle&quot;:&quot;&quot;,&quot;non-dropping-particle&quot;:&quot;&quot;},{&quot;family&quot;:&quot;Memish&quot;,&quot;given&quot;:&quot;Ziad A.&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4.107216&quot;,&quot;ISSN&quot;:&quot;12019712&quot;,&quot;issued&quot;:{&quot;date-parts&quot;:[[2024,11]]},&quot;page&quot;:&quot;107216&quot;,&quot;volume&quot;:&quot;148&quot;,&quot;container-title-short&quot;:&quot;&quot;},&quot;isTemporary&quot;:false}]},{&quot;citationID&quot;:&quot;MENDELEY_CITATION_94abe7f1-4a3c-4bc5-88d8-93d478062767&quot;,&quot;properties&quot;:{&quot;noteIndex&quot;:0},&quot;isEdited&quot;:false,&quot;manualOverride&quot;:{&quot;isManuallyOverridden&quot;:false,&quot;citeprocText&quot;:&quot;[18]&quot;,&quot;manualOverrideText&quot;:&quot;&quot;},&quot;citationTag&quot;:&quot;MENDELEY_CITATION_v3_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&quot;,&quot;citationItems&quot;:[{&quot;id&quot;:&quot;0465d8ec-a32d-3fb1-9f02-c761e0d1baf3&quot;,&quot;itemData&quot;:{&quot;type&quot;:&quot;article-journal&quot;,&quot;id&quot;:&quot;0465d8ec-a32d-3fb1-9f02-c761e0d1baf3&quot;,&quot;title&quot;:&quot;Alternative strategies for mosquito-borne arbovirus control&quot;,&quot;author&quot;:[{&quot;family&quot;:&quot;Achee&quot;,&quot;given&quot;:&quot;Nicole L.&quot;,&quot;parse-names&quot;:false,&quot;dropping-particle&quot;:&quot;&quot;,&quot;non-dropping-particle&quot;:&quot;&quot;},{&quot;family&quot;:&quot;Grieco&quot;,&quot;given&quot;:&quot;John P.&quot;,&quot;parse-names&quot;:false,&quot;dropping-particle&quot;:&quot;&quot;,&quot;non-dropping-particle&quot;:&quot;&quot;},{&quot;family&quot;:&quot;Vatandoost&quot;,&quot;given&quot;:&quot;Hassan&quot;,&quot;parse-names&quot;:false,&quot;dropping-particle&quot;:&quot;&quot;,&quot;non-dropping-particle&quot;:&quot;&quot;},{&quot;family&quot;:&quot;Seixas&quot;,&quot;given&quot;:&quot;Gonçalo&quot;,&quot;parse-names&quot;:false,&quot;dropping-particle&quot;:&quot;&quot;,&quot;non-dropping-particle&quot;:&quot;&quot;},{&quot;family&quot;:&quot;Pinto&quot;,&quot;given&quot;:&quot;Joao&quot;,&quot;parse-names&quot;:false,&quot;dropping-particle&quot;:&quot;&quot;,&quot;non-dropping-particle&quot;:&quot;&quot;},{&quot;family&quot;:&quot;Ching-NG&quot;,&quot;given&quot;:&quot;Lee&quot;,&quot;parse-names&quot;:false,&quot;dropping-particle&quot;:&quot;&quot;,&quot;non-dropping-particle&quot;:&quot;&quot;},{&quot;family&quot;:&quot;Martins&quot;,&quot;given&quot;:&quot;Ademir J.&quot;,&quot;parse-names&quot;:false,&quot;dropping-particle&quot;:&quot;&quot;,&quot;non-dropping-particle&quot;:&quot;&quot;},{&quot;family&quot;:&quot;Juntarajumnong&quot;,&quot;given&quot;:&quot;Waraporn&quot;,&quot;parse-names&quot;:false,&quot;dropping-particle&quot;:&quot;&quot;,&quot;non-dropping-particle&quot;:&quot;&quot;},{&quot;family&quot;:&quot;Corbel&quot;,&quot;given&quot;:&quot;Vincent&quot;,&quot;parse-names&quot;:false,&quot;dropping-particle&quot;:&quot;&quot;,&quot;non-dropping-particle&quot;:&quot;&quot;},{&quot;family&quot;:&quot;Gouagna&quot;,&quot;given&quot;:&quot;Clement&quot;,&quot;parse-names&quot;:false,&quot;dropping-particle&quot;:&quot;&quot;,&quot;non-dropping-particle&quot;:&quot;&quot;},{&quot;family&quot;:&quot;David&quot;,&quot;given&quot;:&quot;Jean-Philippe&quot;,&quot;parse-names&quot;:false,&quot;dropping-particle&quot;:&quot;&quot;,&quot;non-dropping-particle&quot;:&quot;&quot;},{&quot;family&quot;:&quot;Logan&quot;,&quot;given&quot;:&quot;James G.&quot;,&quot;parse-names&quot;:false,&quot;dropping-particle&quot;:&quot;&quot;,&quot;non-dropping-particle&quot;:&quot;&quot;},{&quot;family&quot;:&quot;Orsborne&quot;,&quot;given&quot;:&quot;James&quot;,&quot;parse-names&quot;:false,&quot;dropping-particle&quot;:&quot;&quot;,&quot;non-dropping-particle&quot;:&quot;&quot;},{&quot;family&quot;:&quot;Marois&quot;,&quot;given&quot;:&quot;Eric&quot;,&quot;parse-names&quot;:false,&quot;dropping-particle&quot;:&quot;&quot;,&quot;non-dropping-particle&quot;:&quot;&quot;},{&quot;family&quot;:&quot;Devine&quot;,&quot;given&quot;:&quot;Gregor J.&quot;,&quot;parse-names&quot;:false,&quot;dropping-particle&quot;:&quot;&quot;,&quot;non-dropping-particle&quot;:&quot;&quot;},{&quot;family&quot;:&quot;Vontas&quot;,&quot;given&quot;:&quot;John&quot;,&quot;parse-names&quot;:false,&quot;dropping-particle&quot;:&quot;&quot;,&quot;non-dropping-particle&quot;:&quot;&quot;}],&quot;container-title&quot;:&quot;PLOS Neglected Tropical Diseases&quot;,&quot;container-title-short&quot;:&quot;PLoS Negl Trop Dis&quot;,&quot;DOI&quot;:&quot;10.1371/journal.pntd.0006822&quot;,&quot;ISSN&quot;:&quot;1935-2735&quot;,&quot;issued&quot;:{&quot;date-parts&quot;:[[2019,1,3]]},&quot;page&quot;:&quot;e0006822&quot;,&quot;issue&quot;:&quot;1&quot;,&quot;volume&quot;:&quot;13&quot;},&quot;isTemporary&quot;:false}]},{&quot;citationID&quot;:&quot;MENDELEY_CITATION_8e319f92-1a50-4fbf-9462-793b2b75f3ee&quot;,&quot;properties&quot;:{&quot;noteIndex&quot;:0},&quot;isEdited&quot;:false,&quot;manualOverride&quot;:{&quot;isManuallyOverridden&quot;:false,&quot;citeprocText&quot;:&quot;[18]&quot;,&quot;manualOverrideText&quot;:&quot;&quot;},&quot;citationTag&quot;:&quot;MENDELEY_CITATION_v3_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&quot;,&quot;citationItems&quot;:[{&quot;id&quot;:&quot;0465d8ec-a32d-3fb1-9f02-c761e0d1baf3&quot;,&quot;itemData&quot;:{&quot;type&quot;:&quot;article-journal&quot;,&quot;id&quot;:&quot;0465d8ec-a32d-3fb1-9f02-c761e0d1baf3&quot;,&quot;title&quot;:&quot;Alternative strategies for mosquito-borne arbovirus control&quot;,&quot;author&quot;:[{&quot;family&quot;:&quot;Achee&quot;,&quot;given&quot;:&quot;Nicole L.&quot;,&quot;parse-names&quot;:false,&quot;dropping-particle&quot;:&quot;&quot;,&quot;non-dropping-particle&quot;:&quot;&quot;},{&quot;family&quot;:&quot;Grieco&quot;,&quot;given&quot;:&quot;John P.&quot;,&quot;parse-names&quot;:false,&quot;dropping-particle&quot;:&quot;&quot;,&quot;non-dropping-particle&quot;:&quot;&quot;},{&quot;family&quot;:&quot;Vatandoost&quot;,&quot;given&quot;:&quot;Hassan&quot;,&quot;parse-names&quot;:false,&quot;dropping-particle&quot;:&quot;&quot;,&quot;non-dropping-particle&quot;:&quot;&quot;},{&quot;family&quot;:&quot;Seixas&quot;,&quot;given&quot;:&quot;Gonçalo&quot;,&quot;parse-names&quot;:false,&quot;dropping-particle&quot;:&quot;&quot;,&quot;non-dropping-particle&quot;:&quot;&quot;},{&quot;family&quot;:&quot;Pinto&quot;,&quot;given&quot;:&quot;Joao&quot;,&quot;parse-names&quot;:false,&quot;dropping-particle&quot;:&quot;&quot;,&quot;non-dropping-particle&quot;:&quot;&quot;},{&quot;family&quot;:&quot;Ching-NG&quot;,&quot;given&quot;:&quot;Lee&quot;,&quot;parse-names&quot;:false,&quot;dropping-particle&quot;:&quot;&quot;,&quot;non-dropping-particle&quot;:&quot;&quot;},{&quot;family&quot;:&quot;Martins&quot;,&quot;given&quot;:&quot;Ademir J.&quot;,&quot;parse-names&quot;:false,&quot;dropping-particle&quot;:&quot;&quot;,&quot;non-dropping-particle&quot;:&quot;&quot;},{&quot;family&quot;:&quot;Juntarajumnong&quot;,&quot;given&quot;:&quot;Waraporn&quot;,&quot;parse-names&quot;:false,&quot;dropping-particle&quot;:&quot;&quot;,&quot;non-dropping-particle&quot;:&quot;&quot;},{&quot;family&quot;:&quot;Corbel&quot;,&quot;given&quot;:&quot;Vincent&quot;,&quot;parse-names&quot;:false,&quot;dropping-particle&quot;:&quot;&quot;,&quot;non-dropping-particle&quot;:&quot;&quot;},{&quot;family&quot;:&quot;Gouagna&quot;,&quot;given&quot;:&quot;Clement&quot;,&quot;parse-names&quot;:false,&quot;dropping-particle&quot;:&quot;&quot;,&quot;non-dropping-particle&quot;:&quot;&quot;},{&quot;family&quot;:&quot;David&quot;,&quot;given&quot;:&quot;Jean-Philippe&quot;,&quot;parse-names&quot;:false,&quot;dropping-particle&quot;:&quot;&quot;,&quot;non-dropping-particle&quot;:&quot;&quot;},{&quot;family&quot;:&quot;Logan&quot;,&quot;given&quot;:&quot;James G.&quot;,&quot;parse-names&quot;:false,&quot;dropping-particle&quot;:&quot;&quot;,&quot;non-dropping-particle&quot;:&quot;&quot;},{&quot;family&quot;:&quot;Orsborne&quot;,&quot;given&quot;:&quot;James&quot;,&quot;parse-names&quot;:false,&quot;dropping-particle&quot;:&quot;&quot;,&quot;non-dropping-particle&quot;:&quot;&quot;},{&quot;family&quot;:&quot;Marois&quot;,&quot;given&quot;:&quot;Eric&quot;,&quot;parse-names&quot;:false,&quot;dropping-particle&quot;:&quot;&quot;,&quot;non-dropping-particle&quot;:&quot;&quot;},{&quot;family&quot;:&quot;Devine&quot;,&quot;given&quot;:&quot;Gregor J.&quot;,&quot;parse-names&quot;:false,&quot;dropping-particle&quot;:&quot;&quot;,&quot;non-dropping-particle&quot;:&quot;&quot;},{&quot;family&quot;:&quot;Vontas&quot;,&quot;given&quot;:&quot;John&quot;,&quot;parse-names&quot;:false,&quot;dropping-particle&quot;:&quot;&quot;,&quot;non-dropping-particle&quot;:&quot;&quot;}],&quot;container-title&quot;:&quot;PLOS Neglected Tropical Diseases&quot;,&quot;container-title-short&quot;:&quot;PLoS Negl Trop Dis&quot;,&quot;DOI&quot;:&quot;10.1371/journal.pntd.0006822&quot;,&quot;ISSN&quot;:&quot;1935-2735&quot;,&quot;issued&quot;:{&quot;date-parts&quot;:[[2019,1,3]]},&quot;page&quot;:&quot;e0006822&quot;,&quot;issue&quot;:&quot;1&quot;,&quot;volume&quot;:&quot;13&quot;},&quot;isTemporary&quot;:false}]},{&quot;citationID&quot;:&quot;MENDELEY_CITATION_fedb4d96-9793-48ff-afe3-32fa965b2da1&quot;,&quot;properties&quot;:{&quot;noteIndex&quot;:0},&quot;isEdited&quot;:false,&quot;manualOverride&quot;:{&quot;isManuallyOverridden&quot;:false,&quot;citeprocText&quot;:&quot;[17]&quot;,&quot;manualOverrideText&quot;:&quot;&quot;},&quot;citationTag&quot;:&quot;MENDELEY_CITATION_v3_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NC4xMDcyMTYiLCJJU1NOIjoiMTIwMTk3MTIiLCJpc3N1ZWQiOnsiZGF0ZS1wYXJ0cyI6W1syMDI0LDExXV19LCJwYWdlIjoiMTA3MjE2Iiwidm9sdW1lIjoiMTQ4IiwiY29udGFpbmVyLXRpdGxlLXNob3J0IjoiIn0sImlzVGVtcG9yYXJ5IjpmYWxzZX1dfQ==&quot;,&quot;citationItems&quot;:[{&quot;id&quot;:&quot;e1528377-8793-3c6d-b106-880033a96a4b&quot;,&quot;itemData&quot;:{&quot;type&quot;:&quot;article-journal&quot;,&quot;id&quot;:&quot;e1528377-8793-3c6d-b106-880033a96a4b&quot;,&quot;title&quot;:&quot;The role of new dengue vaccines in curtailing the emerging global threat of dengue outbreaks arising from mass gathering sporting and religious events&quot;,&quot;author&quot;:[{&quot;family&quot;:&quot;Petersen&quot;,&quot;given&quot;:&quot;Eskild&quot;,&quot;parse-names&quot;:false,&quot;dropping-particle&quot;:&quot;&quot;,&quot;non-dropping-particle&quot;:&quot;&quot;},{&quot;family&quot;:&quot;Elton&quot;,&quot;given&quot;:&quot;Linzy&quot;,&quot;parse-names&quot;:false,&quot;dropping-particle&quot;:&quot;&quot;,&quot;non-dropping-particle&quot;:&quot;&quot;},{&quot;family&quot;:&quot;Haider&quot;,&quot;given&quot;:&quot;Najmul&quot;,&quot;parse-names&quot;:false,&quot;dropping-particle&quot;:&quot;&quot;,&quot;non-dropping-particle&quot;:&quot;&quot;},{&quot;family&quot;:&quot;McHugh&quot;,&quot;given&quot;:&quot;Timothy D.&quot;,&quot;parse-names&quot;:false,&quot;dropping-particle&quot;:&quot;&quot;,&quot;non-dropping-particle&quot;:&quot;&quot;},{&quot;family&quot;:&quot;Dar&quot;,&quot;given&quot;:&quot;Osman&quot;,&quot;parse-names&quot;:false,&quot;dropping-particle&quot;:&quot;&quot;,&quot;non-dropping-particle&quot;:&quot;&quot;},{&quot;family&quot;:&quot;Sharma&quot;,&quot;given&quot;:&quot;Avinash&quot;,&quot;parse-names&quot;:false,&quot;dropping-particle&quot;:&quot;&quot;,&quot;non-dropping-particle&quot;:&quot;&quot;},{&quot;family&quot;:&quot;Luka&quot;,&quot;given&quot;:&quot;Pam&quot;,&quot;parse-names&quot;:false,&quot;dropping-particle&quot;:&quot;&quot;,&quot;non-dropping-particle&quot;:&quot;&quot;},{&quot;family&quot;:&quot;Traore&quot;,&quot;given&quot;:&quot;Tieble&quot;,&quot;parse-names&quot;:false,&quot;dropping-particle&quot;:&quot;&quot;,&quot;non-dropping-particle&quot;:&quot;&quot;},{&quot;family&quot;:&quot;Simulundu&quot;,&quot;given&quot;:&quot;Edgar&quot;,&quot;parse-names&quot;:false,&quot;dropping-particle&quot;:&quot;&quot;,&quot;non-dropping-particle&quot;:&quot;&quot;},{&quot;family&quot;:&quot;Azhar&quot;,&quot;given&quot;:&quot;Esam I.&quot;,&quot;parse-names&quot;:false,&quot;dropping-particle&quot;:&quot;&quot;,&quot;non-dropping-particle&quot;:&quot;&quot;},{&quot;family&quot;:&quot;Ntoumi&quot;,&quot;given&quot;:&quot;Francine&quot;,&quot;parse-names&quot;:false,&quot;dropping-particle&quot;:&quot;&quot;,&quot;non-dropping-particle&quot;:&quot;&quot;},{&quot;family&quot;:&quot;Bockarie&quot;,&quot;given&quot;:&quot;Moses J.&quot;,&quot;parse-names&quot;:false,&quot;dropping-particle&quot;:&quot;&quot;,&quot;non-dropping-particle&quot;:&quot;&quot;},{&quot;family&quot;:&quot;Memish&quot;,&quot;given&quot;:&quot;Ziad A.&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4.107216&quot;,&quot;ISSN&quot;:&quot;12019712&quot;,&quot;issued&quot;:{&quot;date-parts&quot;:[[2024,11]]},&quot;page&quot;:&quot;107216&quot;,&quot;volume&quot;:&quot;148&quot;,&quot;container-title-short&quot;:&quot;&quot;},&quot;isTemporary&quot;:false}]},{&quot;citationID&quot;:&quot;MENDELEY_CITATION_b2b24770-1cd0-49f4-a3e5-31acd5a12a7c&quot;,&quot;properties&quot;:{&quot;noteIndex&quot;:0},&quot;isEdited&quot;:false,&quot;manualOverride&quot;:{&quot;isManuallyOverridden&quot;:false,&quot;citeprocText&quot;:&quot;[19]&quot;,&quot;manualOverrideText&quot;:&quot;&quot;},&quot;citationTag&quot;:&quot;MENDELEY_CITATION_v3_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&quot;,&quot;citationItems&quot;:[{&quot;id&quot;:&quot;45b159cf-387b-355a-8daf-7476f7eaeb8c&quot;,&quot;itemData&quot;:{&quot;type&quot;:&quot;article-journal&quot;,&quot;id&quot;:&quot;45b159cf-387b-355a-8daf-7476f7eaeb8c&quot;,&quot;title&quot;:&quot;Updated WHO list of emerging pathogens for a potential future pandemic: Implications for public health and global preparedness.&quot;,&quot;author&quot;:[{&quot;family&quot;:&quot;Ukoaka&quot;,&quot;given&quot;:&quot;Bonaventure Michael&quot;,&quot;parse-names&quot;:false,&quot;dropping-particle&quot;:&quot;&quot;,&quot;non-dropping-particle&quot;:&quot;&quot;},{&quot;family&quot;:&quot;Okesanya&quot;,&quot;given&quot;:&quot;Olalekan John&quot;,&quot;parse-names&quot;:false,&quot;dropping-particle&quot;:&quot;&quot;,&quot;non-dropping-particle&quot;:&quot;&quot;},{&quot;family&quot;:&quot;Daniel&quot;,&quot;given&quot;:&quot;Faithful Miebaka&quot;,&quot;parse-names&quot;:false,&quot;dropping-particle&quot;:&quot;&quot;,&quot;non-dropping-particle&quot;:&quot;&quot;},{&quot;family&quot;:&quot;Ahmed&quot;,&quot;given&quot;:&quot;Mohammed Mustaf&quot;,&quot;parse-names&quot;:false,&quot;dropping-particle&quot;:&quot;&quot;,&quot;non-dropping-particle&quot;:&quot;&quot;},{&quot;family&quot;:&quot;Udam&quot;,&quot;given&quot;:&quot;Ntishor Gabriel&quot;,&quot;parse-names&quot;:false,&quot;dropping-particle&quot;:&quot;&quot;,&quot;non-dropping-particle&quot;:&quot;&quot;},{&quot;family&quot;:&quot;Wagwula&quot;,&quot;given&quot;:&quot;Precious Miracle&quot;,&quot;parse-names&quot;:false,&quot;dropping-particle&quot;:&quot;&quot;,&quot;non-dropping-particle&quot;:&quot;&quot;},{&quot;family&quot;:&quot;Adigun&quot;,&quot;given&quot;:&quot;Olaniyi Abideen&quot;,&quot;parse-names&quot;:false,&quot;dropping-particle&quot;:&quot;&quot;,&quot;non-dropping-particle&quot;:&quot;&quot;},{&quot;family&quot;:&quot;Udoh&quot;,&quot;given&quot;:&quot;Raphael Augustine&quot;,&quot;parse-names&quot;:false,&quot;dropping-particle&quot;:&quot;&quot;,&quot;non-dropping-particle&quot;:&quot;&quot;},{&quot;family&quot;:&quot;Peter&quot;,&quot;given&quot;:&quot;Iniubong Godswill&quot;,&quot;parse-names&quot;:false,&quot;dropping-particle&quot;:&quot;&quot;,&quot;non-dropping-particle&quot;:&quot;&quot;},{&quot;family&quot;:&quot;Lawal&quot;,&quot;given&quot;:&quot;Haleema&quot;,&quot;parse-names&quot;:false,&quot;dropping-particle&quot;:&quot;&quot;,&quot;non-dropping-particle&quot;:&quot;&quot;}],&quot;container-title&quot;:&quot;Le infezioni in medicina&quot;,&quot;container-title-short&quot;:&quot;Infez Med&quot;,&quot;DOI&quot;:&quot;10.53854/liim-3204-5&quot;,&quot;ISSN&quot;:&quot;2532-8689&quot;,&quot;PMID&quot;:&quot;39660154&quot;,&quot;issued&quot;:{&quot;date-parts&quot;:[[2024]]},&quot;page&quot;:&quot;463-477&quot;,&quot;abstract&quot;:&quot;Historically, pandemics constitute a major nuisance to public health. They have a debilitating impact on global health with previous occurrences causing major mortalities worldwide. The adverse outcomes are not limited to health outcomes but ravage the social, economic, and political landscapes. The World Health Organization (WHO) stands at the front of the pandemic response, strategizing to contain and mitigate the impacts on humans and the environment. It also intervenes in regional disease outbreaks that pose a threat to global health through strategic technical guidance, resource allocations, and expert support. With emerging pathogens, and in the aftermath of the COVID-19 pandemic, discussions are currently underway on global preparedness for a potential future pandemic. The effects of previous pandemics underscore the need to improve global health preparedness for upcoming pandemics. The WHO's July 2024 updated list of emerging pathogens serves as a potential tool to foster global health readiness for a future pandemic. It represents a change in the world's approach to emerging and re-emerging pathogens, shifting focus from specific pathogens to adopting a broader family-focused approach. This new list recognizes the shortcomings of previous lists and adopts a more forward-thinking, proactive, and flexible approach to dealing with familiar and unfamiliar pandemic risks, now incorporating 'Prototype Pathogens' and 'Pathogen X' into its risk classification. The WHO has set the pace, developing tools and guidelines for practice. This updated list of high-priority pathogens seeks to gear research and development toward combating and neutralizing the virulence of these pathogens. Recent outbreaks of Cholera, Mpox, and Dengue fever in Africa, Avian influenza (H5N2) in Mexico, Nipah virus disease in Bangladesh, and Oropouche virus in the Americas necessitate intensifying regional disease surveillance Research organizations and institutions must prioritize incorporating these tools and approaches for shared learning and collective action established during the COVID-19 pandemic and other recent public health emergencies in the Preparedness and Resilience for Emerging Threats (PRET) Initiative as outlined by WHO.&quot;,&quot;issue&quot;:&quot;4&quot;,&quot;volume&quot;:&quot;32&quot;},&quot;isTemporary&quot;:false}]},{&quot;citationID&quot;:&quot;MENDELEY_CITATION_3f6ddd9d-d59e-413a-975b-f77e359bd01a&quot;,&quot;properties&quot;:{&quot;noteIndex&quot;:0},&quot;isEdited&quot;:false,&quot;manualOverride&quot;:{&quot;isManuallyOverridden&quot;:false,&quot;citeprocText&quot;:&quot;[20]&quot;,&quot;manualOverrideText&quot;:&quot;&quot;},&quot;citationTag&quot;:&quot;MENDELEY_CITATION_v3_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&quot;,&quot;citationItems&quot;:[{&quot;id&quot;:&quot;1ae016f0-41d1-3ea7-9338-2c30126779b7&quot;,&quot;itemData&quot;:{&quot;type&quot;:&quot;report&quot;,&quot;id&quot;:&quot;1ae016f0-41d1-3ea7-9338-2c30126779b7&quot;,&quot;title&quot;:&quot;2017 Annual review of diseases prioritized under the Research and Development Blueprint &quot;,&quot;author&quot;:[{&quot;family&quot;:&quot;WHO&quot;,&quot;given&quot;:&quot;&quot;,&quot;parse-names&quot;:false,&quot;dropping-particle&quot;:&quot;&quot;,&quot;non-dropping-particle&quot;:&quot;&quot;}],&quot;issued&quot;:{&quot;date-parts&quot;:[[2017,1,24]]},&quot;publisher-place&quot;:&quot;Geneva&quot;,&quot;container-title-short&quot;:&quot;&quot;},&quot;isTemporary&quot;:false}]}]"/>
    <we:property name="MENDELEY_CITATIONS_STYLE" value="{&quot;id&quot;:&quot;https://www.zotero.org/styles/eurosurveillance&quot;,&quot;title&quot;:&quot;Eurosurveillanc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A0B2F7-321D-495E-81C6-591C0A4DB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Manuscript_Global_Dengue_2024_Eurosurveillance_v6.dotx</Template>
  <TotalTime>351</TotalTime>
  <Pages>10</Pages>
  <Words>1182</Words>
  <Characters>6744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Mohammad Nayeem Hasan</cp:lastModifiedBy>
  <cp:revision>43</cp:revision>
  <dcterms:created xsi:type="dcterms:W3CDTF">2025-03-13T04:33:00Z</dcterms:created>
  <dcterms:modified xsi:type="dcterms:W3CDTF">2025-04-30T08:06:00Z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44eab8a470687b65f8aae7172cb53cda16f8dbbe9be69f07bbd71be781d0df37</vt:lpwstr>
  </property>
</Properties>
</file>