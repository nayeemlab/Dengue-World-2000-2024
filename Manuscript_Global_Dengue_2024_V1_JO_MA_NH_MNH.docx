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18107" w14:textId="171A3B67" w:rsidR="00BB296A" w:rsidRPr="00FA5849" w:rsidRDefault="00BB296A" w:rsidP="00BB296A">
      <w:pPr>
        <w:rPr>
          <w:rFonts w:ascii="Times New Roman" w:hAnsi="Times New Roman" w:cs="Times New Roman"/>
        </w:rPr>
      </w:pPr>
      <w:r w:rsidRPr="00FA5849">
        <w:rPr>
          <w:rFonts w:ascii="Times New Roman" w:hAnsi="Times New Roman" w:cs="Times New Roman"/>
          <w:b/>
          <w:bCs/>
        </w:rPr>
        <w:t>Target Journal:</w:t>
      </w:r>
      <w:r w:rsidRPr="00FA5849">
        <w:rPr>
          <w:rFonts w:ascii="Times New Roman" w:hAnsi="Times New Roman" w:cs="Times New Roman"/>
        </w:rPr>
        <w:t xml:space="preserve"> Eurosurveillance, Rapid Communication, 1200 words</w:t>
      </w:r>
      <w:r w:rsidR="00640EBA" w:rsidRPr="00FA5849">
        <w:rPr>
          <w:rFonts w:ascii="Times New Roman" w:hAnsi="Times New Roman" w:cs="Times New Roman"/>
        </w:rPr>
        <w:t>,</w:t>
      </w:r>
      <w:r w:rsidRPr="00FA5849">
        <w:rPr>
          <w:rFonts w:ascii="Times New Roman" w:hAnsi="Times New Roman" w:cs="Times New Roman"/>
        </w:rPr>
        <w:t xml:space="preserve"> and </w:t>
      </w:r>
      <w:r w:rsidR="007461F0" w:rsidRPr="00FA5849">
        <w:rPr>
          <w:rFonts w:ascii="Times New Roman" w:hAnsi="Times New Roman" w:cs="Times New Roman"/>
        </w:rPr>
        <w:t>80-word</w:t>
      </w:r>
      <w:r w:rsidRPr="00FA5849">
        <w:rPr>
          <w:rFonts w:ascii="Times New Roman" w:hAnsi="Times New Roman" w:cs="Times New Roman"/>
        </w:rPr>
        <w:t xml:space="preserve"> abstract</w:t>
      </w:r>
      <w:r w:rsidR="003B312B" w:rsidRPr="00FA5849">
        <w:rPr>
          <w:rFonts w:ascii="Times New Roman" w:hAnsi="Times New Roman" w:cs="Times New Roman"/>
        </w:rPr>
        <w:t>, 20 references</w:t>
      </w:r>
      <w:r w:rsidR="00640EBA" w:rsidRPr="00FA5849">
        <w:rPr>
          <w:rFonts w:ascii="Times New Roman" w:hAnsi="Times New Roman" w:cs="Times New Roman"/>
        </w:rPr>
        <w:t>,</w:t>
      </w:r>
      <w:r w:rsidR="00DE41C2" w:rsidRPr="00FA5849">
        <w:rPr>
          <w:rFonts w:ascii="Times New Roman" w:hAnsi="Times New Roman" w:cs="Times New Roman"/>
        </w:rPr>
        <w:t xml:space="preserve"> and four illustrations (Figures and tables). </w:t>
      </w:r>
      <w:hyperlink r:id="rId6" w:history="1">
        <w:r w:rsidR="00AB6244" w:rsidRPr="00FA5849">
          <w:rPr>
            <w:rStyle w:val="Hyperlink"/>
            <w:rFonts w:ascii="Times New Roman" w:hAnsi="Times New Roman" w:cs="Times New Roman"/>
          </w:rPr>
          <w:t>https://www.eurosurveillance.org/for-authors</w:t>
        </w:r>
      </w:hyperlink>
      <w:r w:rsidR="00AB6244" w:rsidRPr="00FA5849">
        <w:rPr>
          <w:rFonts w:ascii="Times New Roman" w:hAnsi="Times New Roman" w:cs="Times New Roman"/>
        </w:rPr>
        <w:t xml:space="preserve"> </w:t>
      </w:r>
    </w:p>
    <w:p w14:paraId="7520057E" w14:textId="77777777" w:rsidR="00BB296A" w:rsidRPr="00FA5849" w:rsidRDefault="00BB296A" w:rsidP="008864CF">
      <w:pPr>
        <w:rPr>
          <w:rFonts w:ascii="Times New Roman" w:hAnsi="Times New Roman" w:cs="Times New Roman"/>
          <w:b/>
          <w:bCs/>
        </w:rPr>
      </w:pPr>
    </w:p>
    <w:p w14:paraId="61572587" w14:textId="0220344C" w:rsidR="00BB296A" w:rsidRPr="00FA5849" w:rsidRDefault="00F5067C" w:rsidP="008864CF">
      <w:pPr>
        <w:rPr>
          <w:rFonts w:ascii="Times New Roman" w:hAnsi="Times New Roman" w:cs="Times New Roman"/>
          <w:b/>
          <w:bCs/>
        </w:rPr>
      </w:pPr>
      <w:r w:rsidRPr="00FA5849">
        <w:rPr>
          <w:rFonts w:ascii="Times New Roman" w:hAnsi="Times New Roman" w:cs="Times New Roman"/>
          <w:b/>
          <w:bCs/>
        </w:rPr>
        <w:t xml:space="preserve">Dengue Epidemic Worsens: Record 13 </w:t>
      </w:r>
      <w:proofErr w:type="gramStart"/>
      <w:r w:rsidRPr="00FA5849">
        <w:rPr>
          <w:rFonts w:ascii="Times New Roman" w:hAnsi="Times New Roman" w:cs="Times New Roman"/>
          <w:b/>
          <w:bCs/>
        </w:rPr>
        <w:t>Million</w:t>
      </w:r>
      <w:proofErr w:type="gramEnd"/>
      <w:r w:rsidRPr="00FA5849">
        <w:rPr>
          <w:rFonts w:ascii="Times New Roman" w:hAnsi="Times New Roman" w:cs="Times New Roman"/>
          <w:b/>
          <w:bCs/>
        </w:rPr>
        <w:t xml:space="preserve"> Cases and 9,000 Deaths Reported in 2024, Surpassing 2023</w:t>
      </w:r>
    </w:p>
    <w:p w14:paraId="2ED4087D" w14:textId="1979B93E" w:rsidR="008864CF" w:rsidRPr="00FA5849" w:rsidRDefault="006A64E1" w:rsidP="008864CF">
      <w:pPr>
        <w:rPr>
          <w:rFonts w:ascii="Times New Roman" w:hAnsi="Times New Roman" w:cs="Times New Roman"/>
        </w:rPr>
      </w:pPr>
      <w:r w:rsidRPr="00FA5849">
        <w:rPr>
          <w:rFonts w:ascii="Times New Roman" w:hAnsi="Times New Roman" w:cs="Times New Roman"/>
        </w:rPr>
        <w:t xml:space="preserve">Authors: </w:t>
      </w:r>
      <w:r w:rsidR="00A40F98" w:rsidRPr="00FA5849">
        <w:rPr>
          <w:rFonts w:ascii="Times New Roman" w:hAnsi="Times New Roman" w:cs="Times New Roman"/>
        </w:rPr>
        <w:t>Najmul Haider</w:t>
      </w:r>
      <w:r w:rsidR="00444F6E" w:rsidRPr="00FA5849">
        <w:rPr>
          <w:rFonts w:ascii="Times New Roman" w:hAnsi="Times New Roman" w:cs="Times New Roman"/>
          <w:vertAlign w:val="superscript"/>
        </w:rPr>
        <w:t>1</w:t>
      </w:r>
      <w:r w:rsidR="0045539F" w:rsidRPr="00FA5849">
        <w:rPr>
          <w:rFonts w:ascii="Times New Roman" w:hAnsi="Times New Roman" w:cs="Times New Roman"/>
          <w:vertAlign w:val="superscript"/>
        </w:rPr>
        <w:t>*</w:t>
      </w:r>
      <w:r w:rsidR="00A40F98" w:rsidRPr="00FA5849">
        <w:rPr>
          <w:rFonts w:ascii="Times New Roman" w:hAnsi="Times New Roman" w:cs="Times New Roman"/>
        </w:rPr>
        <w:t>, Mohammad Nayeem Hasan</w:t>
      </w:r>
      <w:r w:rsidR="00444F6E" w:rsidRPr="00FA5849">
        <w:rPr>
          <w:rFonts w:ascii="Times New Roman" w:hAnsi="Times New Roman" w:cs="Times New Roman"/>
          <w:vertAlign w:val="superscript"/>
        </w:rPr>
        <w:t>2</w:t>
      </w:r>
      <w:r w:rsidR="00A40F98" w:rsidRPr="00FA5849">
        <w:rPr>
          <w:rFonts w:ascii="Times New Roman" w:hAnsi="Times New Roman" w:cs="Times New Roman"/>
        </w:rPr>
        <w:t>, Joshua Onyango</w:t>
      </w:r>
      <w:r w:rsidR="00444F6E" w:rsidRPr="00FA5849">
        <w:rPr>
          <w:rFonts w:ascii="Times New Roman" w:hAnsi="Times New Roman" w:cs="Times New Roman"/>
          <w:vertAlign w:val="superscript"/>
        </w:rPr>
        <w:t>3</w:t>
      </w:r>
      <w:r w:rsidR="00A40F98" w:rsidRPr="00FA5849">
        <w:rPr>
          <w:rFonts w:ascii="Times New Roman" w:hAnsi="Times New Roman" w:cs="Times New Roman"/>
        </w:rPr>
        <w:t xml:space="preserve">, </w:t>
      </w:r>
      <w:r w:rsidR="0055010F" w:rsidRPr="00FA5849">
        <w:rPr>
          <w:rFonts w:ascii="Times New Roman" w:hAnsi="Times New Roman" w:cs="Times New Roman"/>
        </w:rPr>
        <w:t>Masum Billah</w:t>
      </w:r>
      <w:r w:rsidR="00444F6E" w:rsidRPr="00FA5849">
        <w:rPr>
          <w:rFonts w:ascii="Times New Roman" w:hAnsi="Times New Roman" w:cs="Times New Roman"/>
          <w:vertAlign w:val="superscript"/>
        </w:rPr>
        <w:t>4</w:t>
      </w:r>
      <w:r w:rsidR="0055010F" w:rsidRPr="00FA5849">
        <w:rPr>
          <w:rFonts w:ascii="Times New Roman" w:hAnsi="Times New Roman" w:cs="Times New Roman"/>
        </w:rPr>
        <w:t>, Danai Papakonstantinou</w:t>
      </w:r>
      <w:r w:rsidR="00444F6E" w:rsidRPr="00FA5849">
        <w:rPr>
          <w:rFonts w:ascii="Times New Roman" w:hAnsi="Times New Roman" w:cs="Times New Roman"/>
        </w:rPr>
        <w:t xml:space="preserve"> </w:t>
      </w:r>
      <w:r w:rsidR="00444F6E" w:rsidRPr="00FA5849">
        <w:rPr>
          <w:rFonts w:ascii="Times New Roman" w:hAnsi="Times New Roman" w:cs="Times New Roman"/>
          <w:vertAlign w:val="superscript"/>
        </w:rPr>
        <w:t>5</w:t>
      </w:r>
      <w:r w:rsidR="0055010F" w:rsidRPr="00FA5849">
        <w:rPr>
          <w:rFonts w:ascii="Times New Roman" w:hAnsi="Times New Roman" w:cs="Times New Roman"/>
        </w:rPr>
        <w:t xml:space="preserve">, </w:t>
      </w:r>
      <w:r w:rsidR="001146F0" w:rsidRPr="00FA5849">
        <w:rPr>
          <w:rFonts w:ascii="Times New Roman" w:hAnsi="Times New Roman" w:cs="Times New Roman"/>
        </w:rPr>
        <w:t>Priyamvada</w:t>
      </w:r>
      <w:r w:rsidR="0055010F" w:rsidRPr="00FA5849">
        <w:rPr>
          <w:rFonts w:ascii="Times New Roman" w:hAnsi="Times New Roman" w:cs="Times New Roman"/>
        </w:rPr>
        <w:t xml:space="preserve"> Paudyal</w:t>
      </w:r>
      <w:r w:rsidR="00444F6E" w:rsidRPr="00FA5849">
        <w:rPr>
          <w:rFonts w:ascii="Times New Roman" w:hAnsi="Times New Roman" w:cs="Times New Roman"/>
        </w:rPr>
        <w:t xml:space="preserve"> </w:t>
      </w:r>
      <w:r w:rsidR="00444F6E" w:rsidRPr="00FA5849">
        <w:rPr>
          <w:rFonts w:ascii="Times New Roman" w:hAnsi="Times New Roman" w:cs="Times New Roman"/>
          <w:vertAlign w:val="superscript"/>
        </w:rPr>
        <w:t>6</w:t>
      </w:r>
      <w:r w:rsidR="0055010F" w:rsidRPr="00FA5849">
        <w:rPr>
          <w:rFonts w:ascii="Times New Roman" w:hAnsi="Times New Roman" w:cs="Times New Roman"/>
        </w:rPr>
        <w:t xml:space="preserve">, </w:t>
      </w:r>
      <w:r w:rsidR="001146F0" w:rsidRPr="00FA5849">
        <w:rPr>
          <w:rFonts w:ascii="Times New Roman" w:hAnsi="Times New Roman" w:cs="Times New Roman"/>
        </w:rPr>
        <w:t xml:space="preserve">Md </w:t>
      </w:r>
      <w:proofErr w:type="spellStart"/>
      <w:r w:rsidR="001146F0" w:rsidRPr="00FA5849">
        <w:rPr>
          <w:rFonts w:ascii="Times New Roman" w:hAnsi="Times New Roman" w:cs="Times New Roman"/>
        </w:rPr>
        <w:t>Asaduzzaman</w:t>
      </w:r>
      <w:proofErr w:type="spellEnd"/>
      <w:r w:rsidR="00444F6E" w:rsidRPr="00FA5849">
        <w:rPr>
          <w:rFonts w:ascii="Times New Roman" w:hAnsi="Times New Roman" w:cs="Times New Roman"/>
        </w:rPr>
        <w:t xml:space="preserve"> </w:t>
      </w:r>
      <w:r w:rsidR="00444F6E" w:rsidRPr="00FA5849">
        <w:rPr>
          <w:rFonts w:ascii="Times New Roman" w:hAnsi="Times New Roman" w:cs="Times New Roman"/>
          <w:vertAlign w:val="superscript"/>
        </w:rPr>
        <w:t>4</w:t>
      </w:r>
      <w:r w:rsidR="001146F0" w:rsidRPr="00FA5849">
        <w:rPr>
          <w:rFonts w:ascii="Times New Roman" w:hAnsi="Times New Roman" w:cs="Times New Roman"/>
        </w:rPr>
        <w:t xml:space="preserve"> </w:t>
      </w:r>
    </w:p>
    <w:p w14:paraId="11C7F3B3" w14:textId="77777777" w:rsidR="00444F6E" w:rsidRPr="00FA5849" w:rsidRDefault="00444F6E" w:rsidP="00444F6E">
      <w:pPr>
        <w:spacing w:line="240" w:lineRule="auto"/>
        <w:rPr>
          <w:rFonts w:ascii="Times New Roman" w:hAnsi="Times New Roman" w:cs="Times New Roman"/>
        </w:rPr>
      </w:pPr>
      <w:r w:rsidRPr="00FA5849">
        <w:rPr>
          <w:rFonts w:ascii="Times New Roman" w:hAnsi="Times New Roman" w:cs="Times New Roman"/>
          <w:vertAlign w:val="superscript"/>
        </w:rPr>
        <w:t>1</w:t>
      </w:r>
      <w:r w:rsidRPr="00FA5849">
        <w:rPr>
          <w:rFonts w:ascii="Times New Roman" w:hAnsi="Times New Roman" w:cs="Times New Roman"/>
        </w:rPr>
        <w:t xml:space="preserve">School of Life Sciences, Faculty of Natural Sciences, Keele University, Keele, Staffordshire, United Kingdom, ST5 5BG (NH: </w:t>
      </w:r>
      <w:hyperlink r:id="rId7" w:history="1">
        <w:r w:rsidRPr="00FA5849">
          <w:rPr>
            <w:rStyle w:val="Hyperlink"/>
            <w:rFonts w:ascii="Times New Roman" w:hAnsi="Times New Roman" w:cs="Times New Roman"/>
          </w:rPr>
          <w:t>n.haider@keele.ac.uk</w:t>
        </w:r>
      </w:hyperlink>
      <w:r w:rsidRPr="00FA5849">
        <w:rPr>
          <w:rFonts w:ascii="Times New Roman" w:hAnsi="Times New Roman" w:cs="Times New Roman"/>
        </w:rPr>
        <w:t>)</w:t>
      </w:r>
    </w:p>
    <w:p w14:paraId="3EDCE089" w14:textId="77777777" w:rsidR="00444F6E" w:rsidRPr="00FA5849" w:rsidRDefault="00444F6E" w:rsidP="00444F6E">
      <w:pPr>
        <w:spacing w:line="240" w:lineRule="auto"/>
        <w:rPr>
          <w:rFonts w:ascii="Times New Roman" w:hAnsi="Times New Roman" w:cs="Times New Roman"/>
          <w:color w:val="000000"/>
        </w:rPr>
      </w:pPr>
      <w:r w:rsidRPr="00FA5849">
        <w:rPr>
          <w:rFonts w:ascii="Times New Roman" w:hAnsi="Times New Roman" w:cs="Times New Roman"/>
          <w:color w:val="000000"/>
          <w:vertAlign w:val="superscript"/>
        </w:rPr>
        <w:t>2</w:t>
      </w:r>
      <w:r w:rsidRPr="00FA5849">
        <w:rPr>
          <w:rFonts w:ascii="Times New Roman" w:hAnsi="Times New Roman" w:cs="Times New Roman"/>
          <w:color w:val="000000"/>
        </w:rPr>
        <w:t xml:space="preserve">Department of Statistics, Shahjalal University of Science and Technology, Sylhet 3114, Bangladesh (MNH: </w:t>
      </w:r>
      <w:hyperlink r:id="rId8" w:history="1">
        <w:r w:rsidRPr="00FA5849">
          <w:rPr>
            <w:rStyle w:val="Hyperlink"/>
            <w:rFonts w:ascii="Times New Roman" w:hAnsi="Times New Roman" w:cs="Times New Roman"/>
          </w:rPr>
          <w:t>nayeem5847@gmail.com</w:t>
        </w:r>
      </w:hyperlink>
      <w:r w:rsidRPr="00FA5849">
        <w:rPr>
          <w:rFonts w:ascii="Times New Roman" w:hAnsi="Times New Roman" w:cs="Times New Roman"/>
          <w:color w:val="000000"/>
        </w:rPr>
        <w:t xml:space="preserve">) </w:t>
      </w:r>
    </w:p>
    <w:p w14:paraId="3A9EBEB0" w14:textId="77777777" w:rsidR="00444F6E" w:rsidRPr="00FA5849" w:rsidRDefault="00444F6E" w:rsidP="00444F6E">
      <w:pPr>
        <w:spacing w:line="240" w:lineRule="auto"/>
        <w:rPr>
          <w:rFonts w:ascii="Times New Roman" w:hAnsi="Times New Roman" w:cs="Times New Roman"/>
          <w:color w:val="202020"/>
        </w:rPr>
      </w:pPr>
      <w:r w:rsidRPr="00FA5849">
        <w:rPr>
          <w:rFonts w:ascii="Times New Roman" w:hAnsi="Times New Roman" w:cs="Times New Roman"/>
          <w:vertAlign w:val="superscript"/>
        </w:rPr>
        <w:t>3</w:t>
      </w:r>
      <w:r w:rsidRPr="00FA5849">
        <w:rPr>
          <w:rFonts w:ascii="Times New Roman" w:hAnsi="Times New Roman" w:cs="Times New Roman"/>
        </w:rPr>
        <w:t>The Harper and Keele Veterinary School, Keele University, Keele, Staffordshire, United Kingdom, ST5 5BG (j.o.onyango@hkvets.ac.uk)</w:t>
      </w:r>
    </w:p>
    <w:p w14:paraId="77063462" w14:textId="77777777" w:rsidR="00444F6E" w:rsidRPr="00FA5849" w:rsidRDefault="00444F6E" w:rsidP="00444F6E">
      <w:pPr>
        <w:spacing w:line="240" w:lineRule="auto"/>
        <w:rPr>
          <w:rFonts w:ascii="Times New Roman" w:hAnsi="Times New Roman" w:cs="Times New Roman"/>
        </w:rPr>
      </w:pPr>
      <w:r w:rsidRPr="00FA5849">
        <w:rPr>
          <w:rFonts w:ascii="Times New Roman" w:hAnsi="Times New Roman" w:cs="Times New Roman"/>
          <w:vertAlign w:val="superscript"/>
        </w:rPr>
        <w:t>4</w:t>
      </w:r>
      <w:r w:rsidRPr="00FA5849">
        <w:rPr>
          <w:rFonts w:ascii="Times New Roman" w:hAnsi="Times New Roman" w:cs="Times New Roman"/>
        </w:rPr>
        <w:t xml:space="preserve">Department of Engineering, Staffordshire University, Stoke-on-Trent ST4 2DE, UK (MA: </w:t>
      </w:r>
      <w:hyperlink r:id="rId9" w:history="1">
        <w:r w:rsidRPr="00FA5849">
          <w:rPr>
            <w:rStyle w:val="Hyperlink"/>
            <w:rFonts w:ascii="Times New Roman" w:hAnsi="Times New Roman" w:cs="Times New Roman"/>
          </w:rPr>
          <w:t>md.asaduzzaman@staffs.ac.uk</w:t>
        </w:r>
      </w:hyperlink>
      <w:r w:rsidRPr="00FA5849">
        <w:rPr>
          <w:rFonts w:ascii="Times New Roman" w:hAnsi="Times New Roman" w:cs="Times New Roman"/>
        </w:rPr>
        <w:t>)</w:t>
      </w:r>
    </w:p>
    <w:p w14:paraId="2003BFAD" w14:textId="5CDD2F26" w:rsidR="005B334A" w:rsidRPr="00FA5849" w:rsidRDefault="005B334A" w:rsidP="00444F6E">
      <w:pPr>
        <w:spacing w:line="240" w:lineRule="auto"/>
        <w:rPr>
          <w:rFonts w:ascii="Times New Roman" w:hAnsi="Times New Roman" w:cs="Times New Roman"/>
        </w:rPr>
      </w:pPr>
      <w:r w:rsidRPr="00FA5849">
        <w:rPr>
          <w:rFonts w:ascii="Times New Roman" w:hAnsi="Times New Roman" w:cs="Times New Roman"/>
          <w:vertAlign w:val="superscript"/>
        </w:rPr>
        <w:t>5</w:t>
      </w:r>
      <w:r w:rsidRPr="00FA5849">
        <w:rPr>
          <w:rFonts w:ascii="Times New Roman" w:hAnsi="Times New Roman" w:cs="Times New Roman"/>
        </w:rPr>
        <w:t xml:space="preserve">School of Medicine, Keele University, Keele, Staffordshire, UK </w:t>
      </w:r>
      <w:r w:rsidR="0008052B" w:rsidRPr="00FA5849">
        <w:rPr>
          <w:rFonts w:ascii="Times New Roman" w:hAnsi="Times New Roman" w:cs="Times New Roman"/>
        </w:rPr>
        <w:t xml:space="preserve">(DP: </w:t>
      </w:r>
      <w:hyperlink r:id="rId10" w:history="1">
        <w:r w:rsidR="0008052B" w:rsidRPr="00FA5849">
          <w:rPr>
            <w:rStyle w:val="Hyperlink"/>
            <w:rFonts w:ascii="Times New Roman" w:hAnsi="Times New Roman" w:cs="Times New Roman"/>
          </w:rPr>
          <w:t>d.papakonstantinou@keele.ac.uk</w:t>
        </w:r>
      </w:hyperlink>
      <w:r w:rsidR="0008052B" w:rsidRPr="00FA5849">
        <w:rPr>
          <w:rFonts w:ascii="Times New Roman" w:hAnsi="Times New Roman" w:cs="Times New Roman"/>
        </w:rPr>
        <w:t>)</w:t>
      </w:r>
    </w:p>
    <w:p w14:paraId="3A81C7F7" w14:textId="45146790" w:rsidR="005B334A" w:rsidRPr="00FA5849" w:rsidRDefault="007B3E14" w:rsidP="00444F6E">
      <w:pPr>
        <w:spacing w:line="240" w:lineRule="auto"/>
        <w:rPr>
          <w:rFonts w:ascii="Times New Roman" w:hAnsi="Times New Roman" w:cs="Times New Roman"/>
        </w:rPr>
      </w:pPr>
      <w:r w:rsidRPr="00FA5849">
        <w:rPr>
          <w:rFonts w:ascii="Times New Roman" w:hAnsi="Times New Roman" w:cs="Times New Roman"/>
          <w:vertAlign w:val="superscript"/>
        </w:rPr>
        <w:t>6</w:t>
      </w:r>
      <w:r w:rsidRPr="00FA5849">
        <w:rPr>
          <w:rFonts w:ascii="Times New Roman" w:hAnsi="Times New Roman" w:cs="Times New Roman"/>
        </w:rPr>
        <w:t>Institute for Global Health and Wellbeing, School of Medicine, Keele University, Keele, Staffordshire, UK</w:t>
      </w:r>
      <w:r w:rsidR="005C198C" w:rsidRPr="00FA5849">
        <w:rPr>
          <w:rFonts w:ascii="Times New Roman" w:hAnsi="Times New Roman" w:cs="Times New Roman"/>
        </w:rPr>
        <w:t xml:space="preserve"> (PP: </w:t>
      </w:r>
      <w:hyperlink r:id="rId11" w:history="1">
        <w:r w:rsidR="005C198C" w:rsidRPr="00FA5849">
          <w:rPr>
            <w:rStyle w:val="Hyperlink"/>
            <w:rFonts w:ascii="Times New Roman" w:hAnsi="Times New Roman" w:cs="Times New Roman"/>
          </w:rPr>
          <w:t>p.paudyal@keele.ac.uk</w:t>
        </w:r>
      </w:hyperlink>
      <w:r w:rsidR="005C198C" w:rsidRPr="00FA5849">
        <w:rPr>
          <w:rFonts w:ascii="Times New Roman" w:hAnsi="Times New Roman" w:cs="Times New Roman"/>
        </w:rPr>
        <w:t xml:space="preserve"> )</w:t>
      </w:r>
    </w:p>
    <w:p w14:paraId="44149A9F" w14:textId="6DC45025" w:rsidR="00444F6E" w:rsidRPr="00FA5849" w:rsidRDefault="0045539F" w:rsidP="00444F6E">
      <w:pPr>
        <w:spacing w:line="240" w:lineRule="auto"/>
        <w:rPr>
          <w:rFonts w:ascii="Times New Roman" w:hAnsi="Times New Roman" w:cs="Times New Roman"/>
        </w:rPr>
      </w:pPr>
      <w:r w:rsidRPr="00FA5849">
        <w:rPr>
          <w:rFonts w:ascii="Times New Roman" w:hAnsi="Times New Roman" w:cs="Times New Roman"/>
          <w:b/>
          <w:bCs/>
        </w:rPr>
        <w:t>*</w:t>
      </w:r>
      <w:r w:rsidR="00444F6E" w:rsidRPr="00FA5849">
        <w:rPr>
          <w:rFonts w:ascii="Times New Roman" w:hAnsi="Times New Roman" w:cs="Times New Roman"/>
          <w:b/>
          <w:bCs/>
        </w:rPr>
        <w:t>Correspondence:</w:t>
      </w:r>
      <w:r w:rsidR="00444F6E" w:rsidRPr="00FA5849">
        <w:rPr>
          <w:rFonts w:ascii="Times New Roman" w:hAnsi="Times New Roman" w:cs="Times New Roman"/>
        </w:rPr>
        <w:t xml:space="preserve"> </w:t>
      </w:r>
      <w:hyperlink r:id="rId12" w:history="1">
        <w:r w:rsidR="00444F6E" w:rsidRPr="00FA5849">
          <w:rPr>
            <w:rStyle w:val="Hyperlink"/>
            <w:rFonts w:ascii="Times New Roman" w:hAnsi="Times New Roman" w:cs="Times New Roman"/>
          </w:rPr>
          <w:t>n.haider@keele.ac.uk</w:t>
        </w:r>
      </w:hyperlink>
      <w:r w:rsidR="00444F6E" w:rsidRPr="00FA5849">
        <w:rPr>
          <w:rFonts w:ascii="Times New Roman" w:hAnsi="Times New Roman" w:cs="Times New Roman"/>
        </w:rPr>
        <w:t xml:space="preserve"> </w:t>
      </w:r>
    </w:p>
    <w:p w14:paraId="2AAFBE51" w14:textId="77777777" w:rsidR="001146F0" w:rsidRPr="00FA5849" w:rsidRDefault="001146F0" w:rsidP="008864CF">
      <w:pPr>
        <w:rPr>
          <w:rFonts w:ascii="Times New Roman" w:hAnsi="Times New Roman" w:cs="Times New Roman"/>
          <w:b/>
          <w:bCs/>
        </w:rPr>
      </w:pPr>
    </w:p>
    <w:p w14:paraId="2D1DC7C2" w14:textId="77777777" w:rsidR="00F35104" w:rsidRPr="00FA5849" w:rsidRDefault="00AD1446" w:rsidP="008864CF">
      <w:pPr>
        <w:rPr>
          <w:rFonts w:ascii="Times New Roman" w:hAnsi="Times New Roman" w:cs="Times New Roman"/>
          <w:b/>
          <w:bCs/>
        </w:rPr>
      </w:pPr>
      <w:r w:rsidRPr="00FA5849">
        <w:rPr>
          <w:rFonts w:ascii="Times New Roman" w:hAnsi="Times New Roman" w:cs="Times New Roman"/>
          <w:b/>
          <w:bCs/>
        </w:rPr>
        <w:t xml:space="preserve">Abstract: </w:t>
      </w:r>
    </w:p>
    <w:p w14:paraId="7A704E51" w14:textId="44BD7BC3" w:rsidR="00B361E2" w:rsidRPr="00FA5849" w:rsidRDefault="00B361E2" w:rsidP="00B361E2">
      <w:pPr>
        <w:rPr>
          <w:rFonts w:ascii="Times New Roman" w:hAnsi="Times New Roman" w:cs="Times New Roman"/>
          <w:lang w:val="en-GB"/>
        </w:rPr>
      </w:pPr>
      <w:r w:rsidRPr="00FA5849">
        <w:rPr>
          <w:rFonts w:ascii="Times New Roman" w:hAnsi="Times New Roman" w:cs="Times New Roman"/>
          <w:lang w:val="en-GB"/>
        </w:rPr>
        <w:t xml:space="preserve">Dengue virus (DENV) is the fastest-growing mosquito-borne disease worldwide. This article critically examines the global burden of dengue cases and fatalities in 2024, </w:t>
      </w:r>
      <w:proofErr w:type="spellStart"/>
      <w:r w:rsidR="000632C2" w:rsidRPr="00FA5849">
        <w:rPr>
          <w:rFonts w:ascii="Times New Roman" w:hAnsi="Times New Roman" w:cs="Times New Roman"/>
          <w:lang w:val="en-GB"/>
        </w:rPr>
        <w:t>analyzing</w:t>
      </w:r>
      <w:proofErr w:type="spellEnd"/>
      <w:r w:rsidRPr="00FA5849">
        <w:rPr>
          <w:rFonts w:ascii="Times New Roman" w:hAnsi="Times New Roman" w:cs="Times New Roman"/>
          <w:lang w:val="en-GB"/>
        </w:rPr>
        <w:t xml:space="preserve"> their distribution and identifying factors influencing dengue-related mortality.</w:t>
      </w:r>
    </w:p>
    <w:p w14:paraId="41796B78" w14:textId="4D32B130" w:rsidR="00B361E2" w:rsidRPr="00FA5849" w:rsidRDefault="00B361E2" w:rsidP="00B361E2">
      <w:pPr>
        <w:rPr>
          <w:rFonts w:ascii="Times New Roman" w:hAnsi="Times New Roman" w:cs="Times New Roman"/>
          <w:lang w:val="en-GB"/>
        </w:rPr>
      </w:pPr>
      <w:r w:rsidRPr="00FA5849">
        <w:rPr>
          <w:rFonts w:ascii="Times New Roman" w:hAnsi="Times New Roman" w:cs="Times New Roman"/>
          <w:lang w:val="en-GB"/>
        </w:rPr>
        <w:t xml:space="preserve">We utilised monthly data on dengue cases and deaths reported through the World Health Organization's (WHO) global surveillance system for dengue fever. </w:t>
      </w:r>
      <w:r w:rsidR="00C143E2" w:rsidRPr="00FA5849">
        <w:rPr>
          <w:rFonts w:ascii="Times New Roman" w:hAnsi="Times New Roman" w:cs="Times New Roman"/>
          <w:lang w:val="en-GB"/>
        </w:rPr>
        <w:t xml:space="preserve">We then performed generalized linear regression </w:t>
      </w:r>
      <w:r w:rsidR="009549F5" w:rsidRPr="00FA5849">
        <w:rPr>
          <w:rFonts w:ascii="Times New Roman" w:hAnsi="Times New Roman" w:cs="Times New Roman"/>
          <w:lang w:val="en-GB"/>
        </w:rPr>
        <w:t xml:space="preserve">model </w:t>
      </w:r>
      <w:r w:rsidRPr="00FA5849">
        <w:rPr>
          <w:rFonts w:ascii="Times New Roman" w:hAnsi="Times New Roman" w:cs="Times New Roman"/>
          <w:lang w:val="en-GB"/>
        </w:rPr>
        <w:t xml:space="preserve">to </w:t>
      </w:r>
      <w:r w:rsidR="00A16847" w:rsidRPr="00FA5849">
        <w:rPr>
          <w:rFonts w:ascii="Times New Roman" w:hAnsi="Times New Roman" w:cs="Times New Roman"/>
          <w:lang w:val="en-GB"/>
        </w:rPr>
        <w:t>understand</w:t>
      </w:r>
      <w:r w:rsidRPr="00FA5849">
        <w:rPr>
          <w:rFonts w:ascii="Times New Roman" w:hAnsi="Times New Roman" w:cs="Times New Roman"/>
          <w:lang w:val="en-GB"/>
        </w:rPr>
        <w:t xml:space="preserve"> country-level determinants of dengue-related mortality</w:t>
      </w:r>
      <w:r w:rsidR="00A16847" w:rsidRPr="00FA5849">
        <w:rPr>
          <w:rFonts w:ascii="Times New Roman" w:hAnsi="Times New Roman" w:cs="Times New Roman"/>
          <w:lang w:val="en-GB"/>
        </w:rPr>
        <w:t xml:space="preserve"> in 2024</w:t>
      </w:r>
      <w:r w:rsidRPr="00FA5849">
        <w:rPr>
          <w:rFonts w:ascii="Times New Roman" w:hAnsi="Times New Roman" w:cs="Times New Roman"/>
          <w:lang w:val="en-GB"/>
        </w:rPr>
        <w:t>.</w:t>
      </w:r>
    </w:p>
    <w:p w14:paraId="67297BB0" w14:textId="01B935AE" w:rsidR="00B361E2" w:rsidRPr="00FA5849" w:rsidRDefault="00B361E2" w:rsidP="00B361E2">
      <w:pPr>
        <w:rPr>
          <w:rFonts w:ascii="Times New Roman" w:hAnsi="Times New Roman" w:cs="Times New Roman"/>
          <w:lang w:val="en-GB"/>
        </w:rPr>
      </w:pPr>
      <w:r w:rsidRPr="00FA5849">
        <w:rPr>
          <w:rFonts w:ascii="Times New Roman" w:hAnsi="Times New Roman" w:cs="Times New Roman"/>
          <w:lang w:val="en-GB"/>
        </w:rPr>
        <w:t>In 2024, a total of 13.</w:t>
      </w:r>
      <w:r w:rsidR="0038076A" w:rsidRPr="00FA5849">
        <w:rPr>
          <w:rFonts w:ascii="Times New Roman" w:hAnsi="Times New Roman" w:cs="Times New Roman"/>
          <w:lang w:val="en-GB"/>
        </w:rPr>
        <w:t>86</w:t>
      </w:r>
      <w:r w:rsidRPr="00FA5849">
        <w:rPr>
          <w:rFonts w:ascii="Times New Roman" w:hAnsi="Times New Roman" w:cs="Times New Roman"/>
          <w:lang w:val="en-GB"/>
        </w:rPr>
        <w:t xml:space="preserve"> million dengue cases were reported globally, marking the first instance of cases surpassing the historic </w:t>
      </w:r>
      <w:r w:rsidR="00721BED" w:rsidRPr="00FA5849">
        <w:rPr>
          <w:rFonts w:ascii="Times New Roman" w:hAnsi="Times New Roman" w:cs="Times New Roman"/>
          <w:lang w:val="en-GB"/>
        </w:rPr>
        <w:t>milestone</w:t>
      </w:r>
      <w:r w:rsidRPr="00FA5849">
        <w:rPr>
          <w:rFonts w:ascii="Times New Roman" w:hAnsi="Times New Roman" w:cs="Times New Roman"/>
          <w:lang w:val="en-GB"/>
        </w:rPr>
        <w:t xml:space="preserve"> of 7 million observed in 2023. This figure represents a twofold increase compared to 2023 and a staggering </w:t>
      </w:r>
      <w:r w:rsidR="0019698D" w:rsidRPr="00FA5849">
        <w:rPr>
          <w:rFonts w:ascii="Times New Roman" w:hAnsi="Times New Roman" w:cs="Times New Roman"/>
          <w:lang w:val="en-GB"/>
        </w:rPr>
        <w:t>27-</w:t>
      </w:r>
      <w:r w:rsidRPr="00FA5849">
        <w:rPr>
          <w:rFonts w:ascii="Times New Roman" w:hAnsi="Times New Roman" w:cs="Times New Roman"/>
          <w:lang w:val="en-GB"/>
        </w:rPr>
        <w:t>fold rise compared to the year 2000 (n</w:t>
      </w:r>
      <w:r w:rsidR="0019698D" w:rsidRPr="00FA5849">
        <w:rPr>
          <w:rFonts w:ascii="Times New Roman" w:hAnsi="Times New Roman" w:cs="Times New Roman"/>
          <w:lang w:val="en-GB"/>
        </w:rPr>
        <w:t xml:space="preserve"> </w:t>
      </w:r>
      <w:r w:rsidR="00503C58" w:rsidRPr="00FA5849">
        <w:rPr>
          <w:rFonts w:ascii="Times New Roman" w:hAnsi="Times New Roman" w:cs="Times New Roman"/>
          <w:lang w:val="en-GB"/>
        </w:rPr>
        <w:t>~ 500</w:t>
      </w:r>
      <w:r w:rsidRPr="00FA5849">
        <w:rPr>
          <w:rFonts w:ascii="Times New Roman" w:hAnsi="Times New Roman" w:cs="Times New Roman"/>
          <w:lang w:val="en-GB"/>
        </w:rPr>
        <w:t>,</w:t>
      </w:r>
      <w:r w:rsidR="00503C58" w:rsidRPr="00FA5849">
        <w:rPr>
          <w:rFonts w:ascii="Times New Roman" w:hAnsi="Times New Roman" w:cs="Times New Roman"/>
          <w:lang w:val="en-GB"/>
        </w:rPr>
        <w:t>000</w:t>
      </w:r>
      <w:r w:rsidRPr="00FA5849">
        <w:rPr>
          <w:rFonts w:ascii="Times New Roman" w:hAnsi="Times New Roman" w:cs="Times New Roman"/>
          <w:lang w:val="en-GB"/>
        </w:rPr>
        <w:t xml:space="preserve">). In 2024, over </w:t>
      </w:r>
      <w:r w:rsidR="005848A3" w:rsidRPr="00FA5849">
        <w:rPr>
          <w:rFonts w:ascii="Times New Roman" w:hAnsi="Times New Roman" w:cs="Times New Roman"/>
          <w:lang w:val="en-GB"/>
        </w:rPr>
        <w:t>9,900</w:t>
      </w:r>
      <w:r w:rsidRPr="00FA5849">
        <w:rPr>
          <w:rFonts w:ascii="Times New Roman" w:hAnsi="Times New Roman" w:cs="Times New Roman"/>
          <w:lang w:val="en-GB"/>
        </w:rPr>
        <w:t xml:space="preserve"> dengue-related deaths were recorded, resulting in a global case-fatality rate of 0.</w:t>
      </w:r>
      <w:r w:rsidR="00BF2B5E" w:rsidRPr="00FA5849">
        <w:rPr>
          <w:rFonts w:ascii="Times New Roman" w:hAnsi="Times New Roman" w:cs="Times New Roman"/>
          <w:lang w:val="en-GB"/>
        </w:rPr>
        <w:t>0</w:t>
      </w:r>
      <w:r w:rsidR="00C25E50" w:rsidRPr="00FA5849">
        <w:rPr>
          <w:rFonts w:ascii="Times New Roman" w:hAnsi="Times New Roman" w:cs="Times New Roman"/>
          <w:lang w:val="en-GB"/>
        </w:rPr>
        <w:t>7</w:t>
      </w:r>
      <w:r w:rsidRPr="00FA5849">
        <w:rPr>
          <w:rFonts w:ascii="Times New Roman" w:hAnsi="Times New Roman" w:cs="Times New Roman"/>
          <w:lang w:val="en-GB"/>
        </w:rPr>
        <w:t>%</w:t>
      </w:r>
      <w:r w:rsidR="003D2881" w:rsidRPr="00FA5849">
        <w:rPr>
          <w:rFonts w:ascii="Times New Roman" w:hAnsi="Times New Roman" w:cs="Times New Roman"/>
          <w:lang w:val="en-GB"/>
        </w:rPr>
        <w:t xml:space="preserve"> with S</w:t>
      </w:r>
      <w:r w:rsidRPr="00FA5849">
        <w:rPr>
          <w:rFonts w:ascii="Times New Roman" w:hAnsi="Times New Roman" w:cs="Times New Roman"/>
          <w:lang w:val="en-GB"/>
        </w:rPr>
        <w:t xml:space="preserve">outh America </w:t>
      </w:r>
      <w:r w:rsidR="003D2881" w:rsidRPr="00FA5849">
        <w:rPr>
          <w:rFonts w:ascii="Times New Roman" w:hAnsi="Times New Roman" w:cs="Times New Roman"/>
          <w:lang w:val="en-GB"/>
        </w:rPr>
        <w:t>accounting</w:t>
      </w:r>
      <w:r w:rsidRPr="00FA5849">
        <w:rPr>
          <w:rFonts w:ascii="Times New Roman" w:hAnsi="Times New Roman" w:cs="Times New Roman"/>
          <w:lang w:val="en-GB"/>
        </w:rPr>
        <w:t xml:space="preserve"> for more than 6,800 deaths.</w:t>
      </w:r>
      <w:r w:rsidR="003D2881" w:rsidRPr="00FA5849">
        <w:rPr>
          <w:rFonts w:ascii="Times New Roman" w:hAnsi="Times New Roman" w:cs="Times New Roman"/>
          <w:lang w:val="en-GB"/>
        </w:rPr>
        <w:t xml:space="preserve"> </w:t>
      </w:r>
      <w:r w:rsidR="00F95DB6" w:rsidRPr="00FA5849">
        <w:rPr>
          <w:rFonts w:ascii="Times New Roman" w:hAnsi="Times New Roman" w:cs="Times New Roman"/>
          <w:lang w:val="en-GB"/>
        </w:rPr>
        <w:t>In r</w:t>
      </w:r>
      <w:r w:rsidRPr="00FA5849">
        <w:rPr>
          <w:rFonts w:ascii="Times New Roman" w:hAnsi="Times New Roman" w:cs="Times New Roman"/>
          <w:lang w:val="en-GB"/>
        </w:rPr>
        <w:t>egression analysis</w:t>
      </w:r>
      <w:r w:rsidR="00F95DB6" w:rsidRPr="00FA5849">
        <w:rPr>
          <w:rFonts w:ascii="Times New Roman" w:hAnsi="Times New Roman" w:cs="Times New Roman"/>
          <w:lang w:val="en-GB"/>
        </w:rPr>
        <w:t>,</w:t>
      </w:r>
      <w:r w:rsidRPr="00FA5849">
        <w:rPr>
          <w:rFonts w:ascii="Times New Roman" w:hAnsi="Times New Roman" w:cs="Times New Roman"/>
          <w:lang w:val="en-GB"/>
        </w:rPr>
        <w:t xml:space="preserve"> countries with higher temperatures (Incidence Rate Ratio [IRR]: 1.14, 95% Confidence Interval [CI]: 1.10–1.19), greater population density (IRR: 1.01, 95% CI: 1.01–1.02), and larger urban populations (IRR: 1.01, 95% CI: 1.01–1.02) were significantly associated with higher dengue-related mortality per million population.</w:t>
      </w:r>
    </w:p>
    <w:p w14:paraId="3D7B0134" w14:textId="77777777" w:rsidR="00B361E2" w:rsidRPr="00FA5849" w:rsidRDefault="00B361E2" w:rsidP="00B361E2">
      <w:pPr>
        <w:rPr>
          <w:rFonts w:ascii="Times New Roman" w:hAnsi="Times New Roman" w:cs="Times New Roman"/>
          <w:lang w:val="en-GB"/>
        </w:rPr>
      </w:pPr>
      <w:r w:rsidRPr="00FA5849">
        <w:rPr>
          <w:rFonts w:ascii="Times New Roman" w:hAnsi="Times New Roman" w:cs="Times New Roman"/>
          <w:lang w:val="en-GB"/>
        </w:rPr>
        <w:t>The ongoing dengue outbreak underscores the urgent need for global investment in DENV research, vaccine development, vector control, and therapeutic strategies. We advocate for the inclusion of DENV in the WHO's Research and Development (R&amp;D) Priority Disease list to address the escalating global health threat posed by dengue.</w:t>
      </w:r>
    </w:p>
    <w:p w14:paraId="2C8CCF14" w14:textId="77777777" w:rsidR="009C4B26" w:rsidRPr="00FA5849" w:rsidRDefault="009C4B26" w:rsidP="00270494">
      <w:pPr>
        <w:rPr>
          <w:rFonts w:ascii="Times New Roman" w:hAnsi="Times New Roman" w:cs="Times New Roman"/>
          <w:lang w:val="en-GB"/>
        </w:rPr>
      </w:pPr>
      <w:r w:rsidRPr="00FA5849">
        <w:rPr>
          <w:rFonts w:ascii="Times New Roman" w:hAnsi="Times New Roman" w:cs="Times New Roman"/>
          <w:lang w:val="en-GB"/>
        </w:rPr>
        <w:lastRenderedPageBreak/>
        <w:t xml:space="preserve"> </w:t>
      </w:r>
    </w:p>
    <w:p w14:paraId="47D16F0F" w14:textId="73561707" w:rsidR="001501D0" w:rsidRPr="00FA5849" w:rsidRDefault="007461F0" w:rsidP="00270494">
      <w:pPr>
        <w:rPr>
          <w:rFonts w:ascii="Times New Roman" w:hAnsi="Times New Roman" w:cs="Times New Roman"/>
          <w:b/>
          <w:bCs/>
        </w:rPr>
      </w:pPr>
      <w:r w:rsidRPr="00FA5849">
        <w:rPr>
          <w:rFonts w:ascii="Times New Roman" w:hAnsi="Times New Roman" w:cs="Times New Roman"/>
          <w:b/>
          <w:bCs/>
        </w:rPr>
        <w:t>Introduction</w:t>
      </w:r>
    </w:p>
    <w:p w14:paraId="169226F4" w14:textId="116705BE" w:rsidR="00456590" w:rsidRPr="00FA5849" w:rsidDel="0096348F" w:rsidRDefault="002562DD" w:rsidP="00270494">
      <w:pPr>
        <w:rPr>
          <w:del w:id="0" w:author="Mohammad Nayeem Hasan" w:date="2025-01-20T13:12:00Z" w16du:dateUtc="2025-01-20T07:12:00Z"/>
          <w:rFonts w:ascii="Times New Roman" w:hAnsi="Times New Roman" w:cs="Times New Roman"/>
        </w:rPr>
      </w:pPr>
      <w:r w:rsidRPr="00FA5849">
        <w:rPr>
          <w:rFonts w:ascii="Times New Roman" w:hAnsi="Times New Roman" w:cs="Times New Roman"/>
        </w:rPr>
        <w:t>Dengue</w:t>
      </w:r>
      <w:r w:rsidR="00DC575B" w:rsidRPr="00FA5849">
        <w:rPr>
          <w:rFonts w:ascii="Times New Roman" w:hAnsi="Times New Roman" w:cs="Times New Roman"/>
        </w:rPr>
        <w:t xml:space="preserve"> virus (DENV)</w:t>
      </w:r>
      <w:r w:rsidRPr="00FA5849">
        <w:rPr>
          <w:rFonts w:ascii="Times New Roman" w:hAnsi="Times New Roman" w:cs="Times New Roman"/>
        </w:rPr>
        <w:t xml:space="preserve"> is </w:t>
      </w:r>
      <w:r w:rsidR="002B4FB3" w:rsidRPr="00FA5849">
        <w:rPr>
          <w:rFonts w:ascii="Times New Roman" w:hAnsi="Times New Roman" w:cs="Times New Roman"/>
        </w:rPr>
        <w:t>c</w:t>
      </w:r>
      <w:r w:rsidR="00225023" w:rsidRPr="00FA5849">
        <w:rPr>
          <w:rFonts w:ascii="Times New Roman" w:hAnsi="Times New Roman" w:cs="Times New Roman"/>
        </w:rPr>
        <w:t xml:space="preserve">urrently </w:t>
      </w:r>
      <w:r w:rsidRPr="00FA5849">
        <w:rPr>
          <w:rFonts w:ascii="Times New Roman" w:hAnsi="Times New Roman" w:cs="Times New Roman"/>
        </w:rPr>
        <w:t>the</w:t>
      </w:r>
      <w:r w:rsidR="00225023" w:rsidRPr="00FA5849">
        <w:rPr>
          <w:rFonts w:ascii="Times New Roman" w:hAnsi="Times New Roman" w:cs="Times New Roman"/>
        </w:rPr>
        <w:t xml:space="preserve"> world’s </w:t>
      </w:r>
      <w:r w:rsidR="0090153B" w:rsidRPr="00FA5849">
        <w:rPr>
          <w:rFonts w:ascii="Times New Roman" w:hAnsi="Times New Roman" w:cs="Times New Roman"/>
        </w:rPr>
        <w:t>fastest-spreading</w:t>
      </w:r>
      <w:r w:rsidR="00225023" w:rsidRPr="00FA5849">
        <w:rPr>
          <w:rFonts w:ascii="Times New Roman" w:hAnsi="Times New Roman" w:cs="Times New Roman"/>
        </w:rPr>
        <w:t xml:space="preserve"> mosquito-borne disease</w:t>
      </w:r>
      <w:ins w:id="1" w:author="Mohammad Nayeem Hasan" w:date="2025-01-20T13:11:00Z" w16du:dateUtc="2025-01-20T07:11:00Z">
        <w:r w:rsidR="0096348F">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MDAwZmExNDAtM2FiNS00ZTU3LTkwNjktMWYxMTg3MjZiYzdhIiwicHJvcGVydGllcyI6eyJub3RlSW5kZXgiOjB9LCJpc0VkaXRlZCI6ZmFsc2UsIm1hbnVhbE92ZXJyaWRlIjp7ImlzTWFudWFsbHlPdmVycmlkZGVuIjpmYWxzZSwiY2l0ZXByb2NUZXh0IjoiKDEp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
          <w:id w:val="-1190759434"/>
          <w:placeholder>
            <w:docPart w:val="DefaultPlaceholder_-1854013440"/>
          </w:placeholder>
        </w:sdtPr>
        <w:sdtContent>
          <w:r w:rsidR="00C45C2B" w:rsidRPr="00FA5849">
            <w:rPr>
              <w:rFonts w:ascii="Times New Roman" w:hAnsi="Times New Roman" w:cs="Times New Roman"/>
              <w:color w:val="000000"/>
            </w:rPr>
            <w:t>(1)</w:t>
          </w:r>
        </w:sdtContent>
      </w:sdt>
      <w:r w:rsidR="00AF6EFD" w:rsidRPr="00FA5849">
        <w:rPr>
          <w:rFonts w:ascii="Times New Roman" w:hAnsi="Times New Roman" w:cs="Times New Roman"/>
        </w:rPr>
        <w:t xml:space="preserve">. In 2023, </w:t>
      </w:r>
      <w:r w:rsidR="009B1336" w:rsidRPr="00FA5849">
        <w:rPr>
          <w:rFonts w:ascii="Times New Roman" w:hAnsi="Times New Roman" w:cs="Times New Roman"/>
        </w:rPr>
        <w:t xml:space="preserve">the world </w:t>
      </w:r>
      <w:r w:rsidR="00994107" w:rsidRPr="00FA5849">
        <w:rPr>
          <w:rFonts w:ascii="Times New Roman" w:hAnsi="Times New Roman" w:cs="Times New Roman"/>
        </w:rPr>
        <w:t>witnessed</w:t>
      </w:r>
      <w:r w:rsidR="009B1336" w:rsidRPr="00FA5849">
        <w:rPr>
          <w:rFonts w:ascii="Times New Roman" w:hAnsi="Times New Roman" w:cs="Times New Roman"/>
        </w:rPr>
        <w:t xml:space="preserve"> </w:t>
      </w:r>
      <w:r w:rsidR="00994107" w:rsidRPr="00FA5849">
        <w:rPr>
          <w:rFonts w:ascii="Times New Roman" w:hAnsi="Times New Roman" w:cs="Times New Roman"/>
        </w:rPr>
        <w:t xml:space="preserve">its </w:t>
      </w:r>
      <w:r w:rsidR="009B1336" w:rsidRPr="00FA5849">
        <w:rPr>
          <w:rFonts w:ascii="Times New Roman" w:hAnsi="Times New Roman" w:cs="Times New Roman"/>
        </w:rPr>
        <w:t xml:space="preserve">first landmark of 6.5 </w:t>
      </w:r>
      <w:r w:rsidR="00020B1B" w:rsidRPr="00FA5849">
        <w:rPr>
          <w:rFonts w:ascii="Times New Roman" w:hAnsi="Times New Roman" w:cs="Times New Roman"/>
        </w:rPr>
        <w:t>million</w:t>
      </w:r>
      <w:r w:rsidR="009B1336" w:rsidRPr="00FA5849">
        <w:rPr>
          <w:rFonts w:ascii="Times New Roman" w:hAnsi="Times New Roman" w:cs="Times New Roman"/>
        </w:rPr>
        <w:t xml:space="preserve"> cases and </w:t>
      </w:r>
      <w:r w:rsidR="00DC575B" w:rsidRPr="00FA5849">
        <w:rPr>
          <w:rFonts w:ascii="Times New Roman" w:hAnsi="Times New Roman" w:cs="Times New Roman"/>
        </w:rPr>
        <w:t xml:space="preserve">7000 deaths due to dengue virus (DENV). </w:t>
      </w:r>
      <w:r w:rsidR="00C7739F" w:rsidRPr="00FA5849">
        <w:rPr>
          <w:rFonts w:ascii="Times New Roman" w:hAnsi="Times New Roman" w:cs="Times New Roman"/>
        </w:rPr>
        <w:t>The record of cases and de</w:t>
      </w:r>
      <w:r w:rsidR="002A5A45" w:rsidRPr="00FA5849">
        <w:rPr>
          <w:rFonts w:ascii="Times New Roman" w:hAnsi="Times New Roman" w:cs="Times New Roman"/>
        </w:rPr>
        <w:t xml:space="preserve">aths by DENV is continuing to break and new </w:t>
      </w:r>
      <w:r w:rsidR="00994107" w:rsidRPr="00FA5849">
        <w:rPr>
          <w:rFonts w:ascii="Times New Roman" w:hAnsi="Times New Roman" w:cs="Times New Roman"/>
        </w:rPr>
        <w:t>records are</w:t>
      </w:r>
      <w:r w:rsidR="002A5A45" w:rsidRPr="00FA5849">
        <w:rPr>
          <w:rFonts w:ascii="Times New Roman" w:hAnsi="Times New Roman" w:cs="Times New Roman"/>
        </w:rPr>
        <w:t xml:space="preserve"> </w:t>
      </w:r>
      <w:r w:rsidR="00F971D9" w:rsidRPr="00FA5849">
        <w:rPr>
          <w:rFonts w:ascii="Times New Roman" w:hAnsi="Times New Roman" w:cs="Times New Roman"/>
        </w:rPr>
        <w:t xml:space="preserve">created each year </w:t>
      </w:r>
      <w:r w:rsidR="00F724E4" w:rsidRPr="00FA5849">
        <w:rPr>
          <w:rFonts w:ascii="Times New Roman" w:hAnsi="Times New Roman" w:cs="Times New Roman"/>
        </w:rPr>
        <w:t xml:space="preserve">since </w:t>
      </w:r>
      <w:r w:rsidR="00F971D9" w:rsidRPr="00FA5849">
        <w:rPr>
          <w:rFonts w:ascii="Times New Roman" w:hAnsi="Times New Roman" w:cs="Times New Roman"/>
        </w:rPr>
        <w:t>2021.</w:t>
      </w:r>
      <w:r w:rsidR="00521856" w:rsidRPr="00FA5849">
        <w:rPr>
          <w:rFonts w:ascii="Times New Roman" w:hAnsi="Times New Roman" w:cs="Times New Roman"/>
        </w:rPr>
        <w:t xml:space="preserve"> While the number of cases and deaths </w:t>
      </w:r>
      <w:r w:rsidR="00B86CC5" w:rsidRPr="00FA5849">
        <w:rPr>
          <w:rFonts w:ascii="Times New Roman" w:hAnsi="Times New Roman" w:cs="Times New Roman"/>
        </w:rPr>
        <w:t>is</w:t>
      </w:r>
      <w:r w:rsidR="00521856" w:rsidRPr="00FA5849">
        <w:rPr>
          <w:rFonts w:ascii="Times New Roman" w:hAnsi="Times New Roman" w:cs="Times New Roman"/>
        </w:rPr>
        <w:t xml:space="preserve"> increasing</w:t>
      </w:r>
      <w:r w:rsidR="00CE5A3F" w:rsidRPr="00FA5849">
        <w:rPr>
          <w:rFonts w:ascii="Times New Roman" w:hAnsi="Times New Roman" w:cs="Times New Roman"/>
        </w:rPr>
        <w:t xml:space="preserve">, more geographical areas </w:t>
      </w:r>
      <w:r w:rsidR="00500395" w:rsidRPr="00FA5849">
        <w:rPr>
          <w:rFonts w:ascii="Times New Roman" w:hAnsi="Times New Roman" w:cs="Times New Roman"/>
        </w:rPr>
        <w:t xml:space="preserve">or countries </w:t>
      </w:r>
      <w:r w:rsidR="00CE5A3F" w:rsidRPr="00FA5849">
        <w:rPr>
          <w:rFonts w:ascii="Times New Roman" w:hAnsi="Times New Roman" w:cs="Times New Roman"/>
        </w:rPr>
        <w:t>are reporting</w:t>
      </w:r>
      <w:r w:rsidR="00500395" w:rsidRPr="00FA5849">
        <w:rPr>
          <w:rFonts w:ascii="Times New Roman" w:hAnsi="Times New Roman" w:cs="Times New Roman"/>
        </w:rPr>
        <w:t xml:space="preserve"> dengue cases. </w:t>
      </w:r>
      <w:r w:rsidR="006B088D" w:rsidRPr="00FA5849">
        <w:rPr>
          <w:rFonts w:ascii="Times New Roman" w:hAnsi="Times New Roman" w:cs="Times New Roman"/>
        </w:rPr>
        <w:t xml:space="preserve">Since 2021, </w:t>
      </w:r>
      <w:r w:rsidR="00691721" w:rsidRPr="00FA5849">
        <w:rPr>
          <w:rFonts w:ascii="Times New Roman" w:hAnsi="Times New Roman" w:cs="Times New Roman"/>
        </w:rPr>
        <w:t xml:space="preserve">dengue cases </w:t>
      </w:r>
      <w:r w:rsidR="006B088D" w:rsidRPr="00FA5849">
        <w:rPr>
          <w:rFonts w:ascii="Times New Roman" w:hAnsi="Times New Roman" w:cs="Times New Roman"/>
        </w:rPr>
        <w:t>have</w:t>
      </w:r>
      <w:r w:rsidR="00691721" w:rsidRPr="00FA5849">
        <w:rPr>
          <w:rFonts w:ascii="Times New Roman" w:hAnsi="Times New Roman" w:cs="Times New Roman"/>
        </w:rPr>
        <w:t xml:space="preserve"> been recorded in </w:t>
      </w:r>
      <w:r w:rsidR="006B088D" w:rsidRPr="00FA5849">
        <w:rPr>
          <w:rFonts w:ascii="Times New Roman" w:hAnsi="Times New Roman" w:cs="Times New Roman"/>
        </w:rPr>
        <w:t>m</w:t>
      </w:r>
      <w:r w:rsidR="00691721" w:rsidRPr="00FA5849">
        <w:rPr>
          <w:rFonts w:ascii="Times New Roman" w:hAnsi="Times New Roman" w:cs="Times New Roman"/>
        </w:rPr>
        <w:t xml:space="preserve">ainland Europe and </w:t>
      </w:r>
      <w:r w:rsidR="006B088D" w:rsidRPr="00FA5849">
        <w:rPr>
          <w:rFonts w:ascii="Times New Roman" w:hAnsi="Times New Roman" w:cs="Times New Roman"/>
        </w:rPr>
        <w:t xml:space="preserve">the </w:t>
      </w:r>
      <w:r w:rsidR="000F18CD" w:rsidRPr="00FA5849">
        <w:rPr>
          <w:rFonts w:ascii="Times New Roman" w:hAnsi="Times New Roman" w:cs="Times New Roman"/>
        </w:rPr>
        <w:t>USA</w:t>
      </w:r>
      <w:ins w:id="2" w:author="Mohammad Nayeem Hasan" w:date="2025-01-20T13:11:00Z" w16du:dateUtc="2025-01-20T07:11:00Z">
        <w:r w:rsidR="0096348F">
          <w:rPr>
            <w:rFonts w:ascii="Times New Roman" w:hAnsi="Times New Roman" w:cs="Times New Roman"/>
          </w:rPr>
          <w:t xml:space="preserve"> </w:t>
        </w:r>
      </w:ins>
      <w:sdt>
        <w:sdtPr>
          <w:rPr>
            <w:rFonts w:ascii="Times New Roman" w:hAnsi="Times New Roman" w:cs="Times New Roman"/>
            <w:color w:val="000000"/>
          </w:rPr>
          <w:tag w:val="MENDELEY_CITATION_v3_eyJjaXRhdGlvbklEIjoiTUVOREVMRVlfQ0lUQVRJT05fYTYzOTI2MWMtODkyOC00Y2U4LWE4MzAtZTM2YWIxNjZkZjk1IiwicHJvcGVydGllcyI6eyJub3RlSW5kZXgiOjB9LCJpc0VkaXRlZCI6ZmFsc2UsIm1hbnVhbE92ZXJyaWRlIjp7ImlzTWFudWFsbHlPdmVycmlkZGVuIjpmYWxzZSwiY2l0ZXByb2NUZXh0IjoiKDIp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
          <w:id w:val="-1035725448"/>
          <w:placeholder>
            <w:docPart w:val="DefaultPlaceholder_-1854013440"/>
          </w:placeholder>
        </w:sdtPr>
        <w:sdtContent>
          <w:r w:rsidR="00C45C2B" w:rsidRPr="00FA5849">
            <w:rPr>
              <w:rFonts w:ascii="Times New Roman" w:hAnsi="Times New Roman" w:cs="Times New Roman"/>
              <w:color w:val="000000"/>
            </w:rPr>
            <w:t>(2)</w:t>
          </w:r>
        </w:sdtContent>
      </w:sdt>
      <w:r w:rsidR="000F18CD" w:rsidRPr="00FA5849">
        <w:rPr>
          <w:rFonts w:ascii="Times New Roman" w:hAnsi="Times New Roman" w:cs="Times New Roman"/>
        </w:rPr>
        <w:t>.</w:t>
      </w:r>
      <w:r w:rsidR="00456590" w:rsidRPr="00FA5849">
        <w:rPr>
          <w:rFonts w:ascii="Times New Roman" w:hAnsi="Times New Roman" w:cs="Times New Roman"/>
        </w:rPr>
        <w:t xml:space="preserve"> </w:t>
      </w:r>
      <w:r w:rsidR="000839D5" w:rsidRPr="00FA5849">
        <w:rPr>
          <w:rFonts w:ascii="Times New Roman" w:hAnsi="Times New Roman" w:cs="Times New Roman"/>
        </w:rPr>
        <w:t>DENV</w:t>
      </w:r>
      <w:r w:rsidR="00651C9E" w:rsidRPr="00FA5849">
        <w:rPr>
          <w:rFonts w:ascii="Times New Roman" w:hAnsi="Times New Roman" w:cs="Times New Roman"/>
        </w:rPr>
        <w:t xml:space="preserve"> </w:t>
      </w:r>
      <w:r w:rsidR="009236F3" w:rsidRPr="00FA5849">
        <w:rPr>
          <w:rFonts w:ascii="Times New Roman" w:hAnsi="Times New Roman" w:cs="Times New Roman"/>
        </w:rPr>
        <w:t xml:space="preserve">is </w:t>
      </w:r>
      <w:r w:rsidR="00651C9E" w:rsidRPr="00FA5849">
        <w:rPr>
          <w:rFonts w:ascii="Times New Roman" w:hAnsi="Times New Roman" w:cs="Times New Roman"/>
        </w:rPr>
        <w:t xml:space="preserve">a member of the Flaviviridae family transmitted by </w:t>
      </w:r>
      <w:r w:rsidR="00651C9E" w:rsidRPr="00FA5849">
        <w:rPr>
          <w:rFonts w:ascii="Times New Roman" w:hAnsi="Times New Roman" w:cs="Times New Roman"/>
          <w:i/>
          <w:iCs/>
        </w:rPr>
        <w:t xml:space="preserve">Aedes aegypti </w:t>
      </w:r>
      <w:r w:rsidR="00651C9E" w:rsidRPr="00FA5849">
        <w:rPr>
          <w:rFonts w:ascii="Times New Roman" w:hAnsi="Times New Roman" w:cs="Times New Roman"/>
        </w:rPr>
        <w:t>and</w:t>
      </w:r>
      <w:r w:rsidR="00651C9E" w:rsidRPr="00FA5849">
        <w:rPr>
          <w:rFonts w:ascii="Times New Roman" w:hAnsi="Times New Roman" w:cs="Times New Roman"/>
          <w:i/>
          <w:iCs/>
        </w:rPr>
        <w:t xml:space="preserve"> Aedes albopictus</w:t>
      </w:r>
      <w:r w:rsidR="00651C9E" w:rsidRPr="00FA5849">
        <w:rPr>
          <w:rFonts w:ascii="Times New Roman" w:hAnsi="Times New Roman" w:cs="Times New Roman"/>
        </w:rPr>
        <w:t>,</w:t>
      </w:r>
      <w:r w:rsidR="00091C3D" w:rsidRPr="00FA5849">
        <w:rPr>
          <w:rFonts w:ascii="Times New Roman" w:hAnsi="Times New Roman" w:cs="Times New Roman"/>
        </w:rPr>
        <w:t xml:space="preserve"> </w:t>
      </w:r>
      <w:r w:rsidR="00651C9E" w:rsidRPr="00FA5849">
        <w:rPr>
          <w:rFonts w:ascii="Times New Roman" w:hAnsi="Times New Roman" w:cs="Times New Roman"/>
        </w:rPr>
        <w:t xml:space="preserve">mosquitoes of the genus </w:t>
      </w:r>
      <w:r w:rsidR="00651C9E" w:rsidRPr="00FA5849">
        <w:rPr>
          <w:rFonts w:ascii="Times New Roman" w:hAnsi="Times New Roman" w:cs="Times New Roman"/>
          <w:i/>
          <w:iCs/>
        </w:rPr>
        <w:t>Aedes</w:t>
      </w:r>
      <w:r w:rsidR="00651C9E" w:rsidRPr="00FA5849">
        <w:rPr>
          <w:rFonts w:ascii="Times New Roman" w:hAnsi="Times New Roman" w:cs="Times New Roman"/>
        </w:rPr>
        <w:t>.</w:t>
      </w:r>
      <w:r w:rsidR="00437038" w:rsidRPr="00FA5849">
        <w:rPr>
          <w:rFonts w:ascii="Times New Roman" w:hAnsi="Times New Roman" w:cs="Times New Roman"/>
        </w:rPr>
        <w:t xml:space="preserve"> </w:t>
      </w:r>
    </w:p>
    <w:p w14:paraId="71AF5BD9" w14:textId="77777777" w:rsidR="00456590" w:rsidRPr="00FA5849" w:rsidRDefault="00456590" w:rsidP="00270494">
      <w:pPr>
        <w:rPr>
          <w:rFonts w:ascii="Times New Roman" w:hAnsi="Times New Roman" w:cs="Times New Roman"/>
        </w:rPr>
      </w:pPr>
    </w:p>
    <w:p w14:paraId="3173CE5C" w14:textId="09FAD3AE" w:rsidR="0024017A" w:rsidRPr="00FA5849" w:rsidRDefault="001276F3" w:rsidP="00270494">
      <w:pPr>
        <w:rPr>
          <w:rFonts w:ascii="Times New Roman" w:hAnsi="Times New Roman" w:cs="Times New Roman"/>
          <w:lang w:val="en-GB"/>
        </w:rPr>
      </w:pPr>
      <w:r w:rsidRPr="001276F3">
        <w:rPr>
          <w:rFonts w:ascii="Times New Roman" w:hAnsi="Times New Roman" w:cs="Times New Roman"/>
          <w:lang w:val="en-GB"/>
        </w:rPr>
        <w:t>Several factors are likely contributing to the global expansion of dengue cases, including globalisation, rapid urbanisation, and climate change</w:t>
      </w:r>
      <w:ins w:id="3" w:author="Mohammad Nayeem Hasan" w:date="2025-01-20T15:30:00Z" w16du:dateUtc="2025-01-20T09:30:00Z">
        <w:r w:rsidR="00E32BD1">
          <w:rPr>
            <w:rFonts w:ascii="Times New Roman" w:hAnsi="Times New Roman" w:cs="Times New Roman"/>
            <w:lang w:val="en-GB"/>
          </w:rPr>
          <w:t xml:space="preserve"> </w:t>
        </w:r>
      </w:ins>
      <w:sdt>
        <w:sdtPr>
          <w:rPr>
            <w:rFonts w:ascii="Times New Roman" w:hAnsi="Times New Roman" w:cs="Times New Roman"/>
            <w:color w:val="000000"/>
            <w:lang w:val="en-GB"/>
          </w:rPr>
          <w:tag w:val="MENDELEY_CITATION_v3_eyJjaXRhdGlvbklEIjoiTUVOREVMRVlfQ0lUQVRJT05fNWYxNzI4YmQtOWE1Yi00MTViLTg2OWUtZGVjNWQxODllMzFkIiwicHJvcGVydGllcyI6eyJub3RlSW5kZXgiOjB9LCJpc0VkaXRlZCI6ZmFsc2UsIm1hbnVhbE92ZXJyaWRlIjp7ImlzTWFudWFsbHlPdmVycmlkZGVuIjpmYWxzZSwiY2l0ZXByb2NUZXh0IjoiKDEp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
          <w:id w:val="-964491887"/>
          <w:placeholder>
            <w:docPart w:val="DefaultPlaceholder_-1854013440"/>
          </w:placeholder>
        </w:sdtPr>
        <w:sdtContent>
          <w:r w:rsidR="00C45C2B" w:rsidRPr="00FA5849">
            <w:rPr>
              <w:rFonts w:ascii="Times New Roman" w:hAnsi="Times New Roman" w:cs="Times New Roman"/>
              <w:color w:val="000000"/>
              <w:lang w:val="en-GB"/>
            </w:rPr>
            <w:t>(1)</w:t>
          </w:r>
        </w:sdtContent>
      </w:sdt>
      <w:r w:rsidRPr="001276F3">
        <w:rPr>
          <w:rFonts w:ascii="Times New Roman" w:hAnsi="Times New Roman" w:cs="Times New Roman"/>
          <w:lang w:val="en-GB"/>
        </w:rPr>
        <w:t>. In 1950, approximately 31 million passengers travelled by air; however, in the post-Covid period, nearly 4.5 billion passengers are travelling globally each year</w:t>
      </w:r>
      <w:r w:rsidR="00A75229" w:rsidRPr="00FA5849">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ZTgwZWZhY2EtZTIwMS00N2UwLTg0ZjctMDE5ZGRkNzk3NzY3IiwicHJvcGVydGllcyI6eyJub3RlSW5kZXgiOjB9LCJpc0VkaXRlZCI6ZmFsc2UsIm1hbnVhbE92ZXJyaWRlIjp7ImlzTWFudWFsbHlPdmVycmlkZGVuIjpmYWxzZSwiY2l0ZXByb2NUZXh0IjoiKDEp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
          <w:id w:val="-1141103960"/>
          <w:placeholder>
            <w:docPart w:val="DefaultPlaceholder_-1854013440"/>
          </w:placeholder>
        </w:sdtPr>
        <w:sdtContent>
          <w:r w:rsidR="00C45C2B" w:rsidRPr="00FA5849">
            <w:rPr>
              <w:rFonts w:ascii="Times New Roman" w:hAnsi="Times New Roman" w:cs="Times New Roman"/>
              <w:color w:val="000000"/>
              <w:lang w:val="en-GB"/>
            </w:rPr>
            <w:t>(1)</w:t>
          </w:r>
        </w:sdtContent>
      </w:sdt>
      <w:r w:rsidRPr="001276F3">
        <w:rPr>
          <w:rFonts w:ascii="Times New Roman" w:hAnsi="Times New Roman" w:cs="Times New Roman"/>
          <w:lang w:val="en-GB"/>
        </w:rPr>
        <w:t xml:space="preserve">. Rapid urbanisation since the 1980s has created ideal breeding sites for </w:t>
      </w:r>
      <w:r w:rsidRPr="001276F3">
        <w:rPr>
          <w:rFonts w:ascii="Times New Roman" w:hAnsi="Times New Roman" w:cs="Times New Roman"/>
          <w:i/>
          <w:iCs/>
          <w:lang w:val="en-GB"/>
        </w:rPr>
        <w:t>Aedes</w:t>
      </w:r>
      <w:r w:rsidRPr="001276F3">
        <w:rPr>
          <w:rFonts w:ascii="Times New Roman" w:hAnsi="Times New Roman" w:cs="Times New Roman"/>
          <w:lang w:val="en-GB"/>
        </w:rPr>
        <w:t xml:space="preserve"> mosquitoes. Warmer temperatures enable mosquitoes to grow and spread more rapidly, bite humans more frequently, and shorten the extrinsic incubation period of the virus</w:t>
      </w:r>
      <w:ins w:id="4" w:author="Mohammad Nayeem Hasan" w:date="2025-01-20T15:31:00Z" w16du:dateUtc="2025-01-20T09:31:00Z">
        <w:r w:rsidR="00E32BD1">
          <w:rPr>
            <w:rFonts w:ascii="Times New Roman" w:hAnsi="Times New Roman" w:cs="Times New Roman"/>
            <w:lang w:val="en-GB"/>
          </w:rPr>
          <w:t xml:space="preserve"> </w:t>
        </w:r>
      </w:ins>
      <w:sdt>
        <w:sdtPr>
          <w:rPr>
            <w:rFonts w:ascii="Times New Roman" w:hAnsi="Times New Roman" w:cs="Times New Roman"/>
            <w:color w:val="000000"/>
            <w:lang w:val="en-GB"/>
          </w:rPr>
          <w:tag w:val="MENDELEY_CITATION_v3_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"/>
          <w:id w:val="-767694452"/>
          <w:placeholder>
            <w:docPart w:val="DefaultPlaceholder_-1854013440"/>
          </w:placeholder>
        </w:sdtPr>
        <w:sdtContent>
          <w:r w:rsidR="00C45C2B" w:rsidRPr="00FA5849">
            <w:rPr>
              <w:rFonts w:ascii="Times New Roman" w:hAnsi="Times New Roman" w:cs="Times New Roman"/>
              <w:color w:val="000000"/>
              <w:lang w:val="en-GB"/>
            </w:rPr>
            <w:t>(3)</w:t>
          </w:r>
        </w:sdtContent>
      </w:sdt>
      <w:r w:rsidRPr="001276F3">
        <w:rPr>
          <w:rFonts w:ascii="Times New Roman" w:hAnsi="Times New Roman" w:cs="Times New Roman"/>
          <w:lang w:val="en-GB"/>
        </w:rPr>
        <w:t>. Additionally, changes in rainfall patterns have extended vector seasons.</w:t>
      </w:r>
      <w:r w:rsidR="00A75229" w:rsidRPr="00FA5849">
        <w:rPr>
          <w:rFonts w:ascii="Times New Roman" w:hAnsi="Times New Roman" w:cs="Times New Roman"/>
          <w:lang w:val="en-GB"/>
        </w:rPr>
        <w:t xml:space="preserve"> </w:t>
      </w:r>
      <w:r w:rsidRPr="001276F3">
        <w:rPr>
          <w:rFonts w:ascii="Times New Roman" w:hAnsi="Times New Roman" w:cs="Times New Roman"/>
          <w:lang w:val="en-GB"/>
        </w:rPr>
        <w:t xml:space="preserve">In recent years, </w:t>
      </w:r>
      <w:r w:rsidRPr="001276F3">
        <w:rPr>
          <w:rFonts w:ascii="Times New Roman" w:hAnsi="Times New Roman" w:cs="Times New Roman"/>
          <w:i/>
          <w:iCs/>
          <w:lang w:val="en-GB"/>
        </w:rPr>
        <w:t>Aedes albopictus</w:t>
      </w:r>
      <w:r w:rsidRPr="001276F3">
        <w:rPr>
          <w:rFonts w:ascii="Times New Roman" w:hAnsi="Times New Roman" w:cs="Times New Roman"/>
          <w:lang w:val="en-GB"/>
        </w:rPr>
        <w:t xml:space="preserve"> has spread to every continent except Antarctica. While the exact number of countries where </w:t>
      </w:r>
      <w:r w:rsidRPr="001276F3">
        <w:rPr>
          <w:rFonts w:ascii="Times New Roman" w:hAnsi="Times New Roman" w:cs="Times New Roman"/>
          <w:i/>
          <w:iCs/>
          <w:lang w:val="en-GB"/>
        </w:rPr>
        <w:t>A. albopictus</w:t>
      </w:r>
      <w:r w:rsidRPr="001276F3">
        <w:rPr>
          <w:rFonts w:ascii="Times New Roman" w:hAnsi="Times New Roman" w:cs="Times New Roman"/>
          <w:lang w:val="en-GB"/>
        </w:rPr>
        <w:t xml:space="preserve"> is endemic remains uncertain, the mosquito has been identified in at least 20 countries across Europe</w:t>
      </w:r>
      <w:ins w:id="5" w:author="Mohammad Nayeem Hasan" w:date="2025-01-20T15:32:00Z" w16du:dateUtc="2025-01-20T09:32:00Z">
        <w:r w:rsidR="00E32BD1">
          <w:rPr>
            <w:rFonts w:ascii="Times New Roman" w:hAnsi="Times New Roman" w:cs="Times New Roman"/>
            <w:lang w:val="en-GB"/>
          </w:rPr>
          <w:t xml:space="preserve"> </w:t>
        </w:r>
      </w:ins>
      <w:sdt>
        <w:sdtPr>
          <w:rPr>
            <w:rFonts w:ascii="Times New Roman" w:hAnsi="Times New Roman" w:cs="Times New Roman"/>
            <w:color w:val="000000"/>
            <w:lang w:val="en-GB"/>
          </w:rPr>
          <w:tag w:val="MENDELEY_CITATION_v3_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"/>
          <w:id w:val="508645974"/>
          <w:placeholder>
            <w:docPart w:val="DefaultPlaceholder_-1854013440"/>
          </w:placeholder>
        </w:sdtPr>
        <w:sdtContent>
          <w:r w:rsidR="00C45C2B" w:rsidRPr="00FA5849">
            <w:rPr>
              <w:rFonts w:ascii="Times New Roman" w:hAnsi="Times New Roman" w:cs="Times New Roman"/>
              <w:color w:val="000000"/>
              <w:lang w:val="en-GB"/>
            </w:rPr>
            <w:t>(4)</w:t>
          </w:r>
        </w:sdtContent>
      </w:sdt>
      <w:r w:rsidRPr="001276F3">
        <w:rPr>
          <w:rFonts w:ascii="Times New Roman" w:hAnsi="Times New Roman" w:cs="Times New Roman"/>
          <w:lang w:val="en-GB"/>
        </w:rPr>
        <w:t xml:space="preserve">. The spread and adaptability of </w:t>
      </w:r>
      <w:r w:rsidRPr="001276F3">
        <w:rPr>
          <w:rFonts w:ascii="Times New Roman" w:hAnsi="Times New Roman" w:cs="Times New Roman"/>
          <w:i/>
          <w:iCs/>
          <w:lang w:val="en-GB"/>
        </w:rPr>
        <w:t>A. albopictus</w:t>
      </w:r>
      <w:r w:rsidRPr="001276F3">
        <w:rPr>
          <w:rFonts w:ascii="Times New Roman" w:hAnsi="Times New Roman" w:cs="Times New Roman"/>
          <w:lang w:val="en-GB"/>
        </w:rPr>
        <w:t xml:space="preserve"> is an increasing concern for dengue and other arboviruses, including Zika and chikungunya viruses.</w:t>
      </w:r>
      <w:r w:rsidR="00590DF9" w:rsidRPr="00FA5849">
        <w:rPr>
          <w:rFonts w:ascii="Times New Roman" w:hAnsi="Times New Roman" w:cs="Times New Roman"/>
          <w:lang w:val="en-GB"/>
        </w:rPr>
        <w:t xml:space="preserve"> </w:t>
      </w:r>
    </w:p>
    <w:p w14:paraId="77569998" w14:textId="3EF7AAB2" w:rsidR="00651C9E" w:rsidRPr="00FA5849" w:rsidRDefault="00651C9E" w:rsidP="00270494">
      <w:pPr>
        <w:rPr>
          <w:rFonts w:ascii="Times New Roman" w:hAnsi="Times New Roman" w:cs="Times New Roman"/>
        </w:rPr>
      </w:pPr>
      <w:r w:rsidRPr="00FA5849">
        <w:rPr>
          <w:rFonts w:ascii="Times New Roman" w:hAnsi="Times New Roman" w:cs="Times New Roman"/>
        </w:rPr>
        <w:t>We</w:t>
      </w:r>
      <w:r w:rsidR="00590DF9" w:rsidRPr="00FA5849">
        <w:rPr>
          <w:rFonts w:ascii="Times New Roman" w:hAnsi="Times New Roman" w:cs="Times New Roman"/>
        </w:rPr>
        <w:t xml:space="preserve"> hypothesized</w:t>
      </w:r>
      <w:r w:rsidRPr="00FA5849">
        <w:rPr>
          <w:rFonts w:ascii="Times New Roman" w:hAnsi="Times New Roman" w:cs="Times New Roman"/>
        </w:rPr>
        <w:t xml:space="preserve"> that countries with higher urbanization </w:t>
      </w:r>
      <w:r w:rsidR="00590DF9" w:rsidRPr="00FA5849">
        <w:rPr>
          <w:rFonts w:ascii="Times New Roman" w:hAnsi="Times New Roman" w:cs="Times New Roman"/>
        </w:rPr>
        <w:t>rates</w:t>
      </w:r>
      <w:r w:rsidRPr="00FA5849">
        <w:rPr>
          <w:rFonts w:ascii="Times New Roman" w:hAnsi="Times New Roman" w:cs="Times New Roman"/>
        </w:rPr>
        <w:t>, population density, higher temperatures</w:t>
      </w:r>
      <w:r w:rsidR="00590DF9" w:rsidRPr="00FA5849">
        <w:rPr>
          <w:rFonts w:ascii="Times New Roman" w:hAnsi="Times New Roman" w:cs="Times New Roman"/>
        </w:rPr>
        <w:t>,</w:t>
      </w:r>
      <w:r w:rsidRPr="00FA5849">
        <w:rPr>
          <w:rFonts w:ascii="Times New Roman" w:hAnsi="Times New Roman" w:cs="Times New Roman"/>
        </w:rPr>
        <w:t xml:space="preserve"> and rainfall might experience a higher burden of dengue cases and </w:t>
      </w:r>
      <w:r w:rsidR="00590DF9" w:rsidRPr="00FA5849">
        <w:rPr>
          <w:rFonts w:ascii="Times New Roman" w:hAnsi="Times New Roman" w:cs="Times New Roman"/>
        </w:rPr>
        <w:t xml:space="preserve">a </w:t>
      </w:r>
      <w:r w:rsidRPr="00FA5849">
        <w:rPr>
          <w:rFonts w:ascii="Times New Roman" w:hAnsi="Times New Roman" w:cs="Times New Roman"/>
        </w:rPr>
        <w:t>higher prevalence of co-morbidities (diabetes, hypertension, obesity</w:t>
      </w:r>
      <w:r w:rsidR="00590DF9" w:rsidRPr="00FA5849">
        <w:rPr>
          <w:rFonts w:ascii="Times New Roman" w:hAnsi="Times New Roman" w:cs="Times New Roman"/>
        </w:rPr>
        <w:t>,</w:t>
      </w:r>
      <w:r w:rsidRPr="00FA5849">
        <w:rPr>
          <w:rFonts w:ascii="Times New Roman" w:hAnsi="Times New Roman" w:cs="Times New Roman"/>
        </w:rPr>
        <w:t xml:space="preserve"> and elderly population) might experience </w:t>
      </w:r>
      <w:r w:rsidR="00590DF9" w:rsidRPr="00FA5849">
        <w:rPr>
          <w:rFonts w:ascii="Times New Roman" w:hAnsi="Times New Roman" w:cs="Times New Roman"/>
        </w:rPr>
        <w:t>a higher fatality rate</w:t>
      </w:r>
      <w:r w:rsidR="007F3A9C" w:rsidRPr="00FA584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"/>
          <w:id w:val="-840933492"/>
          <w:placeholder>
            <w:docPart w:val="DefaultPlaceholder_-1854013440"/>
          </w:placeholder>
        </w:sdtPr>
        <w:sdtContent>
          <w:r w:rsidR="00C45C2B" w:rsidRPr="00FA5849">
            <w:rPr>
              <w:rFonts w:ascii="Times New Roman" w:hAnsi="Times New Roman" w:cs="Times New Roman"/>
              <w:color w:val="000000"/>
            </w:rPr>
            <w:t>(5)</w:t>
          </w:r>
        </w:sdtContent>
      </w:sdt>
      <w:r w:rsidRPr="00FA5849">
        <w:rPr>
          <w:rFonts w:ascii="Times New Roman" w:hAnsi="Times New Roman" w:cs="Times New Roman"/>
        </w:rPr>
        <w:t xml:space="preserve">. </w:t>
      </w:r>
      <w:r w:rsidR="007F3A9C" w:rsidRPr="00FA5849">
        <w:rPr>
          <w:rFonts w:ascii="Times New Roman" w:hAnsi="Times New Roman" w:cs="Times New Roman"/>
        </w:rPr>
        <w:t>This article aimed</w:t>
      </w:r>
      <w:r w:rsidR="00E93674" w:rsidRPr="00FA5849">
        <w:rPr>
          <w:rFonts w:ascii="Times New Roman" w:hAnsi="Times New Roman" w:cs="Times New Roman"/>
        </w:rPr>
        <w:t xml:space="preserve"> </w:t>
      </w:r>
      <w:r w:rsidRPr="00FA5849">
        <w:rPr>
          <w:rFonts w:ascii="Times New Roman" w:hAnsi="Times New Roman" w:cs="Times New Roman"/>
        </w:rPr>
        <w:t xml:space="preserve">to </w:t>
      </w:r>
      <w:r w:rsidRPr="00FA5849">
        <w:rPr>
          <w:rFonts w:ascii="Times New Roman" w:hAnsi="Times New Roman" w:cs="Times New Roman"/>
          <w:lang w:val="en-GB"/>
        </w:rPr>
        <w:t xml:space="preserve">examine the global burden of dengue cases and fatalities in 2024, </w:t>
      </w:r>
      <w:proofErr w:type="spellStart"/>
      <w:r w:rsidR="003A720B" w:rsidRPr="00FA5849">
        <w:rPr>
          <w:rFonts w:ascii="Times New Roman" w:hAnsi="Times New Roman" w:cs="Times New Roman"/>
          <w:lang w:val="en-GB"/>
        </w:rPr>
        <w:t>analyzing</w:t>
      </w:r>
      <w:proofErr w:type="spellEnd"/>
      <w:r w:rsidRPr="00FA5849">
        <w:rPr>
          <w:rFonts w:ascii="Times New Roman" w:hAnsi="Times New Roman" w:cs="Times New Roman"/>
          <w:lang w:val="en-GB"/>
        </w:rPr>
        <w:t xml:space="preserve"> their distribution and identifying factors influencing dengue-related mortality</w:t>
      </w:r>
      <w:ins w:id="6" w:author="Md Asaduzzaman" w:date="2025-01-05T09:53:00Z" w16du:dateUtc="2025-01-05T09:53:00Z">
        <w:r w:rsidR="005A7F52" w:rsidRPr="00FA5849">
          <w:rPr>
            <w:rFonts w:ascii="Times New Roman" w:hAnsi="Times New Roman" w:cs="Times New Roman"/>
            <w:lang w:val="en-GB"/>
          </w:rPr>
          <w:t>.</w:t>
        </w:r>
      </w:ins>
    </w:p>
    <w:p w14:paraId="2E4E832B" w14:textId="77777777" w:rsidR="00651C9E" w:rsidRPr="00FA5849" w:rsidDel="00E32BD1" w:rsidRDefault="00651C9E" w:rsidP="008864CF">
      <w:pPr>
        <w:rPr>
          <w:del w:id="7" w:author="Mohammad Nayeem Hasan" w:date="2025-01-20T15:34:00Z" w16du:dateUtc="2025-01-20T09:34:00Z"/>
          <w:rFonts w:ascii="Times New Roman" w:hAnsi="Times New Roman" w:cs="Times New Roman"/>
          <w:i/>
          <w:iCs/>
        </w:rPr>
      </w:pPr>
    </w:p>
    <w:p w14:paraId="6B5D6D99" w14:textId="77777777" w:rsidR="005C5E8A" w:rsidRPr="00FA5849" w:rsidRDefault="005C5E8A" w:rsidP="008864CF">
      <w:pPr>
        <w:rPr>
          <w:rFonts w:ascii="Times New Roman" w:hAnsi="Times New Roman" w:cs="Times New Roman"/>
          <w:b/>
          <w:bCs/>
        </w:rPr>
      </w:pPr>
    </w:p>
    <w:p w14:paraId="74E0D0C6" w14:textId="3488CB5B" w:rsidR="00715897" w:rsidRPr="00FA5849" w:rsidRDefault="00715897" w:rsidP="008864CF">
      <w:pPr>
        <w:rPr>
          <w:rFonts w:ascii="Times New Roman" w:hAnsi="Times New Roman" w:cs="Times New Roman"/>
          <w:b/>
          <w:bCs/>
        </w:rPr>
      </w:pPr>
      <w:r w:rsidRPr="00FA5849">
        <w:rPr>
          <w:rFonts w:ascii="Times New Roman" w:hAnsi="Times New Roman" w:cs="Times New Roman"/>
          <w:b/>
          <w:bCs/>
        </w:rPr>
        <w:t>Methods</w:t>
      </w:r>
    </w:p>
    <w:p w14:paraId="30DC68FC" w14:textId="75D84EA7" w:rsidR="003464F7" w:rsidRPr="00FA5849" w:rsidRDefault="00186B8D" w:rsidP="00C70C5E">
      <w:pPr>
        <w:rPr>
          <w:rFonts w:ascii="Times New Roman" w:hAnsi="Times New Roman" w:cs="Times New Roman"/>
        </w:rPr>
      </w:pPr>
      <w:r w:rsidRPr="00FA5849">
        <w:rPr>
          <w:rFonts w:ascii="Times New Roman" w:hAnsi="Times New Roman" w:cs="Times New Roman"/>
          <w:b/>
          <w:bCs/>
        </w:rPr>
        <w:t>Data sources</w:t>
      </w:r>
      <w:r w:rsidR="006055E0" w:rsidRPr="00FA5849">
        <w:rPr>
          <w:rFonts w:ascii="Times New Roman" w:hAnsi="Times New Roman" w:cs="Times New Roman"/>
          <w:b/>
          <w:bCs/>
        </w:rPr>
        <w:t xml:space="preserve">: </w:t>
      </w:r>
      <w:r w:rsidR="006055E0" w:rsidRPr="00FA5849">
        <w:rPr>
          <w:rFonts w:ascii="Times New Roman" w:hAnsi="Times New Roman" w:cs="Times New Roman"/>
        </w:rPr>
        <w:t xml:space="preserve">We collected </w:t>
      </w:r>
      <w:r w:rsidR="00141523" w:rsidRPr="00FA5849">
        <w:rPr>
          <w:rFonts w:ascii="Times New Roman" w:hAnsi="Times New Roman" w:cs="Times New Roman"/>
        </w:rPr>
        <w:t xml:space="preserve">daily reports of new </w:t>
      </w:r>
      <w:r w:rsidR="006055E0" w:rsidRPr="00FA5849">
        <w:rPr>
          <w:rFonts w:ascii="Times New Roman" w:hAnsi="Times New Roman" w:cs="Times New Roman"/>
        </w:rPr>
        <w:t xml:space="preserve">dengue </w:t>
      </w:r>
      <w:r w:rsidR="00141523" w:rsidRPr="00FA5849">
        <w:rPr>
          <w:rFonts w:ascii="Times New Roman" w:hAnsi="Times New Roman" w:cs="Times New Roman"/>
        </w:rPr>
        <w:t xml:space="preserve">cases and deaths, </w:t>
      </w:r>
      <w:r w:rsidR="006055E0" w:rsidRPr="00FA5849">
        <w:rPr>
          <w:rFonts w:ascii="Times New Roman" w:hAnsi="Times New Roman" w:cs="Times New Roman"/>
        </w:rPr>
        <w:t xml:space="preserve">monthly </w:t>
      </w:r>
      <w:r w:rsidR="00141523" w:rsidRPr="00FA5849">
        <w:rPr>
          <w:rFonts w:ascii="Times New Roman" w:hAnsi="Times New Roman" w:cs="Times New Roman"/>
        </w:rPr>
        <w:t>reported cases and deaths, and cases and deaths per million inhabitants from the WHO Global Dengue Surveillance system</w:t>
      </w:r>
      <w:r w:rsidR="009C50D5" w:rsidRPr="00FA5849">
        <w:rPr>
          <w:rFonts w:ascii="Times New Roman" w:hAnsi="Times New Roman" w:cs="Times New Roman"/>
        </w:rPr>
        <w:t xml:space="preserve"> for the period from </w:t>
      </w:r>
      <w:r w:rsidR="00141523" w:rsidRPr="00FA5849">
        <w:rPr>
          <w:rFonts w:ascii="Times New Roman" w:hAnsi="Times New Roman" w:cs="Times New Roman"/>
        </w:rPr>
        <w:t xml:space="preserve">January 1, 2024, to December 31, </w:t>
      </w:r>
      <w:r w:rsidR="00526C30" w:rsidRPr="00FA5849">
        <w:rPr>
          <w:rFonts w:ascii="Times New Roman" w:hAnsi="Times New Roman" w:cs="Times New Roman"/>
        </w:rPr>
        <w:t>2024</w:t>
      </w:r>
      <w:del w:id="8" w:author="Mohammad Nayeem Hasan" w:date="2025-01-20T15:35:00Z" w16du:dateUtc="2025-01-20T09:35:00Z">
        <w:r w:rsidR="00526C30" w:rsidRPr="00FA5849" w:rsidDel="00E32BD1">
          <w:rPr>
            <w:rFonts w:ascii="Times New Roman" w:hAnsi="Times New Roman" w:cs="Times New Roman"/>
          </w:rPr>
          <w:delText>,</w:delText>
        </w:r>
      </w:del>
      <w:r w:rsidR="00141523" w:rsidRPr="00FA584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"/>
          <w:id w:val="-1476603115"/>
          <w:placeholder>
            <w:docPart w:val="723CD3C4BDC145C4AC660C7C7C9818FF"/>
          </w:placeholder>
        </w:sdtPr>
        <w:sdtContent>
          <w:r w:rsidR="00C45C2B" w:rsidRPr="00FA5849">
            <w:rPr>
              <w:rFonts w:ascii="Times New Roman" w:hAnsi="Times New Roman" w:cs="Times New Roman"/>
              <w:color w:val="000000"/>
            </w:rPr>
            <w:t>(6)</w:t>
          </w:r>
        </w:sdtContent>
      </w:sdt>
      <w:r w:rsidR="00141523" w:rsidRPr="00FA5849">
        <w:rPr>
          <w:rFonts w:ascii="Times New Roman" w:hAnsi="Times New Roman" w:cs="Times New Roman"/>
        </w:rPr>
        <w:t>.</w:t>
      </w:r>
      <w:r w:rsidRPr="00FA5849">
        <w:rPr>
          <w:rFonts w:ascii="Times New Roman" w:hAnsi="Times New Roman" w:cs="Times New Roman"/>
        </w:rPr>
        <w:t xml:space="preserve"> </w:t>
      </w:r>
      <w:r w:rsidR="00E36211" w:rsidRPr="00FA5849">
        <w:rPr>
          <w:rFonts w:ascii="Times New Roman" w:hAnsi="Times New Roman" w:cs="Times New Roman"/>
        </w:rPr>
        <w:t xml:space="preserve">We also wanted to understand the </w:t>
      </w:r>
      <w:r w:rsidR="00630514" w:rsidRPr="00FA5849">
        <w:rPr>
          <w:rFonts w:ascii="Times New Roman" w:hAnsi="Times New Roman" w:cs="Times New Roman"/>
        </w:rPr>
        <w:t>nation-level</w:t>
      </w:r>
      <w:r w:rsidR="00E36211" w:rsidRPr="00FA5849">
        <w:rPr>
          <w:rFonts w:ascii="Times New Roman" w:hAnsi="Times New Roman" w:cs="Times New Roman"/>
        </w:rPr>
        <w:t xml:space="preserve"> factors affecting </w:t>
      </w:r>
      <w:r w:rsidR="00630514" w:rsidRPr="00FA5849">
        <w:rPr>
          <w:rFonts w:ascii="Times New Roman" w:hAnsi="Times New Roman" w:cs="Times New Roman"/>
        </w:rPr>
        <w:t>dengue-related</w:t>
      </w:r>
      <w:r w:rsidR="00515E92" w:rsidRPr="00FA5849">
        <w:rPr>
          <w:rFonts w:ascii="Times New Roman" w:hAnsi="Times New Roman" w:cs="Times New Roman"/>
        </w:rPr>
        <w:t xml:space="preserve"> deaths</w:t>
      </w:r>
      <w:r w:rsidR="00C1000D" w:rsidRPr="00FA5849">
        <w:rPr>
          <w:rFonts w:ascii="Times New Roman" w:hAnsi="Times New Roman" w:cs="Times New Roman"/>
        </w:rPr>
        <w:t xml:space="preserve">. </w:t>
      </w:r>
    </w:p>
    <w:p w14:paraId="3BE962EC" w14:textId="70BCC61C" w:rsidR="00373780" w:rsidRPr="00FA5849" w:rsidRDefault="00555854" w:rsidP="00C70C5E">
      <w:pPr>
        <w:rPr>
          <w:rFonts w:ascii="Times New Roman" w:hAnsi="Times New Roman" w:cs="Times New Roman"/>
        </w:rPr>
      </w:pPr>
      <w:r w:rsidRPr="00FA5849">
        <w:rPr>
          <w:rFonts w:ascii="Times New Roman" w:hAnsi="Times New Roman" w:cs="Times New Roman"/>
        </w:rPr>
        <w:t xml:space="preserve">We considered </w:t>
      </w:r>
      <w:ins w:id="9" w:author="Mohammad Nayeem Hasan" w:date="2025-01-20T15:39:00Z" w16du:dateUtc="2025-01-20T09:39:00Z">
        <w:r w:rsidR="00E32BD1">
          <w:rPr>
            <w:rFonts w:ascii="Times New Roman" w:hAnsi="Times New Roman" w:cs="Times New Roman"/>
          </w:rPr>
          <w:t xml:space="preserve">cases and </w:t>
        </w:r>
      </w:ins>
      <w:r w:rsidR="00186B8D" w:rsidRPr="00FA5849">
        <w:rPr>
          <w:rFonts w:ascii="Times New Roman" w:hAnsi="Times New Roman" w:cs="Times New Roman"/>
        </w:rPr>
        <w:t>deaths per million population</w:t>
      </w:r>
      <w:r w:rsidRPr="00FA5849">
        <w:rPr>
          <w:rFonts w:ascii="Times New Roman" w:hAnsi="Times New Roman" w:cs="Times New Roman"/>
        </w:rPr>
        <w:t xml:space="preserve"> </w:t>
      </w:r>
      <w:r w:rsidR="00186B8D" w:rsidRPr="00FA5849">
        <w:rPr>
          <w:rFonts w:ascii="Times New Roman" w:hAnsi="Times New Roman" w:cs="Times New Roman"/>
        </w:rPr>
        <w:t>as the outcome variable, while predictor variables included population density</w:t>
      </w:r>
      <w:r w:rsidR="00A63B50" w:rsidRPr="00FA584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"/>
          <w:id w:val="1606993049"/>
          <w:placeholder>
            <w:docPart w:val="88E03BEA734A40F581F006F4EBFB47E7"/>
          </w:placeholder>
        </w:sdtPr>
        <w:sdtContent>
          <w:r w:rsidR="00C45C2B" w:rsidRPr="00FA5849">
            <w:rPr>
              <w:rFonts w:ascii="Times New Roman" w:hAnsi="Times New Roman" w:cs="Times New Roman"/>
              <w:color w:val="000000"/>
            </w:rPr>
            <w:t>(7)</w:t>
          </w:r>
        </w:sdtContent>
      </w:sdt>
      <w:r w:rsidR="00A63B50" w:rsidRPr="00FA5849">
        <w:rPr>
          <w:rFonts w:ascii="Times New Roman" w:hAnsi="Times New Roman" w:cs="Times New Roman"/>
        </w:rPr>
        <w:t xml:space="preserve">, </w:t>
      </w:r>
      <w:r w:rsidR="00186B8D" w:rsidRPr="00FA5849">
        <w:rPr>
          <w:rFonts w:ascii="Times New Roman" w:hAnsi="Times New Roman" w:cs="Times New Roman"/>
        </w:rPr>
        <w:t>the percentage of the population aged 65 years or older</w:t>
      </w:r>
      <w:r w:rsidR="00BA457D" w:rsidRPr="00FA584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"/>
          <w:id w:val="-1969733409"/>
          <w:placeholder>
            <w:docPart w:val="4050BAC7FE8143FF9317F68072A9536C"/>
          </w:placeholder>
        </w:sdtPr>
        <w:sdtContent>
          <w:r w:rsidR="00C45C2B" w:rsidRPr="00FA5849">
            <w:rPr>
              <w:rFonts w:ascii="Times New Roman" w:hAnsi="Times New Roman" w:cs="Times New Roman"/>
              <w:color w:val="000000"/>
            </w:rPr>
            <w:t>(8)</w:t>
          </w:r>
        </w:sdtContent>
      </w:sdt>
      <w:r w:rsidR="00BA457D" w:rsidRPr="00FA5849">
        <w:rPr>
          <w:rFonts w:ascii="Times New Roman" w:hAnsi="Times New Roman" w:cs="Times New Roman"/>
        </w:rPr>
        <w:t xml:space="preserve">, the percentage of the urban population </w:t>
      </w:r>
      <w:sdt>
        <w:sdtPr>
          <w:rPr>
            <w:rFonts w:ascii="Times New Roman" w:hAnsi="Times New Roman" w:cs="Times New Roman"/>
            <w:color w:val="000000"/>
          </w:rPr>
          <w:tag w:val="MENDELEY_CITATION_v3_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"/>
          <w:id w:val="1446960906"/>
          <w:placeholder>
            <w:docPart w:val="875503D306184222A01BA62C91E3B51E"/>
          </w:placeholder>
        </w:sdtPr>
        <w:sdtContent>
          <w:r w:rsidR="00C45C2B" w:rsidRPr="00FA5849">
            <w:rPr>
              <w:rFonts w:ascii="Times New Roman" w:hAnsi="Times New Roman" w:cs="Times New Roman"/>
              <w:color w:val="000000"/>
            </w:rPr>
            <w:t>(9)</w:t>
          </w:r>
        </w:sdtContent>
      </w:sdt>
      <w:r w:rsidR="00BA457D" w:rsidRPr="00FA5849">
        <w:rPr>
          <w:rFonts w:ascii="Times New Roman" w:hAnsi="Times New Roman" w:cs="Times New Roman"/>
        </w:rPr>
        <w:t xml:space="preserve">, the prevalence of obesity </w:t>
      </w:r>
      <w:sdt>
        <w:sdtPr>
          <w:rPr>
            <w:rFonts w:ascii="Times New Roman" w:hAnsi="Times New Roman" w:cs="Times New Roman"/>
            <w:color w:val="000000"/>
          </w:rPr>
          <w:tag w:val="MENDELEY_CITATION_v3_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"/>
          <w:id w:val="-432438437"/>
          <w:placeholder>
            <w:docPart w:val="875503D306184222A01BA62C91E3B51E"/>
          </w:placeholder>
        </w:sdtPr>
        <w:sdtContent>
          <w:r w:rsidR="00C45C2B" w:rsidRPr="00FA5849">
            <w:rPr>
              <w:rFonts w:ascii="Times New Roman" w:hAnsi="Times New Roman" w:cs="Times New Roman"/>
              <w:color w:val="000000"/>
            </w:rPr>
            <w:t>(10)</w:t>
          </w:r>
        </w:sdtContent>
      </w:sdt>
      <w:r w:rsidR="00BA457D" w:rsidRPr="00FA5849">
        <w:rPr>
          <w:rFonts w:ascii="Times New Roman" w:hAnsi="Times New Roman" w:cs="Times New Roman"/>
        </w:rPr>
        <w:t xml:space="preserve">, Diabetes </w:t>
      </w:r>
      <w:sdt>
        <w:sdtPr>
          <w:rPr>
            <w:rFonts w:ascii="Times New Roman" w:hAnsi="Times New Roman" w:cs="Times New Roman"/>
            <w:color w:val="000000"/>
          </w:rPr>
          <w:tag w:val="MENDELEY_CITATION_v3_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"/>
          <w:id w:val="-1514763996"/>
          <w:placeholder>
            <w:docPart w:val="875503D306184222A01BA62C91E3B51E"/>
          </w:placeholder>
        </w:sdtPr>
        <w:sdtContent>
          <w:r w:rsidR="00C45C2B" w:rsidRPr="00FA5849">
            <w:rPr>
              <w:rFonts w:ascii="Times New Roman" w:hAnsi="Times New Roman" w:cs="Times New Roman"/>
              <w:color w:val="000000"/>
            </w:rPr>
            <w:t>(11)</w:t>
          </w:r>
        </w:sdtContent>
      </w:sdt>
      <w:r w:rsidR="00BA457D" w:rsidRPr="00FA5849">
        <w:rPr>
          <w:rFonts w:ascii="Times New Roman" w:hAnsi="Times New Roman" w:cs="Times New Roman"/>
        </w:rPr>
        <w:t xml:space="preserve">, and hypertension </w:t>
      </w:r>
      <w:sdt>
        <w:sdtPr>
          <w:rPr>
            <w:rFonts w:ascii="Times New Roman" w:hAnsi="Times New Roman" w:cs="Times New Roman"/>
            <w:color w:val="000000"/>
          </w:rPr>
          <w:tag w:val="MENDELEY_CITATION_v3_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"/>
          <w:id w:val="-1844931995"/>
          <w:placeholder>
            <w:docPart w:val="875503D306184222A01BA62C91E3B51E"/>
          </w:placeholder>
        </w:sdtPr>
        <w:sdtContent>
          <w:r w:rsidR="00C45C2B" w:rsidRPr="00FA5849">
            <w:rPr>
              <w:rFonts w:ascii="Times New Roman" w:hAnsi="Times New Roman" w:cs="Times New Roman"/>
              <w:color w:val="000000"/>
            </w:rPr>
            <w:t>(12)</w:t>
          </w:r>
        </w:sdtContent>
      </w:sdt>
      <w:r w:rsidR="00BA457D" w:rsidRPr="00FA5849">
        <w:rPr>
          <w:rFonts w:ascii="Times New Roman" w:hAnsi="Times New Roman" w:cs="Times New Roman"/>
        </w:rPr>
        <w:t xml:space="preserve">, as well as environmental factors such as average temperature and total rainfall </w:t>
      </w:r>
      <w:sdt>
        <w:sdtPr>
          <w:rPr>
            <w:rFonts w:ascii="Times New Roman" w:hAnsi="Times New Roman" w:cs="Times New Roman"/>
            <w:color w:val="000000"/>
          </w:rPr>
          <w:tag w:val="MENDELEY_CITATION_v3_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"/>
          <w:id w:val="-1890104912"/>
          <w:placeholder>
            <w:docPart w:val="969083E986304A5F88AE4A8940D3EF5C"/>
          </w:placeholder>
        </w:sdtPr>
        <w:sdtContent>
          <w:r w:rsidR="00C45C2B" w:rsidRPr="00FA5849">
            <w:rPr>
              <w:rFonts w:ascii="Times New Roman" w:hAnsi="Times New Roman" w:cs="Times New Roman"/>
              <w:color w:val="000000"/>
            </w:rPr>
            <w:t>(13)</w:t>
          </w:r>
        </w:sdtContent>
      </w:sdt>
      <w:r w:rsidR="00186B8D" w:rsidRPr="00FA5849">
        <w:rPr>
          <w:rFonts w:ascii="Times New Roman" w:hAnsi="Times New Roman" w:cs="Times New Roman"/>
        </w:rPr>
        <w:t>.</w:t>
      </w:r>
      <w:r w:rsidR="00526C30" w:rsidRPr="00FA5849">
        <w:rPr>
          <w:rFonts w:ascii="Times New Roman" w:hAnsi="Times New Roman" w:cs="Times New Roman"/>
        </w:rPr>
        <w:t xml:space="preserve"> These data were gathered from the World Bank, other United Nations sources, and </w:t>
      </w:r>
      <w:r w:rsidR="00373780" w:rsidRPr="00FA5849">
        <w:rPr>
          <w:rFonts w:ascii="Times New Roman" w:hAnsi="Times New Roman" w:cs="Times New Roman"/>
        </w:rPr>
        <w:t>‘</w:t>
      </w:r>
      <w:r w:rsidR="00526C30" w:rsidRPr="00FA5849">
        <w:rPr>
          <w:rFonts w:ascii="Times New Roman" w:hAnsi="Times New Roman" w:cs="Times New Roman"/>
        </w:rPr>
        <w:t>Our World in Data</w:t>
      </w:r>
      <w:r w:rsidR="00373780" w:rsidRPr="00FA5849">
        <w:rPr>
          <w:rFonts w:ascii="Times New Roman" w:hAnsi="Times New Roman" w:cs="Times New Roman"/>
        </w:rPr>
        <w:t>’</w:t>
      </w:r>
      <w:r w:rsidR="00526C30" w:rsidRPr="00FA5849">
        <w:rPr>
          <w:rFonts w:ascii="Times New Roman" w:hAnsi="Times New Roman" w:cs="Times New Roman"/>
        </w:rPr>
        <w:t>.</w:t>
      </w:r>
    </w:p>
    <w:p w14:paraId="41177B48" w14:textId="77777777" w:rsidR="00186B8D" w:rsidRPr="00FA5849" w:rsidRDefault="00186B8D" w:rsidP="00C70C5E">
      <w:pPr>
        <w:rPr>
          <w:rFonts w:ascii="Times New Roman" w:hAnsi="Times New Roman" w:cs="Times New Roman"/>
        </w:rPr>
      </w:pPr>
    </w:p>
    <w:p w14:paraId="2E54CB41" w14:textId="28993966" w:rsidR="00C70C5E" w:rsidRPr="00FA5849" w:rsidRDefault="00C70C5E" w:rsidP="00C70C5E">
      <w:pPr>
        <w:rPr>
          <w:rFonts w:ascii="Times New Roman" w:hAnsi="Times New Roman" w:cs="Times New Roman"/>
          <w:b/>
          <w:bCs/>
        </w:rPr>
      </w:pPr>
      <w:r w:rsidRPr="00FA5849">
        <w:rPr>
          <w:rFonts w:ascii="Times New Roman" w:hAnsi="Times New Roman" w:cs="Times New Roman"/>
          <w:b/>
          <w:bCs/>
        </w:rPr>
        <w:t>Statistical analysis</w:t>
      </w:r>
    </w:p>
    <w:p w14:paraId="3E105A4F" w14:textId="1A32BACC" w:rsidR="00C70C5E" w:rsidRPr="00FA5849" w:rsidRDefault="004B7311" w:rsidP="00C70C5E">
      <w:pPr>
        <w:rPr>
          <w:rFonts w:ascii="Times New Roman" w:hAnsi="Times New Roman" w:cs="Times New Roman"/>
        </w:rPr>
      </w:pPr>
      <w:r w:rsidRPr="00FA5849">
        <w:rPr>
          <w:rFonts w:ascii="Times New Roman" w:hAnsi="Times New Roman" w:cs="Times New Roman"/>
        </w:rPr>
        <w:t>We performed s</w:t>
      </w:r>
      <w:r w:rsidR="00141523" w:rsidRPr="00FA5849">
        <w:rPr>
          <w:rFonts w:ascii="Times New Roman" w:hAnsi="Times New Roman" w:cs="Times New Roman"/>
        </w:rPr>
        <w:t xml:space="preserve">ummary statistics for dengue cases and deaths </w:t>
      </w:r>
      <w:r w:rsidR="00F6742A" w:rsidRPr="00FA5849">
        <w:rPr>
          <w:rFonts w:ascii="Times New Roman" w:hAnsi="Times New Roman" w:cs="Times New Roman"/>
        </w:rPr>
        <w:t>and</w:t>
      </w:r>
      <w:r w:rsidR="00141523" w:rsidRPr="00FA5849">
        <w:rPr>
          <w:rFonts w:ascii="Times New Roman" w:hAnsi="Times New Roman" w:cs="Times New Roman"/>
        </w:rPr>
        <w:t xml:space="preserve"> calculated </w:t>
      </w:r>
      <w:r w:rsidR="00F6742A" w:rsidRPr="00FA5849">
        <w:rPr>
          <w:rFonts w:ascii="Times New Roman" w:hAnsi="Times New Roman" w:cs="Times New Roman"/>
        </w:rPr>
        <w:t>the incidence by</w:t>
      </w:r>
      <w:r w:rsidR="00141523" w:rsidRPr="00FA5849">
        <w:rPr>
          <w:rFonts w:ascii="Times New Roman" w:hAnsi="Times New Roman" w:cs="Times New Roman"/>
        </w:rPr>
        <w:t xml:space="preserve"> continent, and for the northern and southern hemispheres, using monthly and yearly data. </w:t>
      </w:r>
      <w:r w:rsidR="000B399C" w:rsidRPr="00FA5849">
        <w:rPr>
          <w:rFonts w:ascii="Times New Roman" w:hAnsi="Times New Roman" w:cs="Times New Roman"/>
        </w:rPr>
        <w:t xml:space="preserve">We used line </w:t>
      </w:r>
      <w:r w:rsidR="001373D3" w:rsidRPr="00FA5849">
        <w:rPr>
          <w:rFonts w:ascii="Times New Roman" w:hAnsi="Times New Roman" w:cs="Times New Roman"/>
        </w:rPr>
        <w:t>graphs</w:t>
      </w:r>
      <w:r w:rsidR="000B399C" w:rsidRPr="00FA5849">
        <w:rPr>
          <w:rFonts w:ascii="Times New Roman" w:hAnsi="Times New Roman" w:cs="Times New Roman"/>
        </w:rPr>
        <w:t xml:space="preserve"> for monthly cases and </w:t>
      </w:r>
      <w:r w:rsidR="00DF6AB9" w:rsidRPr="00FA5849">
        <w:rPr>
          <w:rFonts w:ascii="Times New Roman" w:hAnsi="Times New Roman" w:cs="Times New Roman"/>
        </w:rPr>
        <w:t>death</w:t>
      </w:r>
      <w:r w:rsidR="000B399C" w:rsidRPr="00FA5849">
        <w:rPr>
          <w:rFonts w:ascii="Times New Roman" w:hAnsi="Times New Roman" w:cs="Times New Roman"/>
        </w:rPr>
        <w:t xml:space="preserve"> record</w:t>
      </w:r>
      <w:r w:rsidR="001373D3" w:rsidRPr="00FA5849">
        <w:rPr>
          <w:rFonts w:ascii="Times New Roman" w:hAnsi="Times New Roman" w:cs="Times New Roman"/>
        </w:rPr>
        <w:t>s for the northern and southern</w:t>
      </w:r>
      <w:r w:rsidR="000B399C" w:rsidRPr="00FA5849">
        <w:rPr>
          <w:rFonts w:ascii="Times New Roman" w:hAnsi="Times New Roman" w:cs="Times New Roman"/>
        </w:rPr>
        <w:t xml:space="preserve"> </w:t>
      </w:r>
      <w:r w:rsidR="001373D3" w:rsidRPr="00FA5849">
        <w:rPr>
          <w:rFonts w:ascii="Times New Roman" w:hAnsi="Times New Roman" w:cs="Times New Roman"/>
        </w:rPr>
        <w:t>hemispheres</w:t>
      </w:r>
      <w:r w:rsidR="00141523" w:rsidRPr="00FA5849">
        <w:rPr>
          <w:rFonts w:ascii="Times New Roman" w:hAnsi="Times New Roman" w:cs="Times New Roman"/>
        </w:rPr>
        <w:t xml:space="preserve"> in 2024. To identify factors </w:t>
      </w:r>
      <w:r w:rsidR="00141523" w:rsidRPr="00FA5849">
        <w:rPr>
          <w:rFonts w:ascii="Times New Roman" w:hAnsi="Times New Roman" w:cs="Times New Roman"/>
        </w:rPr>
        <w:lastRenderedPageBreak/>
        <w:t xml:space="preserve">associated with dengue cases and deaths, a </w:t>
      </w:r>
      <w:ins w:id="10" w:author="Md Asaduzzaman" w:date="2025-01-05T09:57:00Z" w16du:dateUtc="2025-01-05T09:57:00Z">
        <w:r w:rsidR="00560771" w:rsidRPr="00FA5849">
          <w:rPr>
            <w:rFonts w:ascii="Times New Roman" w:hAnsi="Times New Roman" w:cs="Times New Roman"/>
          </w:rPr>
          <w:t xml:space="preserve">generalized </w:t>
        </w:r>
      </w:ins>
      <w:r w:rsidR="00141523" w:rsidRPr="00FA5849">
        <w:rPr>
          <w:rFonts w:ascii="Times New Roman" w:hAnsi="Times New Roman" w:cs="Times New Roman"/>
        </w:rPr>
        <w:t xml:space="preserve">linear regression model with a Poisson distribution was employed. </w:t>
      </w:r>
      <w:r w:rsidR="00DF6AB9" w:rsidRPr="00FA5849">
        <w:rPr>
          <w:rFonts w:ascii="Times New Roman" w:hAnsi="Times New Roman" w:cs="Times New Roman"/>
        </w:rPr>
        <w:t>S</w:t>
      </w:r>
      <w:r w:rsidR="00141523" w:rsidRPr="00FA5849">
        <w:rPr>
          <w:rFonts w:ascii="Times New Roman" w:hAnsi="Times New Roman" w:cs="Times New Roman"/>
        </w:rPr>
        <w:t>tatistical analyses were performed using R Version 3.5.2.2</w:t>
      </w:r>
      <w:r w:rsidR="00C70C5E" w:rsidRPr="00FA584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"/>
          <w:id w:val="980805978"/>
          <w:placeholder>
            <w:docPart w:val="DefaultPlaceholder_-1854013440"/>
          </w:placeholder>
        </w:sdtPr>
        <w:sdtContent>
          <w:r w:rsidR="00C45C2B" w:rsidRPr="00FA5849">
            <w:rPr>
              <w:rFonts w:ascii="Times New Roman" w:hAnsi="Times New Roman" w:cs="Times New Roman"/>
              <w:color w:val="000000"/>
            </w:rPr>
            <w:t>(14)</w:t>
          </w:r>
        </w:sdtContent>
      </w:sdt>
      <w:r w:rsidR="00C70C5E" w:rsidRPr="00FA5849">
        <w:rPr>
          <w:rFonts w:ascii="Times New Roman" w:hAnsi="Times New Roman" w:cs="Times New Roman"/>
        </w:rPr>
        <w:t>.</w:t>
      </w:r>
    </w:p>
    <w:p w14:paraId="6DFCBA04" w14:textId="77777777" w:rsidR="004E0E4F" w:rsidRPr="00FA5849" w:rsidRDefault="004E0E4F" w:rsidP="00323464">
      <w:pPr>
        <w:rPr>
          <w:rFonts w:ascii="Times New Roman" w:hAnsi="Times New Roman" w:cs="Times New Roman"/>
          <w:b/>
          <w:bCs/>
        </w:rPr>
      </w:pPr>
    </w:p>
    <w:p w14:paraId="7F907806" w14:textId="77777777" w:rsidR="00141523" w:rsidRPr="00FA5849" w:rsidRDefault="00141523">
      <w:pPr>
        <w:rPr>
          <w:rFonts w:ascii="Times New Roman" w:hAnsi="Times New Roman" w:cs="Times New Roman"/>
          <w:b/>
          <w:bCs/>
        </w:rPr>
      </w:pPr>
      <w:r w:rsidRPr="00FA5849">
        <w:rPr>
          <w:rFonts w:ascii="Times New Roman" w:hAnsi="Times New Roman" w:cs="Times New Roman"/>
          <w:b/>
          <w:bCs/>
        </w:rPr>
        <w:br w:type="page"/>
      </w:r>
    </w:p>
    <w:p w14:paraId="6C7A1BCF" w14:textId="57735BAA" w:rsidR="00323464" w:rsidRPr="00FA5849" w:rsidRDefault="008864CF" w:rsidP="00323464">
      <w:pPr>
        <w:rPr>
          <w:rFonts w:ascii="Times New Roman" w:hAnsi="Times New Roman" w:cs="Times New Roman"/>
          <w:b/>
          <w:bCs/>
        </w:rPr>
      </w:pPr>
      <w:r w:rsidRPr="00FA5849">
        <w:rPr>
          <w:rFonts w:ascii="Times New Roman" w:hAnsi="Times New Roman" w:cs="Times New Roman"/>
          <w:b/>
          <w:bCs/>
        </w:rPr>
        <w:lastRenderedPageBreak/>
        <w:t>Results</w:t>
      </w:r>
    </w:p>
    <w:p w14:paraId="0627AC5A" w14:textId="3138A4A0" w:rsidR="00C92A00" w:rsidRPr="00FA5849" w:rsidRDefault="00ED3546" w:rsidP="00CD497B">
      <w:pPr>
        <w:rPr>
          <w:rFonts w:ascii="Times New Roman" w:hAnsi="Times New Roman" w:cs="Times New Roman"/>
        </w:rPr>
      </w:pPr>
      <w:r w:rsidRPr="00FA5849">
        <w:rPr>
          <w:rFonts w:ascii="Times New Roman" w:hAnsi="Times New Roman" w:cs="Times New Roman"/>
        </w:rPr>
        <w:t xml:space="preserve">Between 1 January and 31 December 2024, </w:t>
      </w:r>
      <w:r w:rsidR="001A4273" w:rsidRPr="00FA5849">
        <w:rPr>
          <w:rFonts w:ascii="Times New Roman" w:hAnsi="Times New Roman" w:cs="Times New Roman"/>
        </w:rPr>
        <w:t xml:space="preserve">a </w:t>
      </w:r>
      <w:r w:rsidR="00CD497B" w:rsidRPr="00FA5849">
        <w:rPr>
          <w:rFonts w:ascii="Times New Roman" w:hAnsi="Times New Roman" w:cs="Times New Roman"/>
        </w:rPr>
        <w:t xml:space="preserve">staggering </w:t>
      </w:r>
      <w:ins w:id="11" w:author="Mohammad Nayeem Hasan" w:date="2025-01-23T00:52:00Z" w16du:dateUtc="2025-01-22T18:52:00Z">
        <w:r w:rsidR="00BE01FA" w:rsidRPr="008522F8">
          <w:rPr>
            <w:rFonts w:ascii="Times New Roman" w:hAnsi="Times New Roman" w:cs="Times New Roman"/>
            <w:highlight w:val="yellow"/>
            <w:rPrChange w:id="12" w:author="Mohammad Nayeem Hasan" w:date="2025-01-23T00:54:00Z" w16du:dateUtc="2025-01-22T18:54:00Z">
              <w:rPr>
                <w:rFonts w:ascii="Times New Roman" w:hAnsi="Times New Roman" w:cs="Times New Roman"/>
              </w:rPr>
            </w:rPrChange>
          </w:rPr>
          <w:t>14,284,310</w:t>
        </w:r>
        <w:r w:rsidR="00BE01FA">
          <w:rPr>
            <w:rFonts w:ascii="Times New Roman" w:hAnsi="Times New Roman" w:cs="Times New Roman"/>
          </w:rPr>
          <w:t xml:space="preserve"> </w:t>
        </w:r>
      </w:ins>
      <w:del w:id="13" w:author="Mohammad Nayeem Hasan" w:date="2025-01-23T00:52:00Z" w16du:dateUtc="2025-01-22T18:52:00Z">
        <w:r w:rsidR="00CD497B" w:rsidRPr="00FA5849" w:rsidDel="00BE01FA">
          <w:rPr>
            <w:rFonts w:ascii="Times New Roman" w:hAnsi="Times New Roman" w:cs="Times New Roman"/>
          </w:rPr>
          <w:delText>13</w:delText>
        </w:r>
        <w:r w:rsidR="00A2046B" w:rsidRPr="00FA5849" w:rsidDel="00BE01FA">
          <w:rPr>
            <w:rFonts w:ascii="Times New Roman" w:hAnsi="Times New Roman" w:cs="Times New Roman"/>
          </w:rPr>
          <w:delText>,</w:delText>
        </w:r>
        <w:r w:rsidR="00CD497B" w:rsidRPr="00FA5849" w:rsidDel="00BE01FA">
          <w:rPr>
            <w:rFonts w:ascii="Times New Roman" w:hAnsi="Times New Roman" w:cs="Times New Roman"/>
          </w:rPr>
          <w:delText>291,975</w:delText>
        </w:r>
        <w:r w:rsidR="001A4273" w:rsidRPr="00FA5849" w:rsidDel="00BE01FA">
          <w:rPr>
            <w:rFonts w:ascii="Times New Roman" w:hAnsi="Times New Roman" w:cs="Times New Roman"/>
          </w:rPr>
          <w:delText xml:space="preserve"> </w:delText>
        </w:r>
      </w:del>
      <w:r w:rsidR="001A4273" w:rsidRPr="00FA5849">
        <w:rPr>
          <w:rFonts w:ascii="Times New Roman" w:hAnsi="Times New Roman" w:cs="Times New Roman"/>
        </w:rPr>
        <w:t>dengue cases were recorded</w:t>
      </w:r>
      <w:r w:rsidR="003F1810" w:rsidRPr="00FA5849">
        <w:rPr>
          <w:rFonts w:ascii="Times New Roman" w:hAnsi="Times New Roman" w:cs="Times New Roman"/>
        </w:rPr>
        <w:t xml:space="preserve"> worldwide</w:t>
      </w:r>
      <w:r w:rsidR="00CD497B" w:rsidRPr="00FA5849">
        <w:rPr>
          <w:rFonts w:ascii="Times New Roman" w:hAnsi="Times New Roman" w:cs="Times New Roman"/>
        </w:rPr>
        <w:t>.</w:t>
      </w:r>
      <w:r w:rsidR="00A2046B" w:rsidRPr="00FA5849">
        <w:rPr>
          <w:rFonts w:ascii="Times New Roman" w:hAnsi="Times New Roman" w:cs="Times New Roman"/>
        </w:rPr>
        <w:t xml:space="preserve"> </w:t>
      </w:r>
      <w:r w:rsidR="00421A47" w:rsidRPr="00FA5849">
        <w:rPr>
          <w:rFonts w:ascii="Times New Roman" w:hAnsi="Times New Roman" w:cs="Times New Roman"/>
        </w:rPr>
        <w:t xml:space="preserve">This is the </w:t>
      </w:r>
      <w:r w:rsidR="00F8755B" w:rsidRPr="00FA5849">
        <w:rPr>
          <w:rFonts w:ascii="Times New Roman" w:hAnsi="Times New Roman" w:cs="Times New Roman"/>
        </w:rPr>
        <w:t>highest-ever</w:t>
      </w:r>
      <w:r w:rsidR="0010010C" w:rsidRPr="00FA5849">
        <w:rPr>
          <w:rFonts w:ascii="Times New Roman" w:hAnsi="Times New Roman" w:cs="Times New Roman"/>
        </w:rPr>
        <w:t xml:space="preserve"> recorded </w:t>
      </w:r>
      <w:r w:rsidR="00F8755B" w:rsidRPr="00FA5849">
        <w:rPr>
          <w:rFonts w:ascii="Times New Roman" w:hAnsi="Times New Roman" w:cs="Times New Roman"/>
        </w:rPr>
        <w:t xml:space="preserve">dengue cases since </w:t>
      </w:r>
      <w:r w:rsidR="00C72898" w:rsidRPr="00FA5849">
        <w:rPr>
          <w:rFonts w:ascii="Times New Roman" w:hAnsi="Times New Roman" w:cs="Times New Roman"/>
        </w:rPr>
        <w:t xml:space="preserve">the </w:t>
      </w:r>
      <w:r w:rsidR="00F8755B" w:rsidRPr="00FA5849">
        <w:rPr>
          <w:rFonts w:ascii="Times New Roman" w:hAnsi="Times New Roman" w:cs="Times New Roman"/>
        </w:rPr>
        <w:t>global dengue recording system started.</w:t>
      </w:r>
      <w:r w:rsidR="00C72898" w:rsidRPr="00FA5849">
        <w:rPr>
          <w:rFonts w:ascii="Times New Roman" w:hAnsi="Times New Roman" w:cs="Times New Roman"/>
        </w:rPr>
        <w:t xml:space="preserve"> </w:t>
      </w:r>
      <w:r w:rsidR="00E91678" w:rsidRPr="00FA5849">
        <w:rPr>
          <w:rFonts w:ascii="Times New Roman" w:hAnsi="Times New Roman" w:cs="Times New Roman"/>
        </w:rPr>
        <w:t xml:space="preserve">This figure </w:t>
      </w:r>
      <w:r w:rsidR="00C92A00" w:rsidRPr="00FA5849">
        <w:rPr>
          <w:rFonts w:ascii="Times New Roman" w:hAnsi="Times New Roman" w:cs="Times New Roman"/>
        </w:rPr>
        <w:t xml:space="preserve">is </w:t>
      </w:r>
      <w:r w:rsidR="00E91678" w:rsidRPr="00FA5849">
        <w:rPr>
          <w:rFonts w:ascii="Times New Roman" w:hAnsi="Times New Roman" w:cs="Times New Roman"/>
        </w:rPr>
        <w:t xml:space="preserve">compared with the previous record in 2023 when </w:t>
      </w:r>
      <w:r w:rsidR="00C92A00" w:rsidRPr="00FA5849">
        <w:rPr>
          <w:rFonts w:ascii="Times New Roman" w:hAnsi="Times New Roman" w:cs="Times New Roman"/>
        </w:rPr>
        <w:t xml:space="preserve">6.8 million cases were recorded by WHO. </w:t>
      </w:r>
      <w:r w:rsidR="009402A0" w:rsidRPr="00FA5849">
        <w:rPr>
          <w:rFonts w:ascii="Times New Roman" w:hAnsi="Times New Roman" w:cs="Times New Roman"/>
          <w:highlight w:val="yellow"/>
        </w:rPr>
        <w:t xml:space="preserve">Compared to the cases recorded in </w:t>
      </w:r>
      <w:r w:rsidR="003F1810" w:rsidRPr="00FA5849">
        <w:rPr>
          <w:rFonts w:ascii="Times New Roman" w:hAnsi="Times New Roman" w:cs="Times New Roman"/>
          <w:highlight w:val="yellow"/>
        </w:rPr>
        <w:t>2014</w:t>
      </w:r>
      <w:r w:rsidR="00867007" w:rsidRPr="00FA5849">
        <w:rPr>
          <w:rFonts w:ascii="Times New Roman" w:hAnsi="Times New Roman" w:cs="Times New Roman"/>
          <w:highlight w:val="yellow"/>
        </w:rPr>
        <w:t xml:space="preserve"> (n=</w:t>
      </w:r>
      <w:ins w:id="14" w:author="Mohammad Nayeem Hasan" w:date="2025-01-23T00:50:00Z" w16du:dateUtc="2025-01-22T18:50:00Z">
        <w:r w:rsidR="005069A2">
          <w:rPr>
            <w:rFonts w:ascii="Times New Roman" w:hAnsi="Times New Roman" w:cs="Times New Roman"/>
            <w:highlight w:val="yellow"/>
          </w:rPr>
          <w:t>1206644</w:t>
        </w:r>
      </w:ins>
      <w:del w:id="15" w:author="Mohammad Nayeem Hasan" w:date="2025-01-23T00:49:00Z" w16du:dateUtc="2025-01-22T18:49:00Z">
        <w:r w:rsidR="003F1810" w:rsidRPr="00FA5849" w:rsidDel="005069A2">
          <w:rPr>
            <w:rFonts w:ascii="Times New Roman" w:hAnsi="Times New Roman" w:cs="Times New Roman"/>
            <w:highlight w:val="yellow"/>
          </w:rPr>
          <w:delText>XXXX</w:delText>
        </w:r>
      </w:del>
      <w:r w:rsidR="00867007" w:rsidRPr="00FA5849">
        <w:rPr>
          <w:rFonts w:ascii="Times New Roman" w:hAnsi="Times New Roman" w:cs="Times New Roman"/>
          <w:highlight w:val="yellow"/>
        </w:rPr>
        <w:t>)</w:t>
      </w:r>
      <w:r w:rsidR="009402A0" w:rsidRPr="00FA5849">
        <w:rPr>
          <w:rFonts w:ascii="Times New Roman" w:hAnsi="Times New Roman" w:cs="Times New Roman"/>
          <w:highlight w:val="yellow"/>
        </w:rPr>
        <w:t>,</w:t>
      </w:r>
      <w:r w:rsidR="002D2C6A" w:rsidRPr="00FA5849">
        <w:rPr>
          <w:rFonts w:ascii="Times New Roman" w:hAnsi="Times New Roman" w:cs="Times New Roman"/>
          <w:highlight w:val="yellow"/>
        </w:rPr>
        <w:t xml:space="preserve"> </w:t>
      </w:r>
      <w:r w:rsidR="00867007" w:rsidRPr="00FA5849">
        <w:rPr>
          <w:rFonts w:ascii="Times New Roman" w:hAnsi="Times New Roman" w:cs="Times New Roman"/>
          <w:highlight w:val="yellow"/>
        </w:rPr>
        <w:t xml:space="preserve">global </w:t>
      </w:r>
      <w:r w:rsidR="002D2C6A" w:rsidRPr="00FA5849">
        <w:rPr>
          <w:rFonts w:ascii="Times New Roman" w:hAnsi="Times New Roman" w:cs="Times New Roman"/>
          <w:highlight w:val="yellow"/>
        </w:rPr>
        <w:t xml:space="preserve">dengue fever has increased by </w:t>
      </w:r>
      <w:ins w:id="16" w:author="Mohammad Nayeem Hasan" w:date="2025-01-23T00:51:00Z" w16du:dateUtc="2025-01-22T18:51:00Z">
        <w:r w:rsidR="008F6D5B">
          <w:rPr>
            <w:rFonts w:ascii="Times New Roman" w:hAnsi="Times New Roman" w:cs="Times New Roman"/>
            <w:highlight w:val="yellow"/>
          </w:rPr>
          <w:t>12</w:t>
        </w:r>
      </w:ins>
      <w:del w:id="17" w:author="Mohammad Nayeem Hasan" w:date="2025-01-23T00:51:00Z" w16du:dateUtc="2025-01-22T18:51:00Z">
        <w:r w:rsidR="003F1810" w:rsidRPr="00FA5849" w:rsidDel="008F6D5B">
          <w:rPr>
            <w:rFonts w:ascii="Times New Roman" w:hAnsi="Times New Roman" w:cs="Times New Roman"/>
            <w:highlight w:val="yellow"/>
          </w:rPr>
          <w:delText>XX</w:delText>
        </w:r>
      </w:del>
      <w:r w:rsidR="00867007" w:rsidRPr="00FA5849">
        <w:rPr>
          <w:rFonts w:ascii="Times New Roman" w:hAnsi="Times New Roman" w:cs="Times New Roman"/>
          <w:highlight w:val="yellow"/>
        </w:rPr>
        <w:t xml:space="preserve"> times</w:t>
      </w:r>
      <w:r w:rsidR="002D2C6A" w:rsidRPr="00FA5849">
        <w:rPr>
          <w:rFonts w:ascii="Times New Roman" w:hAnsi="Times New Roman" w:cs="Times New Roman"/>
          <w:highlight w:val="yellow"/>
        </w:rPr>
        <w:t xml:space="preserve"> </w:t>
      </w:r>
      <w:r w:rsidR="00EF7DC8" w:rsidRPr="00FA5849">
        <w:rPr>
          <w:rFonts w:ascii="Times New Roman" w:hAnsi="Times New Roman" w:cs="Times New Roman"/>
          <w:highlight w:val="yellow"/>
        </w:rPr>
        <w:t>in 2024</w:t>
      </w:r>
      <w:r w:rsidR="00D42EBE" w:rsidRPr="00FA5849">
        <w:rPr>
          <w:rFonts w:ascii="Times New Roman" w:hAnsi="Times New Roman" w:cs="Times New Roman"/>
        </w:rPr>
        <w:t xml:space="preserve"> </w:t>
      </w:r>
      <w:r w:rsidR="00D42EBE" w:rsidRPr="00FA5849">
        <w:rPr>
          <w:rFonts w:ascii="Times New Roman" w:hAnsi="Times New Roman" w:cs="Times New Roman"/>
          <w:b/>
          <w:bCs/>
        </w:rPr>
        <w:t>(Fig 1)</w:t>
      </w:r>
      <w:r w:rsidR="00EF7DC8" w:rsidRPr="00FA5849">
        <w:rPr>
          <w:rFonts w:ascii="Times New Roman" w:hAnsi="Times New Roman" w:cs="Times New Roman"/>
        </w:rPr>
        <w:t xml:space="preserve">. </w:t>
      </w:r>
      <w:r w:rsidR="009402A0" w:rsidRPr="00FA5849">
        <w:rPr>
          <w:rFonts w:ascii="Times New Roman" w:hAnsi="Times New Roman" w:cs="Times New Roman"/>
        </w:rPr>
        <w:t xml:space="preserve"> </w:t>
      </w:r>
      <w:r w:rsidR="00C92A00" w:rsidRPr="00FA5849">
        <w:rPr>
          <w:rFonts w:ascii="Times New Roman" w:hAnsi="Times New Roman" w:cs="Times New Roman"/>
        </w:rPr>
        <w:t xml:space="preserve"> </w:t>
      </w:r>
    </w:p>
    <w:p w14:paraId="1C0C59AB" w14:textId="6478666F" w:rsidR="0099063C" w:rsidRPr="00FA5849" w:rsidRDefault="00AA1B66" w:rsidP="00892368">
      <w:pPr>
        <w:rPr>
          <w:rFonts w:ascii="Times New Roman" w:hAnsi="Times New Roman" w:cs="Times New Roman"/>
        </w:rPr>
      </w:pPr>
      <w:r w:rsidRPr="00FA5849">
        <w:rPr>
          <w:rFonts w:ascii="Times New Roman" w:hAnsi="Times New Roman" w:cs="Times New Roman"/>
        </w:rPr>
        <w:t>The year</w:t>
      </w:r>
      <w:r w:rsidR="00D42EBE" w:rsidRPr="00FA5849">
        <w:rPr>
          <w:rFonts w:ascii="Times New Roman" w:hAnsi="Times New Roman" w:cs="Times New Roman"/>
        </w:rPr>
        <w:t xml:space="preserve"> 2024 also </w:t>
      </w:r>
      <w:r w:rsidRPr="00FA5849">
        <w:rPr>
          <w:rFonts w:ascii="Times New Roman" w:hAnsi="Times New Roman" w:cs="Times New Roman"/>
        </w:rPr>
        <w:t>recorded higher high</w:t>
      </w:r>
      <w:r w:rsidR="002D07AF" w:rsidRPr="00FA5849">
        <w:rPr>
          <w:rFonts w:ascii="Times New Roman" w:hAnsi="Times New Roman" w:cs="Times New Roman"/>
        </w:rPr>
        <w:t>est number of deaths since the recording system was available</w:t>
      </w:r>
      <w:r w:rsidR="00D42EBE" w:rsidRPr="00FA5849">
        <w:rPr>
          <w:rFonts w:ascii="Times New Roman" w:hAnsi="Times New Roman" w:cs="Times New Roman"/>
        </w:rPr>
        <w:t xml:space="preserve"> with </w:t>
      </w:r>
      <w:ins w:id="18" w:author="Mohammad Nayeem Hasan" w:date="2025-01-23T00:54:00Z" w16du:dateUtc="2025-01-22T18:54:00Z">
        <w:r w:rsidR="008522F8" w:rsidRPr="008522F8">
          <w:rPr>
            <w:rFonts w:ascii="Times New Roman" w:hAnsi="Times New Roman" w:cs="Times New Roman"/>
            <w:highlight w:val="yellow"/>
            <w:rPrChange w:id="19" w:author="Mohammad Nayeem Hasan" w:date="2025-01-23T00:54:00Z" w16du:dateUtc="2025-01-22T18:54:00Z">
              <w:rPr>
                <w:rFonts w:ascii="Times New Roman" w:hAnsi="Times New Roman" w:cs="Times New Roman"/>
              </w:rPr>
            </w:rPrChange>
          </w:rPr>
          <w:t>10,554</w:t>
        </w:r>
      </w:ins>
      <w:del w:id="20" w:author="Mohammad Nayeem Hasan" w:date="2025-01-23T00:54:00Z" w16du:dateUtc="2025-01-22T18:54:00Z">
        <w:r w:rsidR="00C8443F" w:rsidRPr="00FA5849" w:rsidDel="008522F8">
          <w:rPr>
            <w:rFonts w:ascii="Times New Roman" w:hAnsi="Times New Roman" w:cs="Times New Roman"/>
          </w:rPr>
          <w:delText>9,990</w:delText>
        </w:r>
      </w:del>
      <w:r w:rsidR="00D42EBE" w:rsidRPr="00FA5849">
        <w:rPr>
          <w:rFonts w:ascii="Times New Roman" w:hAnsi="Times New Roman" w:cs="Times New Roman"/>
        </w:rPr>
        <w:t xml:space="preserve"> fatalities</w:t>
      </w:r>
      <w:r w:rsidR="002D07AF" w:rsidRPr="00FA5849">
        <w:rPr>
          <w:rFonts w:ascii="Times New Roman" w:hAnsi="Times New Roman" w:cs="Times New Roman"/>
        </w:rPr>
        <w:t xml:space="preserve"> resulting in a case-fatality ratio of 0.</w:t>
      </w:r>
      <w:r w:rsidR="00C56848" w:rsidRPr="00FA5849">
        <w:rPr>
          <w:rFonts w:ascii="Times New Roman" w:hAnsi="Times New Roman" w:cs="Times New Roman"/>
        </w:rPr>
        <w:t>0</w:t>
      </w:r>
      <w:r w:rsidR="00C8443F" w:rsidRPr="00FA5849">
        <w:rPr>
          <w:rFonts w:ascii="Times New Roman" w:hAnsi="Times New Roman" w:cs="Times New Roman"/>
        </w:rPr>
        <w:t>7</w:t>
      </w:r>
      <w:r w:rsidR="002D07AF" w:rsidRPr="00FA5849">
        <w:rPr>
          <w:rFonts w:ascii="Times New Roman" w:hAnsi="Times New Roman" w:cs="Times New Roman"/>
        </w:rPr>
        <w:t xml:space="preserve">%. </w:t>
      </w:r>
      <w:r w:rsidR="00275B44" w:rsidRPr="00FA5849">
        <w:rPr>
          <w:rFonts w:ascii="Times New Roman" w:hAnsi="Times New Roman" w:cs="Times New Roman"/>
        </w:rPr>
        <w:t xml:space="preserve">The </w:t>
      </w:r>
      <w:r w:rsidR="00C174AB" w:rsidRPr="00FA5849">
        <w:rPr>
          <w:rFonts w:ascii="Times New Roman" w:hAnsi="Times New Roman" w:cs="Times New Roman"/>
        </w:rPr>
        <w:t>death</w:t>
      </w:r>
      <w:r w:rsidR="00892368" w:rsidRPr="00FA5849">
        <w:rPr>
          <w:rFonts w:ascii="Times New Roman" w:hAnsi="Times New Roman" w:cs="Times New Roman"/>
        </w:rPr>
        <w:t xml:space="preserve"> toll in 2024 is </w:t>
      </w:r>
      <w:ins w:id="21" w:author="Mohammad Nayeem Hasan" w:date="2025-01-23T00:55:00Z" w16du:dateUtc="2025-01-22T18:55:00Z">
        <w:r w:rsidR="008522F8">
          <w:rPr>
            <w:rFonts w:ascii="Times New Roman" w:hAnsi="Times New Roman" w:cs="Times New Roman"/>
            <w:highlight w:val="yellow"/>
          </w:rPr>
          <w:t>15</w:t>
        </w:r>
      </w:ins>
      <w:del w:id="22" w:author="Mohammad Nayeem Hasan" w:date="2025-01-23T00:55:00Z" w16du:dateUtc="2025-01-22T18:55:00Z">
        <w:r w:rsidR="000B5882" w:rsidRPr="00FA5849" w:rsidDel="008522F8">
          <w:rPr>
            <w:rFonts w:ascii="Times New Roman" w:hAnsi="Times New Roman" w:cs="Times New Roman"/>
            <w:highlight w:val="yellow"/>
          </w:rPr>
          <w:delText>XX</w:delText>
        </w:r>
      </w:del>
      <w:r w:rsidR="000B5882" w:rsidRPr="00FA5849">
        <w:rPr>
          <w:rFonts w:ascii="Times New Roman" w:hAnsi="Times New Roman" w:cs="Times New Roman"/>
          <w:highlight w:val="yellow"/>
        </w:rPr>
        <w:t xml:space="preserve"> times</w:t>
      </w:r>
      <w:r w:rsidR="00892368" w:rsidRPr="00FA5849">
        <w:rPr>
          <w:rFonts w:ascii="Times New Roman" w:hAnsi="Times New Roman" w:cs="Times New Roman"/>
        </w:rPr>
        <w:t xml:space="preserve"> higher than the recorded deaths in 20</w:t>
      </w:r>
      <w:r w:rsidR="00C174AB" w:rsidRPr="00FA5849">
        <w:rPr>
          <w:rFonts w:ascii="Times New Roman" w:hAnsi="Times New Roman" w:cs="Times New Roman"/>
        </w:rPr>
        <w:t>14</w:t>
      </w:r>
      <w:r w:rsidR="00892368" w:rsidRPr="00FA5849">
        <w:rPr>
          <w:rFonts w:ascii="Times New Roman" w:hAnsi="Times New Roman" w:cs="Times New Roman"/>
        </w:rPr>
        <w:t xml:space="preserve"> </w:t>
      </w:r>
      <w:r w:rsidR="00892368" w:rsidRPr="00FA5849">
        <w:rPr>
          <w:rFonts w:ascii="Times New Roman" w:hAnsi="Times New Roman" w:cs="Times New Roman"/>
          <w:highlight w:val="yellow"/>
        </w:rPr>
        <w:t>(n=</w:t>
      </w:r>
      <w:ins w:id="23" w:author="Mohammad Nayeem Hasan" w:date="2025-01-23T00:55:00Z" w16du:dateUtc="2025-01-22T18:55:00Z">
        <w:r w:rsidR="008522F8">
          <w:rPr>
            <w:rFonts w:ascii="Times New Roman" w:hAnsi="Times New Roman" w:cs="Times New Roman"/>
            <w:highlight w:val="yellow"/>
          </w:rPr>
          <w:t>683</w:t>
        </w:r>
      </w:ins>
      <w:del w:id="24" w:author="Mohammad Nayeem Hasan" w:date="2025-01-23T00:55:00Z" w16du:dateUtc="2025-01-22T18:55:00Z">
        <w:r w:rsidR="00C174AB" w:rsidRPr="00FA5849" w:rsidDel="008522F8">
          <w:rPr>
            <w:rFonts w:ascii="Times New Roman" w:hAnsi="Times New Roman" w:cs="Times New Roman"/>
            <w:highlight w:val="yellow"/>
          </w:rPr>
          <w:delText>xxx</w:delText>
        </w:r>
      </w:del>
      <w:r w:rsidR="00892368" w:rsidRPr="00FA5849">
        <w:rPr>
          <w:rFonts w:ascii="Times New Roman" w:hAnsi="Times New Roman" w:cs="Times New Roman"/>
          <w:highlight w:val="yellow"/>
        </w:rPr>
        <w:t>)</w:t>
      </w:r>
      <w:r w:rsidR="00892368" w:rsidRPr="00FA5849">
        <w:rPr>
          <w:rFonts w:ascii="Times New Roman" w:hAnsi="Times New Roman" w:cs="Times New Roman"/>
        </w:rPr>
        <w:t xml:space="preserve"> </w:t>
      </w:r>
      <w:r w:rsidR="00D42EBE" w:rsidRPr="00FA5849">
        <w:rPr>
          <w:rFonts w:ascii="Times New Roman" w:hAnsi="Times New Roman" w:cs="Times New Roman"/>
          <w:b/>
          <w:bCs/>
        </w:rPr>
        <w:t>(Fig 1)</w:t>
      </w:r>
      <w:r w:rsidR="00D42EBE" w:rsidRPr="00FA5849">
        <w:rPr>
          <w:rFonts w:ascii="Times New Roman" w:hAnsi="Times New Roman" w:cs="Times New Roman"/>
        </w:rPr>
        <w:t>.</w:t>
      </w:r>
    </w:p>
    <w:p w14:paraId="34809378" w14:textId="6AB6E12A" w:rsidR="0099063C" w:rsidRPr="00FA5849" w:rsidDel="00796CFC" w:rsidRDefault="0099063C" w:rsidP="00892368">
      <w:pPr>
        <w:rPr>
          <w:del w:id="25" w:author="Najmul Haider" w:date="2025-01-18T18:31:00Z" w16du:dateUtc="2025-01-18T18:31:00Z"/>
          <w:rFonts w:ascii="Times New Roman" w:hAnsi="Times New Roman" w:cs="Times New Roman"/>
        </w:rPr>
      </w:pPr>
    </w:p>
    <w:p w14:paraId="42BA266B" w14:textId="39527819" w:rsidR="00D42EBE" w:rsidRPr="00FA5849" w:rsidDel="00796CFC" w:rsidRDefault="000B5882" w:rsidP="00892368">
      <w:pPr>
        <w:rPr>
          <w:del w:id="26" w:author="Najmul Haider" w:date="2025-01-18T18:31:00Z" w16du:dateUtc="2025-01-18T18:31:00Z"/>
          <w:rFonts w:ascii="Times New Roman" w:hAnsi="Times New Roman" w:cs="Times New Roman"/>
        </w:rPr>
      </w:pPr>
      <w:del w:id="27" w:author="Najmul Haider" w:date="2025-01-18T18:31:00Z" w16du:dateUtc="2025-01-18T18:31:00Z">
        <w:r w:rsidRPr="00FA5849" w:rsidDel="00796CFC">
          <w:rPr>
            <w:rFonts w:ascii="Times New Roman" w:hAnsi="Times New Roman" w:cs="Times New Roman"/>
          </w:rPr>
          <w:delText>The WHO region for Pan</w:delText>
        </w:r>
        <w:r w:rsidR="00F100E2" w:rsidRPr="00FA5849" w:rsidDel="00796CFC">
          <w:rPr>
            <w:rFonts w:ascii="Times New Roman" w:hAnsi="Times New Roman" w:cs="Times New Roman"/>
          </w:rPr>
          <w:delText xml:space="preserve"> American Health Organization (PAHO) </w:delText>
        </w:r>
        <w:r w:rsidR="00ED6D06" w:rsidRPr="00FA5849" w:rsidDel="00796CFC">
          <w:rPr>
            <w:rFonts w:ascii="Times New Roman" w:hAnsi="Times New Roman" w:cs="Times New Roman"/>
          </w:rPr>
          <w:delText xml:space="preserve">reported a total of </w:delText>
        </w:r>
        <w:r w:rsidR="00ED6D06" w:rsidRPr="00FA5849" w:rsidDel="00796CFC">
          <w:rPr>
            <w:rFonts w:ascii="Times New Roman" w:hAnsi="Times New Roman" w:cs="Times New Roman"/>
            <w:highlight w:val="yellow"/>
          </w:rPr>
          <w:delText>XXXX</w:delText>
        </w:r>
        <w:r w:rsidR="00ED6D06" w:rsidRPr="00FA5849" w:rsidDel="00796CFC">
          <w:rPr>
            <w:rFonts w:ascii="Times New Roman" w:hAnsi="Times New Roman" w:cs="Times New Roman"/>
          </w:rPr>
          <w:delText xml:space="preserve"> cases </w:delText>
        </w:r>
        <w:r w:rsidR="0099063C" w:rsidRPr="00FA5849" w:rsidDel="00796CFC">
          <w:rPr>
            <w:rFonts w:ascii="Times New Roman" w:hAnsi="Times New Roman" w:cs="Times New Roman"/>
          </w:rPr>
          <w:delText xml:space="preserve">and </w:delText>
        </w:r>
        <w:r w:rsidR="0099063C" w:rsidRPr="00FA5849" w:rsidDel="00796CFC">
          <w:rPr>
            <w:rFonts w:ascii="Times New Roman" w:hAnsi="Times New Roman" w:cs="Times New Roman"/>
            <w:highlight w:val="yellow"/>
          </w:rPr>
          <w:delText>yy deaths</w:delText>
        </w:r>
        <w:r w:rsidR="0099063C" w:rsidRPr="00FA5849" w:rsidDel="00796CFC">
          <w:rPr>
            <w:rFonts w:ascii="Times New Roman" w:hAnsi="Times New Roman" w:cs="Times New Roman"/>
          </w:rPr>
          <w:delText xml:space="preserve"> </w:delText>
        </w:r>
        <w:r w:rsidR="00ED6D06" w:rsidRPr="00FA5849" w:rsidDel="00796CFC">
          <w:rPr>
            <w:rFonts w:ascii="Times New Roman" w:hAnsi="Times New Roman" w:cs="Times New Roman"/>
          </w:rPr>
          <w:delText xml:space="preserve">while </w:delText>
        </w:r>
        <w:r w:rsidR="00E1456B" w:rsidRPr="00FA5849" w:rsidDel="00796CFC">
          <w:rPr>
            <w:rFonts w:ascii="Times New Roman" w:hAnsi="Times New Roman" w:cs="Times New Roman"/>
          </w:rPr>
          <w:delText xml:space="preserve">the </w:delText>
        </w:r>
        <w:r w:rsidR="00871E79" w:rsidRPr="00FA5849" w:rsidDel="00796CFC">
          <w:rPr>
            <w:rFonts w:ascii="Times New Roman" w:hAnsi="Times New Roman" w:cs="Times New Roman"/>
          </w:rPr>
          <w:delText>S</w:delText>
        </w:r>
        <w:r w:rsidR="00CB2C1E" w:rsidRPr="00FA5849" w:rsidDel="00796CFC">
          <w:rPr>
            <w:rFonts w:ascii="Times New Roman" w:hAnsi="Times New Roman" w:cs="Times New Roman"/>
          </w:rPr>
          <w:delText>outh-East Asian</w:delText>
        </w:r>
        <w:r w:rsidR="00871E79" w:rsidRPr="00FA5849" w:rsidDel="00796CFC">
          <w:rPr>
            <w:rFonts w:ascii="Times New Roman" w:hAnsi="Times New Roman" w:cs="Times New Roman"/>
          </w:rPr>
          <w:delText xml:space="preserve"> region reported </w:delText>
        </w:r>
        <w:r w:rsidR="00871E79" w:rsidRPr="00FA5849" w:rsidDel="00796CFC">
          <w:rPr>
            <w:rFonts w:ascii="Times New Roman" w:hAnsi="Times New Roman" w:cs="Times New Roman"/>
            <w:highlight w:val="yellow"/>
          </w:rPr>
          <w:delText>XXX</w:delText>
        </w:r>
        <w:r w:rsidR="00871E79" w:rsidRPr="00FA5849" w:rsidDel="00796CFC">
          <w:rPr>
            <w:rFonts w:ascii="Times New Roman" w:hAnsi="Times New Roman" w:cs="Times New Roman"/>
          </w:rPr>
          <w:delText xml:space="preserve"> cases, </w:delText>
        </w:r>
        <w:r w:rsidR="00F35DD1" w:rsidRPr="00FA5849" w:rsidDel="00796CFC">
          <w:rPr>
            <w:rFonts w:ascii="Times New Roman" w:hAnsi="Times New Roman" w:cs="Times New Roman"/>
          </w:rPr>
          <w:delText xml:space="preserve">the </w:delText>
        </w:r>
        <w:r w:rsidR="00871E79" w:rsidRPr="00FA5849" w:rsidDel="00796CFC">
          <w:rPr>
            <w:rFonts w:ascii="Times New Roman" w:hAnsi="Times New Roman" w:cs="Times New Roman"/>
          </w:rPr>
          <w:delText>African region</w:delText>
        </w:r>
        <w:r w:rsidR="00F35DD1" w:rsidRPr="00FA5849" w:rsidDel="00796CFC">
          <w:rPr>
            <w:rFonts w:ascii="Times New Roman" w:hAnsi="Times New Roman" w:cs="Times New Roman"/>
          </w:rPr>
          <w:delText xml:space="preserve"> reported </w:delText>
        </w:r>
        <w:r w:rsidR="00CB2C1E" w:rsidRPr="00FA5849" w:rsidDel="00796CFC">
          <w:rPr>
            <w:rFonts w:ascii="Times New Roman" w:hAnsi="Times New Roman" w:cs="Times New Roman"/>
            <w:highlight w:val="yellow"/>
          </w:rPr>
          <w:delText>xx</w:delText>
        </w:r>
        <w:r w:rsidR="00F35DD1" w:rsidRPr="00FA5849" w:rsidDel="00796CFC">
          <w:rPr>
            <w:rFonts w:ascii="Times New Roman" w:hAnsi="Times New Roman" w:cs="Times New Roman"/>
            <w:highlight w:val="yellow"/>
          </w:rPr>
          <w:delText xml:space="preserve"> cases</w:delText>
        </w:r>
        <w:r w:rsidR="00F35DD1" w:rsidRPr="00FA5849" w:rsidDel="00796CFC">
          <w:rPr>
            <w:rFonts w:ascii="Times New Roman" w:hAnsi="Times New Roman" w:cs="Times New Roman"/>
          </w:rPr>
          <w:delText xml:space="preserve">, </w:delText>
        </w:r>
        <w:r w:rsidR="00CB2C1E" w:rsidRPr="00FA5849" w:rsidDel="00796CFC">
          <w:rPr>
            <w:rFonts w:ascii="Times New Roman" w:hAnsi="Times New Roman" w:cs="Times New Roman"/>
          </w:rPr>
          <w:delText xml:space="preserve">the </w:delText>
        </w:r>
        <w:r w:rsidR="001D354D" w:rsidRPr="00FA5849" w:rsidDel="00796CFC">
          <w:rPr>
            <w:rFonts w:ascii="Times New Roman" w:hAnsi="Times New Roman" w:cs="Times New Roman"/>
          </w:rPr>
          <w:delText>E</w:delText>
        </w:r>
        <w:r w:rsidR="00DD3E92" w:rsidRPr="00FA5849" w:rsidDel="00796CFC">
          <w:rPr>
            <w:rFonts w:ascii="Times New Roman" w:hAnsi="Times New Roman" w:cs="Times New Roman"/>
          </w:rPr>
          <w:delText xml:space="preserve">astern </w:delText>
        </w:r>
        <w:r w:rsidR="001D354D" w:rsidRPr="00FA5849" w:rsidDel="00796CFC">
          <w:rPr>
            <w:rFonts w:ascii="Times New Roman" w:hAnsi="Times New Roman" w:cs="Times New Roman"/>
          </w:rPr>
          <w:delText>M</w:delText>
        </w:r>
        <w:r w:rsidR="00DD3E92" w:rsidRPr="00FA5849" w:rsidDel="00796CFC">
          <w:rPr>
            <w:rFonts w:ascii="Times New Roman" w:hAnsi="Times New Roman" w:cs="Times New Roman"/>
          </w:rPr>
          <w:delText>editerranean region</w:delText>
        </w:r>
        <w:r w:rsidR="001D354D" w:rsidRPr="00FA5849" w:rsidDel="00796CFC">
          <w:rPr>
            <w:rFonts w:ascii="Times New Roman" w:hAnsi="Times New Roman" w:cs="Times New Roman"/>
          </w:rPr>
          <w:delText xml:space="preserve"> reported </w:delText>
        </w:r>
        <w:r w:rsidR="00DD3E92" w:rsidRPr="00FA5849" w:rsidDel="00796CFC">
          <w:rPr>
            <w:rFonts w:ascii="Times New Roman" w:hAnsi="Times New Roman" w:cs="Times New Roman"/>
            <w:highlight w:val="yellow"/>
          </w:rPr>
          <w:delText>xx</w:delText>
        </w:r>
        <w:r w:rsidR="001D354D" w:rsidRPr="00FA5849" w:rsidDel="00796CFC">
          <w:rPr>
            <w:rFonts w:ascii="Times New Roman" w:hAnsi="Times New Roman" w:cs="Times New Roman"/>
            <w:highlight w:val="yellow"/>
          </w:rPr>
          <w:delText xml:space="preserve"> cases</w:delText>
        </w:r>
        <w:r w:rsidR="001D354D" w:rsidRPr="00FA5849" w:rsidDel="00796CFC">
          <w:rPr>
            <w:rFonts w:ascii="Times New Roman" w:hAnsi="Times New Roman" w:cs="Times New Roman"/>
          </w:rPr>
          <w:delText xml:space="preserve"> and </w:delText>
        </w:r>
        <w:r w:rsidR="00E1456B" w:rsidRPr="00FA5849" w:rsidDel="00796CFC">
          <w:rPr>
            <w:rFonts w:ascii="Times New Roman" w:hAnsi="Times New Roman" w:cs="Times New Roman"/>
          </w:rPr>
          <w:delText xml:space="preserve">the </w:delText>
        </w:r>
        <w:r w:rsidR="00DD3E92" w:rsidRPr="00FA5849" w:rsidDel="00796CFC">
          <w:rPr>
            <w:rFonts w:ascii="Times New Roman" w:hAnsi="Times New Roman" w:cs="Times New Roman"/>
          </w:rPr>
          <w:delText xml:space="preserve">Western Pacific </w:delText>
        </w:r>
        <w:r w:rsidR="00CB2C1E" w:rsidRPr="00FA5849" w:rsidDel="00796CFC">
          <w:rPr>
            <w:rFonts w:ascii="Times New Roman" w:hAnsi="Times New Roman" w:cs="Times New Roman"/>
          </w:rPr>
          <w:delText>regi</w:delText>
        </w:r>
        <w:r w:rsidR="00DD3E92" w:rsidRPr="00FA5849" w:rsidDel="00796CFC">
          <w:rPr>
            <w:rFonts w:ascii="Times New Roman" w:hAnsi="Times New Roman" w:cs="Times New Roman"/>
          </w:rPr>
          <w:delText>o</w:delText>
        </w:r>
        <w:r w:rsidR="00CB2C1E" w:rsidRPr="00FA5849" w:rsidDel="00796CFC">
          <w:rPr>
            <w:rFonts w:ascii="Times New Roman" w:hAnsi="Times New Roman" w:cs="Times New Roman"/>
          </w:rPr>
          <w:delText xml:space="preserve">n reported </w:delText>
        </w:r>
        <w:r w:rsidR="00CB2C1E" w:rsidRPr="00FA5849" w:rsidDel="00796CFC">
          <w:rPr>
            <w:rFonts w:ascii="Times New Roman" w:hAnsi="Times New Roman" w:cs="Times New Roman"/>
            <w:highlight w:val="yellow"/>
          </w:rPr>
          <w:delText>XX cases</w:delText>
        </w:r>
        <w:r w:rsidR="00CE37AC" w:rsidRPr="00FA5849" w:rsidDel="00796CFC">
          <w:rPr>
            <w:rFonts w:ascii="Times New Roman" w:hAnsi="Times New Roman" w:cs="Times New Roman"/>
            <w:highlight w:val="yellow"/>
          </w:rPr>
          <w:delText xml:space="preserve"> (Table 1)</w:delText>
        </w:r>
        <w:r w:rsidR="00DD3E92" w:rsidRPr="00FA5849" w:rsidDel="00796CFC">
          <w:rPr>
            <w:rFonts w:ascii="Times New Roman" w:hAnsi="Times New Roman" w:cs="Times New Roman"/>
            <w:highlight w:val="yellow"/>
          </w:rPr>
          <w:delText>.</w:delText>
        </w:r>
        <w:r w:rsidR="00DD3E92" w:rsidRPr="00FA5849" w:rsidDel="00796CFC">
          <w:rPr>
            <w:rFonts w:ascii="Times New Roman" w:hAnsi="Times New Roman" w:cs="Times New Roman"/>
          </w:rPr>
          <w:delText xml:space="preserve"> </w:delText>
        </w:r>
        <w:r w:rsidR="00CB2C1E" w:rsidRPr="00FA5849" w:rsidDel="00796CFC">
          <w:rPr>
            <w:rFonts w:ascii="Times New Roman" w:hAnsi="Times New Roman" w:cs="Times New Roman"/>
          </w:rPr>
          <w:delText xml:space="preserve"> </w:delText>
        </w:r>
        <w:r w:rsidR="001D354D" w:rsidRPr="00FA5849" w:rsidDel="00796CFC">
          <w:rPr>
            <w:rFonts w:ascii="Times New Roman" w:hAnsi="Times New Roman" w:cs="Times New Roman"/>
          </w:rPr>
          <w:delText xml:space="preserve">  </w:delText>
        </w:r>
      </w:del>
    </w:p>
    <w:p w14:paraId="4EF4C0B3" w14:textId="77777777" w:rsidR="005D325E" w:rsidRPr="00FA5849" w:rsidRDefault="005D325E" w:rsidP="00892368">
      <w:pPr>
        <w:rPr>
          <w:rFonts w:ascii="Times New Roman" w:hAnsi="Times New Roman" w:cs="Times New Roman"/>
        </w:rPr>
      </w:pPr>
    </w:p>
    <w:p w14:paraId="52052E06" w14:textId="7A60A22C" w:rsidR="00CD497B" w:rsidRPr="00FA5849" w:rsidRDefault="00CD497B" w:rsidP="00CD497B">
      <w:pPr>
        <w:rPr>
          <w:rFonts w:ascii="Times New Roman" w:hAnsi="Times New Roman" w:cs="Times New Roman"/>
        </w:rPr>
      </w:pPr>
    </w:p>
    <w:p w14:paraId="135D6777" w14:textId="77777777" w:rsidR="00CD497B" w:rsidRPr="00FA5849" w:rsidRDefault="00CD497B" w:rsidP="00323464">
      <w:pPr>
        <w:rPr>
          <w:rFonts w:ascii="Times New Roman" w:hAnsi="Times New Roman" w:cs="Times New Roman"/>
          <w:b/>
          <w:bCs/>
        </w:rPr>
      </w:pPr>
    </w:p>
    <w:p w14:paraId="7E380AC9" w14:textId="77777777" w:rsidR="00CD497B" w:rsidRPr="00FA5849" w:rsidRDefault="00CD497B" w:rsidP="00323464">
      <w:pPr>
        <w:rPr>
          <w:rFonts w:ascii="Times New Roman" w:hAnsi="Times New Roman" w:cs="Times New Roman"/>
          <w:b/>
          <w:bCs/>
        </w:rPr>
      </w:pPr>
    </w:p>
    <w:p w14:paraId="7855F45E" w14:textId="647E8531" w:rsidR="00323464" w:rsidRPr="00FA5849" w:rsidRDefault="00BB5091" w:rsidP="00E73838">
      <w:pPr>
        <w:jc w:val="center"/>
        <w:rPr>
          <w:rFonts w:ascii="Times New Roman" w:hAnsi="Times New Roman" w:cs="Times New Roman"/>
        </w:rPr>
      </w:pPr>
      <w:del w:id="28" w:author="Mohammad Nayeem Hasan" w:date="2025-01-23T20:50:00Z" w16du:dateUtc="2025-01-23T14:50:00Z">
        <w:r w:rsidRPr="00FA5849" w:rsidDel="00820562">
          <w:rPr>
            <w:rFonts w:ascii="Times New Roman" w:hAnsi="Times New Roman" w:cs="Times New Roman"/>
            <w:noProof/>
          </w:rPr>
          <w:drawing>
            <wp:inline distT="0" distB="0" distL="0" distR="0" wp14:anchorId="14368507" wp14:editId="5C6ED3F6">
              <wp:extent cx="5943600" cy="3962400"/>
              <wp:effectExtent l="0" t="0" r="0" b="0"/>
              <wp:docPr id="104609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del>
      <w:ins w:id="29" w:author="Mohammad Nayeem Hasan" w:date="2025-01-23T20:50:00Z" w16du:dateUtc="2025-01-23T14:50:00Z">
        <w:r w:rsidR="00820562">
          <w:rPr>
            <w:noProof/>
          </w:rPr>
          <w:drawing>
            <wp:inline distT="0" distB="0" distL="0" distR="0" wp14:anchorId="4F51482C" wp14:editId="4BF286E0">
              <wp:extent cx="5943600" cy="3566160"/>
              <wp:effectExtent l="0" t="0" r="0" b="0"/>
              <wp:docPr id="53495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ins>
    </w:p>
    <w:p w14:paraId="2DC951BF" w14:textId="63212632" w:rsidR="00E73838" w:rsidRPr="00FA5849" w:rsidRDefault="00323464" w:rsidP="00892368">
      <w:pPr>
        <w:rPr>
          <w:rFonts w:ascii="Times New Roman" w:hAnsi="Times New Roman" w:cs="Times New Roman"/>
          <w:b/>
          <w:bCs/>
        </w:rPr>
      </w:pPr>
      <w:r w:rsidRPr="00FA5849">
        <w:rPr>
          <w:rFonts w:ascii="Times New Roman" w:hAnsi="Times New Roman" w:cs="Times New Roman"/>
          <w:b/>
          <w:bCs/>
        </w:rPr>
        <w:t xml:space="preserve">Figure 1. </w:t>
      </w:r>
      <w:r w:rsidR="008864CF" w:rsidRPr="00FA5849">
        <w:rPr>
          <w:rFonts w:ascii="Times New Roman" w:hAnsi="Times New Roman" w:cs="Times New Roman"/>
          <w:b/>
          <w:bCs/>
        </w:rPr>
        <w:t xml:space="preserve">Bar chart of global </w:t>
      </w:r>
      <w:ins w:id="30" w:author="Mohammad Nayeem Hasan" w:date="2025-01-23T20:50:00Z" w16du:dateUtc="2025-01-23T14:50:00Z">
        <w:r w:rsidR="00820562">
          <w:rPr>
            <w:rFonts w:ascii="Times New Roman" w:hAnsi="Times New Roman" w:cs="Times New Roman"/>
            <w:b/>
            <w:bCs/>
          </w:rPr>
          <w:t xml:space="preserve">monthly </w:t>
        </w:r>
      </w:ins>
      <w:r w:rsidR="008864CF" w:rsidRPr="00FA5849">
        <w:rPr>
          <w:rFonts w:ascii="Times New Roman" w:hAnsi="Times New Roman" w:cs="Times New Roman"/>
          <w:b/>
          <w:bCs/>
        </w:rPr>
        <w:t>dengue cases</w:t>
      </w:r>
      <w:del w:id="31" w:author="Mohammad Nayeem Hasan" w:date="2025-01-23T20:50:00Z" w16du:dateUtc="2025-01-23T14:50:00Z">
        <w:r w:rsidR="008864CF" w:rsidRPr="00FA5849" w:rsidDel="00820562">
          <w:rPr>
            <w:rFonts w:ascii="Times New Roman" w:hAnsi="Times New Roman" w:cs="Times New Roman"/>
            <w:b/>
            <w:bCs/>
          </w:rPr>
          <w:delText xml:space="preserve"> and deaths</w:delText>
        </w:r>
      </w:del>
      <w:r w:rsidR="008864CF" w:rsidRPr="00FA5849">
        <w:rPr>
          <w:rFonts w:ascii="Times New Roman" w:hAnsi="Times New Roman" w:cs="Times New Roman"/>
          <w:b/>
          <w:bCs/>
        </w:rPr>
        <w:t xml:space="preserve"> by year </w:t>
      </w:r>
      <w:commentRangeStart w:id="32"/>
      <w:commentRangeStart w:id="33"/>
      <w:r w:rsidR="008864CF" w:rsidRPr="00FA5849">
        <w:rPr>
          <w:rFonts w:ascii="Times New Roman" w:hAnsi="Times New Roman" w:cs="Times New Roman"/>
          <w:b/>
          <w:bCs/>
        </w:rPr>
        <w:t>(</w:t>
      </w:r>
      <w:r w:rsidR="008864CF" w:rsidRPr="005D39CD">
        <w:rPr>
          <w:rFonts w:ascii="Times New Roman" w:hAnsi="Times New Roman" w:cs="Times New Roman"/>
          <w:b/>
          <w:bCs/>
          <w:highlight w:val="yellow"/>
        </w:rPr>
        <w:t>20</w:t>
      </w:r>
      <w:ins w:id="34" w:author="Mohammad Nayeem Hasan" w:date="2025-01-23T20:50:00Z" w16du:dateUtc="2025-01-23T14:50:00Z">
        <w:r w:rsidR="00820562">
          <w:rPr>
            <w:rFonts w:ascii="Times New Roman" w:hAnsi="Times New Roman" w:cs="Times New Roman"/>
            <w:b/>
            <w:bCs/>
            <w:highlight w:val="yellow"/>
          </w:rPr>
          <w:t>14</w:t>
        </w:r>
      </w:ins>
      <w:del w:id="35" w:author="Mohammad Nayeem Hasan" w:date="2025-01-23T20:50:00Z" w16du:dateUtc="2025-01-23T14:50:00Z">
        <w:r w:rsidR="008864CF" w:rsidRPr="005D39CD" w:rsidDel="00820562">
          <w:rPr>
            <w:rFonts w:ascii="Times New Roman" w:hAnsi="Times New Roman" w:cs="Times New Roman"/>
            <w:b/>
            <w:bCs/>
            <w:highlight w:val="yellow"/>
          </w:rPr>
          <w:delText>00</w:delText>
        </w:r>
      </w:del>
      <w:r w:rsidR="008864CF" w:rsidRPr="005D39CD">
        <w:rPr>
          <w:rFonts w:ascii="Times New Roman" w:hAnsi="Times New Roman" w:cs="Times New Roman"/>
          <w:b/>
          <w:bCs/>
          <w:highlight w:val="yellow"/>
        </w:rPr>
        <w:t>-20</w:t>
      </w:r>
      <w:ins w:id="36" w:author="Mohammad Nayeem Hasan" w:date="2025-01-23T20:50:00Z" w16du:dateUtc="2025-01-23T14:50:00Z">
        <w:r w:rsidR="00820562">
          <w:rPr>
            <w:rFonts w:ascii="Times New Roman" w:hAnsi="Times New Roman" w:cs="Times New Roman"/>
            <w:b/>
            <w:bCs/>
            <w:highlight w:val="yellow"/>
          </w:rPr>
          <w:t>2</w:t>
        </w:r>
      </w:ins>
      <w:del w:id="37" w:author="Mohammad Nayeem Hasan" w:date="2025-01-23T20:50:00Z" w16du:dateUtc="2025-01-23T14:50:00Z">
        <w:r w:rsidR="000B5882" w:rsidRPr="005D39CD" w:rsidDel="00820562">
          <w:rPr>
            <w:rFonts w:ascii="Times New Roman" w:hAnsi="Times New Roman" w:cs="Times New Roman"/>
            <w:b/>
            <w:bCs/>
            <w:highlight w:val="yellow"/>
          </w:rPr>
          <w:delText>1</w:delText>
        </w:r>
      </w:del>
      <w:r w:rsidR="008864CF" w:rsidRPr="005D39CD">
        <w:rPr>
          <w:rFonts w:ascii="Times New Roman" w:hAnsi="Times New Roman" w:cs="Times New Roman"/>
          <w:b/>
          <w:bCs/>
          <w:highlight w:val="yellow"/>
        </w:rPr>
        <w:t>4)</w:t>
      </w:r>
      <w:r w:rsidR="00892368" w:rsidRPr="005D39CD">
        <w:rPr>
          <w:rFonts w:ascii="Times New Roman" w:hAnsi="Times New Roman" w:cs="Times New Roman"/>
          <w:b/>
          <w:bCs/>
          <w:highlight w:val="yellow"/>
        </w:rPr>
        <w:t>.</w:t>
      </w:r>
      <w:r w:rsidR="00892368" w:rsidRPr="00FA5849">
        <w:rPr>
          <w:rFonts w:ascii="Times New Roman" w:hAnsi="Times New Roman" w:cs="Times New Roman"/>
          <w:b/>
          <w:bCs/>
        </w:rPr>
        <w:t xml:space="preserve"> </w:t>
      </w:r>
      <w:commentRangeEnd w:id="32"/>
      <w:r w:rsidR="00DC25AA">
        <w:rPr>
          <w:rStyle w:val="CommentReference"/>
        </w:rPr>
        <w:commentReference w:id="32"/>
      </w:r>
      <w:commentRangeEnd w:id="33"/>
      <w:r w:rsidR="007F40D8">
        <w:rPr>
          <w:rStyle w:val="CommentReference"/>
        </w:rPr>
        <w:commentReference w:id="33"/>
      </w:r>
      <w:r w:rsidR="00892368" w:rsidRPr="00FA5849">
        <w:rPr>
          <w:rFonts w:ascii="Times New Roman" w:hAnsi="Times New Roman" w:cs="Times New Roman"/>
          <w:b/>
          <w:bCs/>
        </w:rPr>
        <w:t xml:space="preserve">Data were collected from WHO’s global </w:t>
      </w:r>
      <w:r w:rsidR="00A76E1B" w:rsidRPr="00FA5849">
        <w:rPr>
          <w:rFonts w:ascii="Times New Roman" w:hAnsi="Times New Roman" w:cs="Times New Roman"/>
          <w:b/>
          <w:bCs/>
        </w:rPr>
        <w:t xml:space="preserve">dengue </w:t>
      </w:r>
      <w:r w:rsidR="00DA3108" w:rsidRPr="00FA5849">
        <w:rPr>
          <w:rFonts w:ascii="Times New Roman" w:hAnsi="Times New Roman" w:cs="Times New Roman"/>
          <w:b/>
          <w:bCs/>
        </w:rPr>
        <w:t>surveillance system (</w:t>
      </w:r>
      <w:hyperlink r:id="rId19" w:history="1">
        <w:r w:rsidR="00DA3108" w:rsidRPr="00FA5849">
          <w:rPr>
            <w:rStyle w:val="Hyperlink"/>
            <w:rFonts w:ascii="Times New Roman" w:hAnsi="Times New Roman" w:cs="Times New Roman"/>
            <w:b/>
            <w:bCs/>
          </w:rPr>
          <w:t>https://worldhealthorg.shinyapps.io/dengue_global/</w:t>
        </w:r>
      </w:hyperlink>
      <w:r w:rsidR="00DA3108" w:rsidRPr="00FA5849">
        <w:rPr>
          <w:rFonts w:ascii="Times New Roman" w:hAnsi="Times New Roman" w:cs="Times New Roman"/>
          <w:b/>
          <w:bCs/>
        </w:rPr>
        <w:t xml:space="preserve"> ) </w:t>
      </w:r>
    </w:p>
    <w:p w14:paraId="44D04E40" w14:textId="77777777" w:rsidR="001D15D5" w:rsidRPr="00FA5849" w:rsidRDefault="001D15D5" w:rsidP="001D15D5">
      <w:pPr>
        <w:rPr>
          <w:rFonts w:ascii="Times New Roman" w:hAnsi="Times New Roman" w:cs="Times New Roman"/>
        </w:rPr>
      </w:pPr>
    </w:p>
    <w:p w14:paraId="6036A603" w14:textId="0295FA7F" w:rsidR="001D15D5" w:rsidRPr="003B4A36" w:rsidRDefault="002F51FE" w:rsidP="001D15D5">
      <w:pPr>
        <w:rPr>
          <w:rFonts w:ascii="Calibri" w:eastAsia="Times New Roman" w:hAnsi="Calibri" w:cs="Calibri"/>
          <w:color w:val="000000"/>
          <w:kern w:val="0"/>
          <w14:ligatures w14:val="none"/>
          <w:rPrChange w:id="38" w:author="Mohammad Nayeem Hasan" w:date="2025-01-23T23:39:00Z" w16du:dateUtc="2025-01-23T17:39:00Z">
            <w:rPr>
              <w:rFonts w:ascii="Times New Roman" w:hAnsi="Times New Roman" w:cs="Times New Roman"/>
            </w:rPr>
          </w:rPrChange>
        </w:rPr>
      </w:pPr>
      <w:r w:rsidRPr="00FA5849">
        <w:rPr>
          <w:rFonts w:ascii="Times New Roman" w:hAnsi="Times New Roman" w:cs="Times New Roman"/>
        </w:rPr>
        <w:t xml:space="preserve">The dengue seasonality varies in </w:t>
      </w:r>
      <w:r w:rsidR="0052291D" w:rsidRPr="00FA5849">
        <w:rPr>
          <w:rFonts w:ascii="Times New Roman" w:hAnsi="Times New Roman" w:cs="Times New Roman"/>
        </w:rPr>
        <w:t xml:space="preserve">the </w:t>
      </w:r>
      <w:r w:rsidRPr="00FA5849">
        <w:rPr>
          <w:rFonts w:ascii="Times New Roman" w:hAnsi="Times New Roman" w:cs="Times New Roman"/>
        </w:rPr>
        <w:t xml:space="preserve">southern and northern </w:t>
      </w:r>
      <w:r w:rsidR="00EB3C16" w:rsidRPr="00FA5849">
        <w:rPr>
          <w:rFonts w:ascii="Times New Roman" w:hAnsi="Times New Roman" w:cs="Times New Roman"/>
        </w:rPr>
        <w:t>hemispheres</w:t>
      </w:r>
      <w:r w:rsidRPr="00FA5849">
        <w:rPr>
          <w:rFonts w:ascii="Times New Roman" w:hAnsi="Times New Roman" w:cs="Times New Roman"/>
        </w:rPr>
        <w:t xml:space="preserve"> as the weather </w:t>
      </w:r>
      <w:r w:rsidR="0052291D" w:rsidRPr="00FA5849">
        <w:rPr>
          <w:rFonts w:ascii="Times New Roman" w:hAnsi="Times New Roman" w:cs="Times New Roman"/>
        </w:rPr>
        <w:t xml:space="preserve">also varies in these two opposite hemispheres of the globe. </w:t>
      </w:r>
      <w:r w:rsidR="001D15D5" w:rsidRPr="00FA5849">
        <w:rPr>
          <w:rFonts w:ascii="Times New Roman" w:hAnsi="Times New Roman" w:cs="Times New Roman"/>
        </w:rPr>
        <w:t xml:space="preserve">In the Northern Hemisphere, the highest number of dengue cases occurred in </w:t>
      </w:r>
      <w:r w:rsidR="001D15D5" w:rsidRPr="0022041E">
        <w:rPr>
          <w:rFonts w:ascii="Times New Roman" w:hAnsi="Times New Roman" w:cs="Times New Roman"/>
          <w:highlight w:val="yellow"/>
          <w:rPrChange w:id="39" w:author="Mohammad Nayeem Hasan" w:date="2025-01-23T20:51:00Z" w16du:dateUtc="2025-01-23T14:51:00Z">
            <w:rPr>
              <w:rFonts w:ascii="Times New Roman" w:hAnsi="Times New Roman" w:cs="Times New Roman"/>
            </w:rPr>
          </w:rPrChange>
        </w:rPr>
        <w:t>October, with 1,</w:t>
      </w:r>
      <w:ins w:id="40" w:author="Mohammad Nayeem Hasan" w:date="2025-01-23T23:35:00Z" w16du:dateUtc="2025-01-23T17:35:00Z">
        <w:r w:rsidR="00380ABA">
          <w:rPr>
            <w:rFonts w:ascii="Times New Roman" w:hAnsi="Times New Roman" w:cs="Times New Roman"/>
            <w:highlight w:val="yellow"/>
          </w:rPr>
          <w:t>3</w:t>
        </w:r>
      </w:ins>
      <w:del w:id="41" w:author="Mohammad Nayeem Hasan" w:date="2025-01-23T23:35:00Z" w16du:dateUtc="2025-01-23T17:35:00Z">
        <w:r w:rsidR="001D15D5" w:rsidRPr="0022041E" w:rsidDel="00380ABA">
          <w:rPr>
            <w:rFonts w:ascii="Times New Roman" w:hAnsi="Times New Roman" w:cs="Times New Roman"/>
            <w:highlight w:val="yellow"/>
            <w:rPrChange w:id="42" w:author="Mohammad Nayeem Hasan" w:date="2025-01-23T20:51:00Z" w16du:dateUtc="2025-01-23T14:51:00Z">
              <w:rPr>
                <w:rFonts w:ascii="Times New Roman" w:hAnsi="Times New Roman" w:cs="Times New Roman"/>
              </w:rPr>
            </w:rPrChange>
          </w:rPr>
          <w:delText>2</w:delText>
        </w:r>
      </w:del>
      <w:ins w:id="43" w:author="Mohammad Nayeem Hasan" w:date="2025-01-23T23:35:00Z" w16du:dateUtc="2025-01-23T17:35:00Z">
        <w:r w:rsidR="00380ABA">
          <w:rPr>
            <w:rFonts w:ascii="Times New Roman" w:hAnsi="Times New Roman" w:cs="Times New Roman"/>
            <w:highlight w:val="yellow"/>
          </w:rPr>
          <w:t>50</w:t>
        </w:r>
      </w:ins>
      <w:del w:id="44" w:author="Mohammad Nayeem Hasan" w:date="2025-01-23T23:35:00Z" w16du:dateUtc="2025-01-23T17:35:00Z">
        <w:r w:rsidR="001D15D5" w:rsidRPr="0022041E" w:rsidDel="00380ABA">
          <w:rPr>
            <w:rFonts w:ascii="Times New Roman" w:hAnsi="Times New Roman" w:cs="Times New Roman"/>
            <w:highlight w:val="yellow"/>
            <w:rPrChange w:id="45" w:author="Mohammad Nayeem Hasan" w:date="2025-01-23T20:51:00Z" w16du:dateUtc="2025-01-23T14:51:00Z">
              <w:rPr>
                <w:rFonts w:ascii="Times New Roman" w:hAnsi="Times New Roman" w:cs="Times New Roman"/>
              </w:rPr>
            </w:rPrChange>
          </w:rPr>
          <w:delText>35</w:delText>
        </w:r>
      </w:del>
      <w:r w:rsidR="001D15D5" w:rsidRPr="0022041E">
        <w:rPr>
          <w:rFonts w:ascii="Times New Roman" w:hAnsi="Times New Roman" w:cs="Times New Roman"/>
          <w:highlight w:val="yellow"/>
          <w:rPrChange w:id="46" w:author="Mohammad Nayeem Hasan" w:date="2025-01-23T20:51:00Z" w16du:dateUtc="2025-01-23T14:51:00Z">
            <w:rPr>
              <w:rFonts w:ascii="Times New Roman" w:hAnsi="Times New Roman" w:cs="Times New Roman"/>
            </w:rPr>
          </w:rPrChange>
        </w:rPr>
        <w:t>,</w:t>
      </w:r>
      <w:ins w:id="47" w:author="Mohammad Nayeem Hasan" w:date="2025-01-23T23:35:00Z" w16du:dateUtc="2025-01-23T17:35:00Z">
        <w:r w:rsidR="00380ABA">
          <w:rPr>
            <w:rFonts w:ascii="Times New Roman" w:hAnsi="Times New Roman" w:cs="Times New Roman"/>
            <w:highlight w:val="yellow"/>
          </w:rPr>
          <w:t>467</w:t>
        </w:r>
      </w:ins>
      <w:del w:id="48" w:author="Mohammad Nayeem Hasan" w:date="2025-01-23T23:35:00Z" w16du:dateUtc="2025-01-23T17:35:00Z">
        <w:r w:rsidR="001D15D5" w:rsidRPr="0022041E" w:rsidDel="00380ABA">
          <w:rPr>
            <w:rFonts w:ascii="Times New Roman" w:hAnsi="Times New Roman" w:cs="Times New Roman"/>
            <w:highlight w:val="yellow"/>
            <w:rPrChange w:id="49" w:author="Mohammad Nayeem Hasan" w:date="2025-01-23T20:51:00Z" w16du:dateUtc="2025-01-23T14:51:00Z">
              <w:rPr>
                <w:rFonts w:ascii="Times New Roman" w:hAnsi="Times New Roman" w:cs="Times New Roman"/>
              </w:rPr>
            </w:rPrChange>
          </w:rPr>
          <w:delText>208</w:delText>
        </w:r>
      </w:del>
      <w:r w:rsidR="001D15D5" w:rsidRPr="00FA5849">
        <w:rPr>
          <w:rFonts w:ascii="Times New Roman" w:hAnsi="Times New Roman" w:cs="Times New Roman"/>
        </w:rPr>
        <w:t xml:space="preserve"> cases</w:t>
      </w:r>
      <w:r w:rsidR="00AB55C6" w:rsidRPr="00FA5849">
        <w:rPr>
          <w:rFonts w:ascii="Times New Roman" w:hAnsi="Times New Roman" w:cs="Times New Roman"/>
        </w:rPr>
        <w:t xml:space="preserve"> </w:t>
      </w:r>
      <w:r w:rsidR="00CD2FA6" w:rsidRPr="00FA5849">
        <w:rPr>
          <w:rFonts w:ascii="Times New Roman" w:hAnsi="Times New Roman" w:cs="Times New Roman"/>
          <w:b/>
          <w:bCs/>
        </w:rPr>
        <w:t xml:space="preserve">(Fig 2) </w:t>
      </w:r>
      <w:r w:rsidR="00AB55C6" w:rsidRPr="00FA5849">
        <w:rPr>
          <w:rFonts w:ascii="Times New Roman" w:hAnsi="Times New Roman" w:cs="Times New Roman"/>
        </w:rPr>
        <w:t>despite the temperature peaking in July-August</w:t>
      </w:r>
      <w:r w:rsidR="001D15D5" w:rsidRPr="00FA5849">
        <w:rPr>
          <w:rFonts w:ascii="Times New Roman" w:hAnsi="Times New Roman" w:cs="Times New Roman"/>
        </w:rPr>
        <w:t>.</w:t>
      </w:r>
      <w:r w:rsidR="00AB55C6" w:rsidRPr="00FA5849">
        <w:rPr>
          <w:rFonts w:ascii="Times New Roman" w:hAnsi="Times New Roman" w:cs="Times New Roman"/>
        </w:rPr>
        <w:t xml:space="preserve">  </w:t>
      </w:r>
      <w:r w:rsidR="001D15D5" w:rsidRPr="00FA5849">
        <w:rPr>
          <w:rFonts w:ascii="Times New Roman" w:hAnsi="Times New Roman" w:cs="Times New Roman"/>
        </w:rPr>
        <w:t xml:space="preserve"> In the Southern Hemisphere, </w:t>
      </w:r>
      <w:r w:rsidR="00AB55C6" w:rsidRPr="00FA5849">
        <w:rPr>
          <w:rFonts w:ascii="Times New Roman" w:hAnsi="Times New Roman" w:cs="Times New Roman"/>
        </w:rPr>
        <w:t xml:space="preserve">the highest number of cases was recorded in </w:t>
      </w:r>
      <w:ins w:id="50" w:author="Mohammad Nayeem Hasan" w:date="2025-01-23T23:36:00Z" w16du:dateUtc="2025-01-23T17:36:00Z">
        <w:r w:rsidR="007A2539">
          <w:rPr>
            <w:rFonts w:ascii="Times New Roman" w:hAnsi="Times New Roman" w:cs="Times New Roman"/>
            <w:highlight w:val="yellow"/>
          </w:rPr>
          <w:t>April</w:t>
        </w:r>
      </w:ins>
      <w:del w:id="51" w:author="Mohammad Nayeem Hasan" w:date="2025-01-23T23:36:00Z" w16du:dateUtc="2025-01-23T17:36:00Z">
        <w:r w:rsidR="001D15D5" w:rsidRPr="007A2539" w:rsidDel="007A2539">
          <w:rPr>
            <w:rFonts w:ascii="Times New Roman" w:hAnsi="Times New Roman" w:cs="Times New Roman"/>
            <w:highlight w:val="yellow"/>
            <w:rPrChange w:id="52" w:author="Mohammad Nayeem Hasan" w:date="2025-01-23T23:36:00Z" w16du:dateUtc="2025-01-23T17:36:00Z">
              <w:rPr>
                <w:rFonts w:ascii="Times New Roman" w:hAnsi="Times New Roman" w:cs="Times New Roman"/>
              </w:rPr>
            </w:rPrChange>
          </w:rPr>
          <w:delText>March</w:delText>
        </w:r>
      </w:del>
      <w:r w:rsidR="001D15D5" w:rsidRPr="007A2539">
        <w:rPr>
          <w:rFonts w:ascii="Times New Roman" w:hAnsi="Times New Roman" w:cs="Times New Roman"/>
          <w:highlight w:val="yellow"/>
          <w:rPrChange w:id="53" w:author="Mohammad Nayeem Hasan" w:date="2025-01-23T23:36:00Z" w16du:dateUtc="2025-01-23T17:36:00Z">
            <w:rPr>
              <w:rFonts w:ascii="Times New Roman" w:hAnsi="Times New Roman" w:cs="Times New Roman"/>
            </w:rPr>
          </w:rPrChange>
        </w:rPr>
        <w:t xml:space="preserve"> </w:t>
      </w:r>
      <w:r w:rsidR="00CE17C9" w:rsidRPr="007A2539">
        <w:rPr>
          <w:rFonts w:ascii="Times New Roman" w:hAnsi="Times New Roman" w:cs="Times New Roman"/>
          <w:highlight w:val="yellow"/>
          <w:rPrChange w:id="54" w:author="Mohammad Nayeem Hasan" w:date="2025-01-23T23:36:00Z" w16du:dateUtc="2025-01-23T17:36:00Z">
            <w:rPr>
              <w:rFonts w:ascii="Times New Roman" w:hAnsi="Times New Roman" w:cs="Times New Roman"/>
            </w:rPr>
          </w:rPrChange>
        </w:rPr>
        <w:t>with 6,</w:t>
      </w:r>
      <w:ins w:id="55" w:author="Mohammad Nayeem Hasan" w:date="2025-01-23T23:36:00Z" w16du:dateUtc="2025-01-23T17:36:00Z">
        <w:r w:rsidR="007A2539">
          <w:rPr>
            <w:rFonts w:ascii="Times New Roman" w:hAnsi="Times New Roman" w:cs="Times New Roman"/>
            <w:highlight w:val="yellow"/>
          </w:rPr>
          <w:t>127</w:t>
        </w:r>
      </w:ins>
      <w:del w:id="56" w:author="Mohammad Nayeem Hasan" w:date="2025-01-23T23:36:00Z" w16du:dateUtc="2025-01-23T17:36:00Z">
        <w:r w:rsidR="00CE17C9" w:rsidRPr="007A2539" w:rsidDel="007A2539">
          <w:rPr>
            <w:rFonts w:ascii="Times New Roman" w:hAnsi="Times New Roman" w:cs="Times New Roman"/>
            <w:highlight w:val="yellow"/>
            <w:rPrChange w:id="57" w:author="Mohammad Nayeem Hasan" w:date="2025-01-23T23:36:00Z" w16du:dateUtc="2025-01-23T17:36:00Z">
              <w:rPr>
                <w:rFonts w:ascii="Times New Roman" w:hAnsi="Times New Roman" w:cs="Times New Roman"/>
              </w:rPr>
            </w:rPrChange>
          </w:rPr>
          <w:delText>036</w:delText>
        </w:r>
      </w:del>
      <w:r w:rsidR="00CE17C9" w:rsidRPr="007A2539">
        <w:rPr>
          <w:rFonts w:ascii="Times New Roman" w:hAnsi="Times New Roman" w:cs="Times New Roman"/>
          <w:highlight w:val="yellow"/>
          <w:rPrChange w:id="58" w:author="Mohammad Nayeem Hasan" w:date="2025-01-23T23:36:00Z" w16du:dateUtc="2025-01-23T17:36:00Z">
            <w:rPr>
              <w:rFonts w:ascii="Times New Roman" w:hAnsi="Times New Roman" w:cs="Times New Roman"/>
            </w:rPr>
          </w:rPrChange>
        </w:rPr>
        <w:t>,</w:t>
      </w:r>
      <w:ins w:id="59" w:author="Mohammad Nayeem Hasan" w:date="2025-01-23T23:36:00Z" w16du:dateUtc="2025-01-23T17:36:00Z">
        <w:r w:rsidR="007A2539">
          <w:rPr>
            <w:rFonts w:ascii="Times New Roman" w:hAnsi="Times New Roman" w:cs="Times New Roman"/>
            <w:highlight w:val="yellow"/>
          </w:rPr>
          <w:t>208</w:t>
        </w:r>
      </w:ins>
      <w:del w:id="60" w:author="Mohammad Nayeem Hasan" w:date="2025-01-23T23:36:00Z" w16du:dateUtc="2025-01-23T17:36:00Z">
        <w:r w:rsidR="00CE17C9" w:rsidRPr="007A2539" w:rsidDel="007A2539">
          <w:rPr>
            <w:rFonts w:ascii="Times New Roman" w:hAnsi="Times New Roman" w:cs="Times New Roman"/>
            <w:highlight w:val="yellow"/>
            <w:rPrChange w:id="61" w:author="Mohammad Nayeem Hasan" w:date="2025-01-23T23:36:00Z" w16du:dateUtc="2025-01-23T17:36:00Z">
              <w:rPr>
                <w:rFonts w:ascii="Times New Roman" w:hAnsi="Times New Roman" w:cs="Times New Roman"/>
              </w:rPr>
            </w:rPrChange>
          </w:rPr>
          <w:delText>731</w:delText>
        </w:r>
      </w:del>
      <w:r w:rsidR="001D15D5" w:rsidRPr="00FA5849">
        <w:rPr>
          <w:rFonts w:ascii="Times New Roman" w:hAnsi="Times New Roman" w:cs="Times New Roman"/>
        </w:rPr>
        <w:t xml:space="preserve"> </w:t>
      </w:r>
      <w:r w:rsidR="00C121BA" w:rsidRPr="00FA5849">
        <w:rPr>
          <w:rFonts w:ascii="Times New Roman" w:hAnsi="Times New Roman" w:cs="Times New Roman"/>
        </w:rPr>
        <w:t xml:space="preserve">dengue </w:t>
      </w:r>
      <w:r w:rsidR="001D15D5" w:rsidRPr="00FA5849">
        <w:rPr>
          <w:rFonts w:ascii="Times New Roman" w:hAnsi="Times New Roman" w:cs="Times New Roman"/>
        </w:rPr>
        <w:t>cases</w:t>
      </w:r>
      <w:r w:rsidR="00CD2FA6" w:rsidRPr="00FA5849">
        <w:rPr>
          <w:rFonts w:ascii="Times New Roman" w:hAnsi="Times New Roman" w:cs="Times New Roman"/>
        </w:rPr>
        <w:t xml:space="preserve"> </w:t>
      </w:r>
      <w:r w:rsidR="00CD2FA6" w:rsidRPr="00FA5849">
        <w:rPr>
          <w:rFonts w:ascii="Times New Roman" w:hAnsi="Times New Roman" w:cs="Times New Roman"/>
          <w:b/>
          <w:bCs/>
        </w:rPr>
        <w:t>(Fig 2)</w:t>
      </w:r>
      <w:r w:rsidR="001D15D5" w:rsidRPr="00FA5849">
        <w:rPr>
          <w:rFonts w:ascii="Times New Roman" w:hAnsi="Times New Roman" w:cs="Times New Roman"/>
        </w:rPr>
        <w:t xml:space="preserve">. </w:t>
      </w:r>
      <w:r w:rsidR="00CE17C9" w:rsidRPr="00FA5849">
        <w:rPr>
          <w:rFonts w:ascii="Times New Roman" w:hAnsi="Times New Roman" w:cs="Times New Roman"/>
        </w:rPr>
        <w:t xml:space="preserve">The temperature reaches </w:t>
      </w:r>
      <w:r w:rsidR="00CD1D5D" w:rsidRPr="00FA5849">
        <w:rPr>
          <w:rFonts w:ascii="Times New Roman" w:hAnsi="Times New Roman" w:cs="Times New Roman"/>
        </w:rPr>
        <w:t xml:space="preserve">a </w:t>
      </w:r>
      <w:r w:rsidR="00CE17C9" w:rsidRPr="00FA5849">
        <w:rPr>
          <w:rFonts w:ascii="Times New Roman" w:hAnsi="Times New Roman" w:cs="Times New Roman"/>
        </w:rPr>
        <w:t xml:space="preserve">peak </w:t>
      </w:r>
      <w:r w:rsidR="0022343A" w:rsidRPr="00FA5849">
        <w:rPr>
          <w:rFonts w:ascii="Times New Roman" w:hAnsi="Times New Roman" w:cs="Times New Roman"/>
        </w:rPr>
        <w:t>in</w:t>
      </w:r>
      <w:r w:rsidR="00CE17C9" w:rsidRPr="00FA5849">
        <w:rPr>
          <w:rFonts w:ascii="Times New Roman" w:hAnsi="Times New Roman" w:cs="Times New Roman"/>
        </w:rPr>
        <w:t xml:space="preserve"> </w:t>
      </w:r>
      <w:r w:rsidR="0022343A" w:rsidRPr="00FA5849">
        <w:rPr>
          <w:rFonts w:ascii="Times New Roman" w:hAnsi="Times New Roman" w:cs="Times New Roman"/>
        </w:rPr>
        <w:t xml:space="preserve">January in the Southern Hemisphere. The country with </w:t>
      </w:r>
      <w:r w:rsidR="00CD2FA6" w:rsidRPr="00FA5849">
        <w:rPr>
          <w:rFonts w:ascii="Times New Roman" w:hAnsi="Times New Roman" w:cs="Times New Roman"/>
        </w:rPr>
        <w:lastRenderedPageBreak/>
        <w:t xml:space="preserve">the </w:t>
      </w:r>
      <w:r w:rsidR="0022343A" w:rsidRPr="00FA5849">
        <w:rPr>
          <w:rFonts w:ascii="Times New Roman" w:hAnsi="Times New Roman" w:cs="Times New Roman"/>
        </w:rPr>
        <w:t xml:space="preserve">highest number of dengue cases in </w:t>
      </w:r>
      <w:r w:rsidR="00CD2FA6" w:rsidRPr="00FA5849">
        <w:rPr>
          <w:rFonts w:ascii="Times New Roman" w:hAnsi="Times New Roman" w:cs="Times New Roman"/>
        </w:rPr>
        <w:t xml:space="preserve">the </w:t>
      </w:r>
      <w:r w:rsidR="0022343A" w:rsidRPr="00FA5849">
        <w:rPr>
          <w:rFonts w:ascii="Times New Roman" w:hAnsi="Times New Roman" w:cs="Times New Roman"/>
        </w:rPr>
        <w:t xml:space="preserve">Southern Hemisphere includes Brazil </w:t>
      </w:r>
      <w:r w:rsidR="0022343A" w:rsidRPr="00EE5933">
        <w:rPr>
          <w:rFonts w:ascii="Times New Roman" w:hAnsi="Times New Roman" w:cs="Times New Roman"/>
          <w:highlight w:val="yellow"/>
          <w:rPrChange w:id="62" w:author="Mohammad Nayeem Hasan" w:date="2025-01-23T23:40:00Z" w16du:dateUtc="2025-01-23T17:40:00Z">
            <w:rPr/>
          </w:rPrChange>
        </w:rPr>
        <w:t>(n=</w:t>
      </w:r>
      <w:ins w:id="63" w:author="Mohammad Nayeem Hasan" w:date="2025-01-23T23:39:00Z" w16du:dateUtc="2025-01-23T17:39:00Z">
        <w:r w:rsidR="003B4A36" w:rsidRPr="00EE5933">
          <w:rPr>
            <w:rFonts w:ascii="Times New Roman" w:hAnsi="Times New Roman" w:cs="Times New Roman"/>
            <w:highlight w:val="yellow"/>
            <w:rPrChange w:id="64" w:author="Mohammad Nayeem Hasan" w:date="2025-01-23T23:40:00Z" w16du:dateUtc="2025-01-23T17:40:00Z">
              <w:rPr>
                <w:rFonts w:ascii="Times New Roman" w:hAnsi="Times New Roman" w:cs="Times New Roman"/>
              </w:rPr>
            </w:rPrChange>
          </w:rPr>
          <w:t>10</w:t>
        </w:r>
        <w:r w:rsidR="003B4A36" w:rsidRPr="00EE5933">
          <w:rPr>
            <w:rFonts w:ascii="Times New Roman" w:hAnsi="Times New Roman" w:cs="Times New Roman"/>
            <w:highlight w:val="yellow"/>
            <w:rPrChange w:id="65" w:author="Mohammad Nayeem Hasan" w:date="2025-01-23T23:40:00Z" w16du:dateUtc="2025-01-23T17:40:00Z">
              <w:rPr>
                <w:rFonts w:ascii="Times New Roman" w:hAnsi="Times New Roman" w:cs="Times New Roman"/>
                <w:highlight w:val="yellow"/>
                <w:u w:val="single"/>
              </w:rPr>
            </w:rPrChange>
          </w:rPr>
          <w:t>,</w:t>
        </w:r>
        <w:r w:rsidR="003B4A36" w:rsidRPr="00EE5933">
          <w:rPr>
            <w:rFonts w:ascii="Times New Roman" w:hAnsi="Times New Roman" w:cs="Times New Roman"/>
            <w:highlight w:val="yellow"/>
            <w:rPrChange w:id="66" w:author="Mohammad Nayeem Hasan" w:date="2025-01-23T23:40:00Z" w16du:dateUtc="2025-01-23T17:40:00Z">
              <w:rPr>
                <w:rFonts w:ascii="Times New Roman" w:hAnsi="Times New Roman" w:cs="Times New Roman"/>
              </w:rPr>
            </w:rPrChange>
          </w:rPr>
          <w:t>223</w:t>
        </w:r>
        <w:r w:rsidR="003B4A36" w:rsidRPr="00EE5933">
          <w:rPr>
            <w:rFonts w:ascii="Times New Roman" w:hAnsi="Times New Roman" w:cs="Times New Roman"/>
            <w:highlight w:val="yellow"/>
            <w:rPrChange w:id="67" w:author="Mohammad Nayeem Hasan" w:date="2025-01-23T23:40:00Z" w16du:dateUtc="2025-01-23T17:40:00Z">
              <w:rPr>
                <w:rFonts w:ascii="Times New Roman" w:hAnsi="Times New Roman" w:cs="Times New Roman"/>
                <w:highlight w:val="yellow"/>
                <w:u w:val="single"/>
              </w:rPr>
            </w:rPrChange>
          </w:rPr>
          <w:t>,</w:t>
        </w:r>
        <w:r w:rsidR="003B4A36" w:rsidRPr="00EE5933">
          <w:rPr>
            <w:rFonts w:ascii="Times New Roman" w:hAnsi="Times New Roman" w:cs="Times New Roman"/>
            <w:highlight w:val="yellow"/>
            <w:rPrChange w:id="68" w:author="Mohammad Nayeem Hasan" w:date="2025-01-23T23:40:00Z" w16du:dateUtc="2025-01-23T17:40:00Z">
              <w:rPr>
                <w:rFonts w:ascii="Times New Roman" w:hAnsi="Times New Roman" w:cs="Times New Roman"/>
              </w:rPr>
            </w:rPrChange>
          </w:rPr>
          <w:t>107</w:t>
        </w:r>
      </w:ins>
      <w:r w:rsidR="0022343A" w:rsidRPr="00EE5933">
        <w:rPr>
          <w:rFonts w:ascii="Times New Roman" w:hAnsi="Times New Roman" w:cs="Times New Roman"/>
          <w:highlight w:val="yellow"/>
          <w:rPrChange w:id="69" w:author="Mohammad Nayeem Hasan" w:date="2025-01-23T23:40:00Z" w16du:dateUtc="2025-01-23T17:40:00Z">
            <w:rPr/>
          </w:rPrChange>
        </w:rPr>
        <w:t>),</w:t>
      </w:r>
      <w:r w:rsidR="00CD2FA6" w:rsidRPr="00FA5849">
        <w:rPr>
          <w:rFonts w:ascii="Times New Roman" w:hAnsi="Times New Roman" w:cs="Times New Roman"/>
        </w:rPr>
        <w:t xml:space="preserve"> </w:t>
      </w:r>
      <w:r w:rsidR="00CD2FA6" w:rsidRPr="003B4A36">
        <w:rPr>
          <w:rFonts w:ascii="Times New Roman" w:hAnsi="Times New Roman" w:cs="Times New Roman"/>
          <w:highlight w:val="yellow"/>
          <w:rPrChange w:id="70" w:author="Mohammad Nayeem Hasan" w:date="2025-01-23T23:39:00Z" w16du:dateUtc="2025-01-23T17:39:00Z">
            <w:rPr>
              <w:rFonts w:ascii="Times New Roman" w:hAnsi="Times New Roman" w:cs="Times New Roman"/>
            </w:rPr>
          </w:rPrChange>
        </w:rPr>
        <w:t>Argentina</w:t>
      </w:r>
      <w:r w:rsidR="00E1456B" w:rsidRPr="003B4A36">
        <w:rPr>
          <w:rFonts w:ascii="Times New Roman" w:hAnsi="Times New Roman" w:cs="Times New Roman"/>
          <w:highlight w:val="yellow"/>
          <w:rPrChange w:id="71" w:author="Mohammad Nayeem Hasan" w:date="2025-01-23T23:39:00Z" w16du:dateUtc="2025-01-23T17:39:00Z">
            <w:rPr>
              <w:rFonts w:ascii="Times New Roman" w:hAnsi="Times New Roman" w:cs="Times New Roman"/>
            </w:rPr>
          </w:rPrChange>
        </w:rPr>
        <w:t xml:space="preserve"> </w:t>
      </w:r>
      <w:r w:rsidR="00AD1E66" w:rsidRPr="003B4A36">
        <w:rPr>
          <w:rFonts w:ascii="Times New Roman" w:hAnsi="Times New Roman" w:cs="Times New Roman"/>
          <w:highlight w:val="yellow"/>
          <w:rPrChange w:id="72" w:author="Mohammad Nayeem Hasan" w:date="2025-01-23T23:39:00Z" w16du:dateUtc="2025-01-23T17:39:00Z">
            <w:rPr>
              <w:rFonts w:ascii="Times New Roman" w:hAnsi="Times New Roman" w:cs="Times New Roman"/>
            </w:rPr>
          </w:rPrChange>
        </w:rPr>
        <w:t>(n=</w:t>
      </w:r>
      <w:ins w:id="73" w:author="Mohammad Nayeem Hasan" w:date="2025-01-23T23:39:00Z" w16du:dateUtc="2025-01-23T17:39:00Z">
        <w:r w:rsidR="003B4A36" w:rsidRPr="003B4A36">
          <w:rPr>
            <w:rFonts w:ascii="Calibri" w:eastAsia="Times New Roman" w:hAnsi="Calibri" w:cs="Calibri"/>
            <w:color w:val="000000"/>
            <w:kern w:val="0"/>
            <w:highlight w:val="yellow"/>
            <w14:ligatures w14:val="none"/>
            <w:rPrChange w:id="74" w:author="Mohammad Nayeem Hasan" w:date="2025-01-23T23:39:00Z" w16du:dateUtc="2025-01-23T17:39:00Z">
              <w:rPr>
                <w:rFonts w:ascii="Calibri" w:eastAsia="Times New Roman" w:hAnsi="Calibri" w:cs="Calibri"/>
                <w:color w:val="000000"/>
                <w:kern w:val="0"/>
                <w14:ligatures w14:val="none"/>
              </w:rPr>
            </w:rPrChange>
          </w:rPr>
          <w:t>581</w:t>
        </w:r>
        <w:r w:rsidR="003B4A36">
          <w:rPr>
            <w:rFonts w:ascii="Calibri" w:eastAsia="Times New Roman" w:hAnsi="Calibri" w:cs="Calibri"/>
            <w:color w:val="000000"/>
            <w:kern w:val="0"/>
            <w:highlight w:val="yellow"/>
            <w14:ligatures w14:val="none"/>
          </w:rPr>
          <w:t>,</w:t>
        </w:r>
        <w:r w:rsidR="003B4A36" w:rsidRPr="003B4A36">
          <w:rPr>
            <w:rFonts w:ascii="Calibri" w:eastAsia="Times New Roman" w:hAnsi="Calibri" w:cs="Calibri"/>
            <w:color w:val="000000"/>
            <w:kern w:val="0"/>
            <w:highlight w:val="yellow"/>
            <w14:ligatures w14:val="none"/>
            <w:rPrChange w:id="75" w:author="Mohammad Nayeem Hasan" w:date="2025-01-23T23:39:00Z" w16du:dateUtc="2025-01-23T17:39:00Z">
              <w:rPr>
                <w:rFonts w:ascii="Calibri" w:eastAsia="Times New Roman" w:hAnsi="Calibri" w:cs="Calibri"/>
                <w:color w:val="000000"/>
                <w:kern w:val="0"/>
                <w14:ligatures w14:val="none"/>
              </w:rPr>
            </w:rPrChange>
          </w:rPr>
          <w:t>559</w:t>
        </w:r>
      </w:ins>
      <w:r w:rsidR="00AD1E66" w:rsidRPr="003B4A36">
        <w:rPr>
          <w:rFonts w:ascii="Times New Roman" w:hAnsi="Times New Roman" w:cs="Times New Roman"/>
          <w:highlight w:val="yellow"/>
          <w:rPrChange w:id="76" w:author="Mohammad Nayeem Hasan" w:date="2025-01-23T23:39:00Z" w16du:dateUtc="2025-01-23T17:39:00Z">
            <w:rPr>
              <w:rFonts w:ascii="Times New Roman" w:hAnsi="Times New Roman" w:cs="Times New Roman"/>
            </w:rPr>
          </w:rPrChange>
        </w:rPr>
        <w:t>)</w:t>
      </w:r>
      <w:r w:rsidR="00CD2FA6" w:rsidRPr="003B4A36">
        <w:rPr>
          <w:rFonts w:ascii="Times New Roman" w:hAnsi="Times New Roman" w:cs="Times New Roman"/>
          <w:highlight w:val="yellow"/>
          <w:rPrChange w:id="77" w:author="Mohammad Nayeem Hasan" w:date="2025-01-23T23:39:00Z" w16du:dateUtc="2025-01-23T17:39:00Z">
            <w:rPr>
              <w:rFonts w:ascii="Times New Roman" w:hAnsi="Times New Roman" w:cs="Times New Roman"/>
            </w:rPr>
          </w:rPrChange>
        </w:rPr>
        <w:t>, and P</w:t>
      </w:r>
      <w:ins w:id="78" w:author="Mohammad Nayeem Hasan" w:date="2025-01-23T23:39:00Z" w16du:dateUtc="2025-01-23T17:39:00Z">
        <w:r w:rsidR="003B4A36">
          <w:rPr>
            <w:rFonts w:ascii="Times New Roman" w:hAnsi="Times New Roman" w:cs="Times New Roman"/>
            <w:highlight w:val="yellow"/>
          </w:rPr>
          <w:t>araguay</w:t>
        </w:r>
      </w:ins>
      <w:del w:id="79" w:author="Mohammad Nayeem Hasan" w:date="2025-01-23T23:39:00Z" w16du:dateUtc="2025-01-23T17:39:00Z">
        <w:r w:rsidR="00CD2FA6" w:rsidRPr="003B4A36" w:rsidDel="003B4A36">
          <w:rPr>
            <w:rFonts w:ascii="Times New Roman" w:hAnsi="Times New Roman" w:cs="Times New Roman"/>
            <w:highlight w:val="yellow"/>
            <w:rPrChange w:id="80" w:author="Mohammad Nayeem Hasan" w:date="2025-01-23T23:39:00Z" w16du:dateUtc="2025-01-23T17:39:00Z">
              <w:rPr>
                <w:rFonts w:ascii="Times New Roman" w:hAnsi="Times New Roman" w:cs="Times New Roman"/>
              </w:rPr>
            </w:rPrChange>
          </w:rPr>
          <w:delText>eru</w:delText>
        </w:r>
      </w:del>
      <w:r w:rsidR="00AD1E66" w:rsidRPr="003B4A36">
        <w:rPr>
          <w:rFonts w:ascii="Times New Roman" w:hAnsi="Times New Roman" w:cs="Times New Roman"/>
          <w:highlight w:val="yellow"/>
          <w:rPrChange w:id="81" w:author="Mohammad Nayeem Hasan" w:date="2025-01-23T23:39:00Z" w16du:dateUtc="2025-01-23T17:39:00Z">
            <w:rPr>
              <w:rFonts w:ascii="Times New Roman" w:hAnsi="Times New Roman" w:cs="Times New Roman"/>
            </w:rPr>
          </w:rPrChange>
        </w:rPr>
        <w:t xml:space="preserve"> (</w:t>
      </w:r>
      <w:r w:rsidR="00AD1E66" w:rsidRPr="003B4A36">
        <w:rPr>
          <w:rFonts w:ascii="Times New Roman" w:hAnsi="Times New Roman" w:cs="Times New Roman"/>
          <w:highlight w:val="yellow"/>
          <w:rPrChange w:id="82" w:author="Mohammad Nayeem Hasan" w:date="2025-01-23T23:40:00Z" w16du:dateUtc="2025-01-23T17:40:00Z">
            <w:rPr>
              <w:rFonts w:ascii="Times New Roman" w:hAnsi="Times New Roman" w:cs="Times New Roman"/>
            </w:rPr>
          </w:rPrChange>
        </w:rPr>
        <w:t>n=</w:t>
      </w:r>
      <w:ins w:id="83" w:author="Mohammad Nayeem Hasan" w:date="2025-01-23T23:39:00Z" w16du:dateUtc="2025-01-23T17:39:00Z">
        <w:r w:rsidR="003B4A36" w:rsidRPr="003B4A36">
          <w:rPr>
            <w:rFonts w:ascii="Calibri" w:eastAsia="Times New Roman" w:hAnsi="Calibri" w:cs="Calibri"/>
            <w:color w:val="000000"/>
            <w:kern w:val="0"/>
            <w:highlight w:val="yellow"/>
            <w14:ligatures w14:val="none"/>
            <w:rPrChange w:id="84" w:author="Mohammad Nayeem Hasan" w:date="2025-01-23T23:40:00Z" w16du:dateUtc="2025-01-23T17:40:00Z">
              <w:rPr>
                <w:rFonts w:ascii="Calibri" w:eastAsia="Times New Roman" w:hAnsi="Calibri" w:cs="Calibri"/>
                <w:color w:val="000000"/>
                <w:kern w:val="0"/>
                <w14:ligatures w14:val="none"/>
              </w:rPr>
            </w:rPrChange>
          </w:rPr>
          <w:t>295</w:t>
        </w:r>
      </w:ins>
      <w:ins w:id="85" w:author="Mohammad Nayeem Hasan" w:date="2025-01-23T23:40:00Z" w16du:dateUtc="2025-01-23T17:40:00Z">
        <w:r w:rsidR="003B4A36" w:rsidRPr="003B4A36">
          <w:rPr>
            <w:rFonts w:ascii="Calibri" w:eastAsia="Times New Roman" w:hAnsi="Calibri" w:cs="Calibri"/>
            <w:color w:val="000000"/>
            <w:kern w:val="0"/>
            <w:highlight w:val="yellow"/>
            <w14:ligatures w14:val="none"/>
            <w:rPrChange w:id="86" w:author="Mohammad Nayeem Hasan" w:date="2025-01-23T23:40:00Z" w16du:dateUtc="2025-01-23T17:40:00Z">
              <w:rPr>
                <w:rFonts w:ascii="Calibri" w:eastAsia="Times New Roman" w:hAnsi="Calibri" w:cs="Calibri"/>
                <w:color w:val="000000"/>
                <w:kern w:val="0"/>
                <w14:ligatures w14:val="none"/>
              </w:rPr>
            </w:rPrChange>
          </w:rPr>
          <w:t>,</w:t>
        </w:r>
      </w:ins>
      <w:ins w:id="87" w:author="Mohammad Nayeem Hasan" w:date="2025-01-23T23:39:00Z" w16du:dateUtc="2025-01-23T17:39:00Z">
        <w:r w:rsidR="003B4A36" w:rsidRPr="003B4A36">
          <w:rPr>
            <w:rFonts w:ascii="Calibri" w:eastAsia="Times New Roman" w:hAnsi="Calibri" w:cs="Calibri"/>
            <w:color w:val="000000"/>
            <w:kern w:val="0"/>
            <w:highlight w:val="yellow"/>
            <w14:ligatures w14:val="none"/>
            <w:rPrChange w:id="88" w:author="Mohammad Nayeem Hasan" w:date="2025-01-23T23:40:00Z" w16du:dateUtc="2025-01-23T17:40:00Z">
              <w:rPr>
                <w:rFonts w:ascii="Calibri" w:eastAsia="Times New Roman" w:hAnsi="Calibri" w:cs="Calibri"/>
                <w:color w:val="000000"/>
                <w:kern w:val="0"/>
                <w14:ligatures w14:val="none"/>
              </w:rPr>
            </w:rPrChange>
          </w:rPr>
          <w:t>785</w:t>
        </w:r>
      </w:ins>
      <w:r w:rsidR="00AD1E66" w:rsidRPr="003B4A36">
        <w:rPr>
          <w:rFonts w:ascii="Times New Roman" w:hAnsi="Times New Roman" w:cs="Times New Roman"/>
          <w:highlight w:val="yellow"/>
          <w:rPrChange w:id="89" w:author="Mohammad Nayeem Hasan" w:date="2025-01-23T23:40:00Z" w16du:dateUtc="2025-01-23T17:40:00Z">
            <w:rPr>
              <w:rFonts w:ascii="Times New Roman" w:hAnsi="Times New Roman" w:cs="Times New Roman"/>
            </w:rPr>
          </w:rPrChange>
        </w:rPr>
        <w:t>)</w:t>
      </w:r>
      <w:r w:rsidR="001D15D5" w:rsidRPr="003B4A36">
        <w:rPr>
          <w:rFonts w:ascii="Times New Roman" w:hAnsi="Times New Roman" w:cs="Times New Roman"/>
          <w:highlight w:val="yellow"/>
          <w:rPrChange w:id="90" w:author="Mohammad Nayeem Hasan" w:date="2025-01-23T23:40:00Z" w16du:dateUtc="2025-01-23T17:40:00Z">
            <w:rPr>
              <w:rFonts w:ascii="Times New Roman" w:hAnsi="Times New Roman" w:cs="Times New Roman"/>
            </w:rPr>
          </w:rPrChange>
        </w:rPr>
        <w:t>.</w:t>
      </w:r>
    </w:p>
    <w:p w14:paraId="632EBDDD" w14:textId="77777777" w:rsidR="00DA3108" w:rsidRPr="00FA5849" w:rsidRDefault="00DA3108" w:rsidP="00892368">
      <w:pPr>
        <w:rPr>
          <w:rFonts w:ascii="Times New Roman" w:hAnsi="Times New Roman" w:cs="Times New Roman"/>
          <w:b/>
          <w:bCs/>
        </w:rPr>
      </w:pPr>
    </w:p>
    <w:p w14:paraId="66DE4A75" w14:textId="0596B959" w:rsidR="00906FE5" w:rsidRPr="00FA5849" w:rsidRDefault="006D1A25" w:rsidP="008864CF">
      <w:pPr>
        <w:rPr>
          <w:rFonts w:ascii="Times New Roman" w:hAnsi="Times New Roman" w:cs="Times New Roman"/>
        </w:rPr>
      </w:pPr>
      <w:del w:id="91" w:author="Mohammad Nayeem Hasan" w:date="2025-01-23T23:34:00Z" w16du:dateUtc="2025-01-23T17:34:00Z">
        <w:r w:rsidRPr="00FA5849" w:rsidDel="00716551">
          <w:rPr>
            <w:rFonts w:ascii="Times New Roman" w:hAnsi="Times New Roman" w:cs="Times New Roman"/>
            <w:noProof/>
          </w:rPr>
          <w:drawing>
            <wp:inline distT="0" distB="0" distL="0" distR="0" wp14:anchorId="279F00AB" wp14:editId="3D5BBF54">
              <wp:extent cx="5943600" cy="3566160"/>
              <wp:effectExtent l="0" t="0" r="0" b="0"/>
              <wp:docPr id="7233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del>
      <w:ins w:id="92" w:author="Mohammad Nayeem Hasan" w:date="2025-01-24T02:18:00Z" w16du:dateUtc="2025-01-23T20:18:00Z">
        <w:r w:rsidR="008E1A83">
          <w:rPr>
            <w:noProof/>
          </w:rPr>
          <w:drawing>
            <wp:inline distT="0" distB="0" distL="0" distR="0" wp14:anchorId="0D5ADF68" wp14:editId="3E424E5A">
              <wp:extent cx="5943600" cy="5943600"/>
              <wp:effectExtent l="0" t="0" r="0" b="0"/>
              <wp:docPr id="1609649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A845D63" w14:textId="62D2E8E8" w:rsidR="00025C73" w:rsidRPr="00FA5849" w:rsidRDefault="00CB73BC" w:rsidP="00025C73">
      <w:pPr>
        <w:rPr>
          <w:rFonts w:ascii="Times New Roman" w:hAnsi="Times New Roman" w:cs="Times New Roman"/>
          <w:b/>
          <w:bCs/>
        </w:rPr>
      </w:pPr>
      <w:r w:rsidRPr="00FA5849">
        <w:rPr>
          <w:rFonts w:ascii="Times New Roman" w:hAnsi="Times New Roman" w:cs="Times New Roman"/>
          <w:b/>
          <w:bCs/>
        </w:rPr>
        <w:t xml:space="preserve">Figure 2: Monthly Global dengue cases by </w:t>
      </w:r>
      <w:r w:rsidR="00025C73" w:rsidRPr="00FA5849">
        <w:rPr>
          <w:rFonts w:ascii="Times New Roman" w:hAnsi="Times New Roman" w:cs="Times New Roman"/>
          <w:b/>
          <w:bCs/>
        </w:rPr>
        <w:t>hemisphere (</w:t>
      </w:r>
      <w:r w:rsidRPr="00FA5849">
        <w:rPr>
          <w:rFonts w:ascii="Times New Roman" w:hAnsi="Times New Roman" w:cs="Times New Roman"/>
          <w:b/>
          <w:bCs/>
        </w:rPr>
        <w:t>northern</w:t>
      </w:r>
      <w:r w:rsidR="00025C73" w:rsidRPr="00FA5849">
        <w:rPr>
          <w:rFonts w:ascii="Times New Roman" w:hAnsi="Times New Roman" w:cs="Times New Roman"/>
          <w:b/>
          <w:bCs/>
        </w:rPr>
        <w:t xml:space="preserve"> as red</w:t>
      </w:r>
      <w:r w:rsidRPr="00FA5849">
        <w:rPr>
          <w:rFonts w:ascii="Times New Roman" w:hAnsi="Times New Roman" w:cs="Times New Roman"/>
          <w:b/>
          <w:bCs/>
        </w:rPr>
        <w:t>, southern</w:t>
      </w:r>
      <w:r w:rsidR="00025C73" w:rsidRPr="00FA5849">
        <w:rPr>
          <w:rFonts w:ascii="Times New Roman" w:hAnsi="Times New Roman" w:cs="Times New Roman"/>
          <w:b/>
          <w:bCs/>
        </w:rPr>
        <w:t xml:space="preserve"> as green, and total as blue</w:t>
      </w:r>
      <w:r w:rsidRPr="00FA5849">
        <w:rPr>
          <w:rFonts w:ascii="Times New Roman" w:hAnsi="Times New Roman" w:cs="Times New Roman"/>
          <w:b/>
          <w:bCs/>
        </w:rPr>
        <w:t>) for</w:t>
      </w:r>
      <w:r w:rsidR="00025C73" w:rsidRPr="00FA5849">
        <w:rPr>
          <w:rFonts w:ascii="Times New Roman" w:hAnsi="Times New Roman" w:cs="Times New Roman"/>
          <w:b/>
          <w:bCs/>
        </w:rPr>
        <w:t xml:space="preserve"> </w:t>
      </w:r>
      <w:r w:rsidRPr="00FA5849">
        <w:rPr>
          <w:rFonts w:ascii="Times New Roman" w:hAnsi="Times New Roman" w:cs="Times New Roman"/>
          <w:b/>
          <w:bCs/>
        </w:rPr>
        <w:t>2024</w:t>
      </w:r>
      <w:r w:rsidR="00025C73" w:rsidRPr="00FA5849">
        <w:rPr>
          <w:rFonts w:ascii="Times New Roman" w:hAnsi="Times New Roman" w:cs="Times New Roman"/>
          <w:b/>
          <w:bCs/>
        </w:rPr>
        <w:t>. Data were collected from WHO’s global dengue surveillance system (</w:t>
      </w:r>
      <w:hyperlink r:id="rId22" w:history="1">
        <w:r w:rsidR="00025C73" w:rsidRPr="00FA5849">
          <w:rPr>
            <w:rStyle w:val="Hyperlink"/>
            <w:rFonts w:ascii="Times New Roman" w:hAnsi="Times New Roman" w:cs="Times New Roman"/>
            <w:b/>
            <w:bCs/>
          </w:rPr>
          <w:t>https://worldhealthorg.shinyapps.io/dengue_global/</w:t>
        </w:r>
      </w:hyperlink>
      <w:r w:rsidR="00025C73" w:rsidRPr="00FA5849">
        <w:rPr>
          <w:rFonts w:ascii="Times New Roman" w:hAnsi="Times New Roman" w:cs="Times New Roman"/>
          <w:b/>
          <w:bCs/>
        </w:rPr>
        <w:t xml:space="preserve"> ) </w:t>
      </w:r>
    </w:p>
    <w:p w14:paraId="0719BE01" w14:textId="12FF561D" w:rsidR="00CB73BC" w:rsidRPr="00FA5849" w:rsidRDefault="00CB73BC" w:rsidP="00CB73BC">
      <w:pPr>
        <w:rPr>
          <w:rFonts w:ascii="Times New Roman" w:hAnsi="Times New Roman" w:cs="Times New Roman"/>
        </w:rPr>
      </w:pPr>
    </w:p>
    <w:p w14:paraId="7CE70BA2" w14:textId="76C8770F" w:rsidR="0056225F" w:rsidRPr="00B42C8E" w:rsidRDefault="0026013B" w:rsidP="0056225F">
      <w:pPr>
        <w:rPr>
          <w:rFonts w:ascii="Calibri" w:eastAsia="Times New Roman" w:hAnsi="Calibri" w:cs="Calibri"/>
          <w:color w:val="000000"/>
          <w:kern w:val="0"/>
          <w14:ligatures w14:val="none"/>
          <w:rPrChange w:id="93" w:author="Mohammad Nayeem Hasan" w:date="2025-01-23T23:59:00Z" w16du:dateUtc="2025-01-23T17:59:00Z">
            <w:rPr>
              <w:rFonts w:ascii="Times New Roman" w:hAnsi="Times New Roman" w:cs="Times New Roman"/>
            </w:rPr>
          </w:rPrChange>
        </w:rPr>
      </w:pPr>
      <w:r w:rsidRPr="00FA5849">
        <w:rPr>
          <w:rFonts w:ascii="Times New Roman" w:hAnsi="Times New Roman" w:cs="Times New Roman"/>
        </w:rPr>
        <w:t xml:space="preserve">Country-wise, Brazil reported the highest burden of dengue cases and fatalities. </w:t>
      </w:r>
      <w:r w:rsidR="00221A45" w:rsidRPr="00FA5849">
        <w:rPr>
          <w:rFonts w:ascii="Times New Roman" w:hAnsi="Times New Roman" w:cs="Times New Roman"/>
        </w:rPr>
        <w:t xml:space="preserve">Brazil recorded a total </w:t>
      </w:r>
      <w:r w:rsidR="005D0EB2" w:rsidRPr="00FA5849">
        <w:rPr>
          <w:rFonts w:ascii="Times New Roman" w:hAnsi="Times New Roman" w:cs="Times New Roman"/>
        </w:rPr>
        <w:t xml:space="preserve">of </w:t>
      </w:r>
      <w:ins w:id="94" w:author="Mohammad Nayeem Hasan" w:date="2025-01-23T23:40:00Z" w16du:dateUtc="2025-01-23T17:40:00Z">
        <w:r w:rsidR="000F1328" w:rsidRPr="00DE23C9">
          <w:rPr>
            <w:rFonts w:ascii="Times New Roman" w:hAnsi="Times New Roman" w:cs="Times New Roman"/>
            <w:highlight w:val="yellow"/>
          </w:rPr>
          <w:t>10,223,107</w:t>
        </w:r>
        <w:r w:rsidR="000F1328">
          <w:rPr>
            <w:rFonts w:ascii="Times New Roman" w:hAnsi="Times New Roman" w:cs="Times New Roman"/>
          </w:rPr>
          <w:t xml:space="preserve"> </w:t>
        </w:r>
      </w:ins>
      <w:del w:id="95" w:author="Mohammad Nayeem Hasan" w:date="2025-01-23T23:40:00Z" w16du:dateUtc="2025-01-23T17:40:00Z">
        <w:r w:rsidR="00221A45" w:rsidRPr="00FA5849" w:rsidDel="000F1328">
          <w:rPr>
            <w:rFonts w:ascii="Times New Roman" w:hAnsi="Times New Roman" w:cs="Times New Roman"/>
          </w:rPr>
          <w:delText>9</w:delText>
        </w:r>
        <w:r w:rsidR="009814A5" w:rsidRPr="00FA5849" w:rsidDel="000F1328">
          <w:rPr>
            <w:rFonts w:ascii="Times New Roman" w:hAnsi="Times New Roman" w:cs="Times New Roman"/>
          </w:rPr>
          <w:delText>,</w:delText>
        </w:r>
        <w:r w:rsidR="00221A45" w:rsidRPr="00FA5849" w:rsidDel="000F1328">
          <w:rPr>
            <w:rFonts w:ascii="Times New Roman" w:hAnsi="Times New Roman" w:cs="Times New Roman"/>
          </w:rPr>
          <w:delText>9</w:delText>
        </w:r>
        <w:r w:rsidR="009814A5" w:rsidRPr="00FA5849" w:rsidDel="000F1328">
          <w:rPr>
            <w:rFonts w:ascii="Times New Roman" w:hAnsi="Times New Roman" w:cs="Times New Roman"/>
          </w:rPr>
          <w:delText>81,988</w:delText>
        </w:r>
        <w:r w:rsidR="00221A45" w:rsidRPr="00FA5849" w:rsidDel="000F1328">
          <w:rPr>
            <w:rFonts w:ascii="Times New Roman" w:hAnsi="Times New Roman" w:cs="Times New Roman"/>
          </w:rPr>
          <w:delText xml:space="preserve"> </w:delText>
        </w:r>
      </w:del>
      <w:r w:rsidR="00221A45" w:rsidRPr="00FA5849">
        <w:rPr>
          <w:rFonts w:ascii="Times New Roman" w:hAnsi="Times New Roman" w:cs="Times New Roman"/>
        </w:rPr>
        <w:t xml:space="preserve">cases </w:t>
      </w:r>
      <w:r w:rsidR="00D01B54" w:rsidRPr="00FA5849">
        <w:rPr>
          <w:rFonts w:ascii="Times New Roman" w:hAnsi="Times New Roman" w:cs="Times New Roman"/>
        </w:rPr>
        <w:t xml:space="preserve">resulting </w:t>
      </w:r>
      <w:r w:rsidR="005D0EB2" w:rsidRPr="00FA5849">
        <w:rPr>
          <w:rFonts w:ascii="Times New Roman" w:hAnsi="Times New Roman" w:cs="Times New Roman"/>
        </w:rPr>
        <w:t xml:space="preserve">in </w:t>
      </w:r>
      <w:ins w:id="96" w:author="Mohammad Nayeem Hasan" w:date="2025-01-23T23:59:00Z" w16du:dateUtc="2025-01-23T17:59:00Z">
        <w:r w:rsidR="00B42C8E" w:rsidRPr="00B42C8E">
          <w:rPr>
            <w:rFonts w:ascii="Calibri" w:eastAsia="Times New Roman" w:hAnsi="Calibri" w:cs="Calibri"/>
            <w:color w:val="000000"/>
            <w:kern w:val="0"/>
            <w:highlight w:val="yellow"/>
            <w14:ligatures w14:val="none"/>
            <w:rPrChange w:id="97" w:author="Mohammad Nayeem Hasan" w:date="2025-01-23T23:59:00Z" w16du:dateUtc="2025-01-23T17:59:00Z">
              <w:rPr>
                <w:rFonts w:ascii="Calibri" w:eastAsia="Times New Roman" w:hAnsi="Calibri" w:cs="Calibri"/>
                <w:color w:val="000000"/>
                <w:kern w:val="0"/>
                <w14:ligatures w14:val="none"/>
              </w:rPr>
            </w:rPrChange>
          </w:rPr>
          <w:t>47</w:t>
        </w:r>
        <w:r w:rsidR="00B42C8E">
          <w:rPr>
            <w:rFonts w:ascii="Calibri" w:eastAsia="Times New Roman" w:hAnsi="Calibri" w:cs="Calibri"/>
            <w:color w:val="000000"/>
            <w:kern w:val="0"/>
            <w:highlight w:val="yellow"/>
            <w14:ligatures w14:val="none"/>
          </w:rPr>
          <w:t>,</w:t>
        </w:r>
        <w:r w:rsidR="00B42C8E" w:rsidRPr="00B42C8E">
          <w:rPr>
            <w:rFonts w:ascii="Calibri" w:eastAsia="Times New Roman" w:hAnsi="Calibri" w:cs="Calibri"/>
            <w:color w:val="000000"/>
            <w:kern w:val="0"/>
            <w:highlight w:val="yellow"/>
            <w14:ligatures w14:val="none"/>
            <w:rPrChange w:id="98" w:author="Mohammad Nayeem Hasan" w:date="2025-01-23T23:59:00Z" w16du:dateUtc="2025-01-23T17:59:00Z">
              <w:rPr>
                <w:rFonts w:ascii="Calibri" w:eastAsia="Times New Roman" w:hAnsi="Calibri" w:cs="Calibri"/>
                <w:color w:val="000000"/>
                <w:kern w:val="0"/>
                <w14:ligatures w14:val="none"/>
              </w:rPr>
            </w:rPrChange>
          </w:rPr>
          <w:t>698.82</w:t>
        </w:r>
        <w:r w:rsidR="00B42C8E">
          <w:rPr>
            <w:rFonts w:ascii="Calibri" w:eastAsia="Times New Roman" w:hAnsi="Calibri" w:cs="Calibri"/>
            <w:color w:val="000000"/>
            <w:kern w:val="0"/>
            <w14:ligatures w14:val="none"/>
          </w:rPr>
          <w:t xml:space="preserve"> </w:t>
        </w:r>
      </w:ins>
      <w:del w:id="99" w:author="Mohammad Nayeem Hasan" w:date="2025-01-23T23:59:00Z" w16du:dateUtc="2025-01-23T17:59:00Z">
        <w:r w:rsidRPr="00FA5849" w:rsidDel="00B42C8E">
          <w:rPr>
            <w:rFonts w:ascii="Times New Roman" w:hAnsi="Times New Roman" w:cs="Times New Roman"/>
          </w:rPr>
          <w:delText xml:space="preserve">5,707.30 </w:delText>
        </w:r>
      </w:del>
      <w:r w:rsidRPr="00FA5849">
        <w:rPr>
          <w:rFonts w:ascii="Times New Roman" w:hAnsi="Times New Roman" w:cs="Times New Roman"/>
        </w:rPr>
        <w:t>cases per million</w:t>
      </w:r>
      <w:r w:rsidR="00D01B54" w:rsidRPr="00FA5849">
        <w:rPr>
          <w:rFonts w:ascii="Times New Roman" w:hAnsi="Times New Roman" w:cs="Times New Roman"/>
        </w:rPr>
        <w:t xml:space="preserve"> which is a global record of dengue cases for any country. </w:t>
      </w:r>
      <w:r w:rsidRPr="00FA5849">
        <w:rPr>
          <w:rFonts w:ascii="Times New Roman" w:hAnsi="Times New Roman" w:cs="Times New Roman"/>
        </w:rPr>
        <w:t xml:space="preserve">Brazil </w:t>
      </w:r>
      <w:r w:rsidR="00381096" w:rsidRPr="00FA5849">
        <w:rPr>
          <w:rFonts w:ascii="Times New Roman" w:hAnsi="Times New Roman" w:cs="Times New Roman"/>
        </w:rPr>
        <w:t xml:space="preserve">also recorded the highest number of deaths </w:t>
      </w:r>
      <w:r w:rsidR="0056225F" w:rsidRPr="00FA5849">
        <w:rPr>
          <w:rFonts w:ascii="Times New Roman" w:hAnsi="Times New Roman" w:cs="Times New Roman"/>
        </w:rPr>
        <w:t xml:space="preserve">for </w:t>
      </w:r>
      <w:r w:rsidR="009E7EAB" w:rsidRPr="00FA5849">
        <w:rPr>
          <w:rFonts w:ascii="Times New Roman" w:hAnsi="Times New Roman" w:cs="Times New Roman"/>
        </w:rPr>
        <w:t>DENV</w:t>
      </w:r>
      <w:r w:rsidR="0056225F" w:rsidRPr="00FA5849">
        <w:rPr>
          <w:rFonts w:ascii="Times New Roman" w:hAnsi="Times New Roman" w:cs="Times New Roman"/>
        </w:rPr>
        <w:t xml:space="preserve"> with </w:t>
      </w:r>
      <w:ins w:id="100" w:author="Mohammad Nayeem Hasan" w:date="2025-01-24T00:00:00Z" w16du:dateUtc="2025-01-23T18:00:00Z">
        <w:r w:rsidR="00C461F0" w:rsidRPr="00C461F0">
          <w:rPr>
            <w:rFonts w:ascii="Times New Roman" w:hAnsi="Times New Roman" w:cs="Times New Roman"/>
            <w:highlight w:val="yellow"/>
            <w:rPrChange w:id="101" w:author="Mohammad Nayeem Hasan" w:date="2025-01-24T00:00:00Z" w16du:dateUtc="2025-01-23T18:00:00Z">
              <w:rPr>
                <w:rFonts w:ascii="Times New Roman" w:hAnsi="Times New Roman" w:cs="Times New Roman"/>
              </w:rPr>
            </w:rPrChange>
          </w:rPr>
          <w:t>6,068</w:t>
        </w:r>
      </w:ins>
      <w:del w:id="102" w:author="Mohammad Nayeem Hasan" w:date="2025-01-24T00:00:00Z" w16du:dateUtc="2025-01-23T18:00:00Z">
        <w:r w:rsidR="009E7EAB" w:rsidRPr="00FA5849" w:rsidDel="00C461F0">
          <w:rPr>
            <w:rFonts w:ascii="Times New Roman" w:hAnsi="Times New Roman" w:cs="Times New Roman"/>
          </w:rPr>
          <w:delText>5</w:delText>
        </w:r>
      </w:del>
      <w:ins w:id="103" w:author="Md Asaduzzaman" w:date="2025-01-05T16:40:00Z" w16du:dateUtc="2025-01-05T16:40:00Z">
        <w:del w:id="104" w:author="Mohammad Nayeem Hasan" w:date="2025-01-24T00:00:00Z" w16du:dateUtc="2025-01-23T18:00:00Z">
          <w:r w:rsidR="008549D0" w:rsidRPr="00FA5849" w:rsidDel="00C461F0">
            <w:rPr>
              <w:rFonts w:ascii="Times New Roman" w:hAnsi="Times New Roman" w:cs="Times New Roman"/>
            </w:rPr>
            <w:delText>,</w:delText>
          </w:r>
        </w:del>
      </w:ins>
      <w:del w:id="105" w:author="Mohammad Nayeem Hasan" w:date="2025-01-24T00:00:00Z" w16du:dateUtc="2025-01-23T18:00:00Z">
        <w:r w:rsidR="009E7EAB" w:rsidRPr="00FA5849" w:rsidDel="00C461F0">
          <w:rPr>
            <w:rFonts w:ascii="Times New Roman" w:hAnsi="Times New Roman" w:cs="Times New Roman"/>
          </w:rPr>
          <w:delText>791</w:delText>
        </w:r>
      </w:del>
      <w:r w:rsidR="0056225F" w:rsidRPr="00FA5849">
        <w:rPr>
          <w:rFonts w:ascii="Times New Roman" w:hAnsi="Times New Roman" w:cs="Times New Roman"/>
        </w:rPr>
        <w:t xml:space="preserve"> </w:t>
      </w:r>
      <w:r w:rsidR="009E7EAB" w:rsidRPr="00FA5849">
        <w:rPr>
          <w:rFonts w:ascii="Times New Roman" w:hAnsi="Times New Roman" w:cs="Times New Roman"/>
        </w:rPr>
        <w:t xml:space="preserve">deaths </w:t>
      </w:r>
      <w:r w:rsidR="0056225F" w:rsidRPr="00FA5849">
        <w:rPr>
          <w:rFonts w:ascii="Times New Roman" w:hAnsi="Times New Roman" w:cs="Times New Roman"/>
        </w:rPr>
        <w:t xml:space="preserve">resulting in </w:t>
      </w:r>
      <w:r w:rsidRPr="00C461F0">
        <w:rPr>
          <w:rFonts w:ascii="Times New Roman" w:hAnsi="Times New Roman" w:cs="Times New Roman"/>
          <w:highlight w:val="yellow"/>
          <w:rPrChange w:id="106" w:author="Mohammad Nayeem Hasan" w:date="2025-01-24T00:00:00Z" w16du:dateUtc="2025-01-23T18:00:00Z">
            <w:rPr>
              <w:rFonts w:ascii="Times New Roman" w:hAnsi="Times New Roman" w:cs="Times New Roman"/>
            </w:rPr>
          </w:rPrChange>
        </w:rPr>
        <w:t>2</w:t>
      </w:r>
      <w:ins w:id="107" w:author="Mohammad Nayeem Hasan" w:date="2025-01-24T00:00:00Z" w16du:dateUtc="2025-01-23T18:00:00Z">
        <w:r w:rsidR="00C461F0" w:rsidRPr="00C461F0">
          <w:rPr>
            <w:rFonts w:ascii="Times New Roman" w:hAnsi="Times New Roman" w:cs="Times New Roman"/>
            <w:highlight w:val="yellow"/>
            <w:rPrChange w:id="108" w:author="Mohammad Nayeem Hasan" w:date="2025-01-24T00:00:00Z" w16du:dateUtc="2025-01-23T18:00:00Z">
              <w:rPr>
                <w:rFonts w:ascii="Times New Roman" w:hAnsi="Times New Roman" w:cs="Times New Roman"/>
              </w:rPr>
            </w:rPrChange>
          </w:rPr>
          <w:t>8.31</w:t>
        </w:r>
      </w:ins>
      <w:del w:id="109" w:author="Mohammad Nayeem Hasan" w:date="2025-01-24T00:00:00Z" w16du:dateUtc="2025-01-23T18:00:00Z">
        <w:r w:rsidRPr="00FA5849" w:rsidDel="00C461F0">
          <w:rPr>
            <w:rFonts w:ascii="Times New Roman" w:hAnsi="Times New Roman" w:cs="Times New Roman"/>
          </w:rPr>
          <w:delText>6.76</w:delText>
        </w:r>
      </w:del>
      <w:r w:rsidRPr="00FA5849">
        <w:rPr>
          <w:rFonts w:ascii="Times New Roman" w:hAnsi="Times New Roman" w:cs="Times New Roman"/>
        </w:rPr>
        <w:t xml:space="preserve"> </w:t>
      </w:r>
      <w:r w:rsidRPr="00FA5849">
        <w:rPr>
          <w:rFonts w:ascii="Times New Roman" w:hAnsi="Times New Roman" w:cs="Times New Roman"/>
        </w:rPr>
        <w:lastRenderedPageBreak/>
        <w:t>deaths per million</w:t>
      </w:r>
      <w:r w:rsidR="009E7EAB" w:rsidRPr="00FA5849">
        <w:rPr>
          <w:rFonts w:ascii="Times New Roman" w:hAnsi="Times New Roman" w:cs="Times New Roman"/>
        </w:rPr>
        <w:t xml:space="preserve"> population</w:t>
      </w:r>
      <w:r w:rsidR="00946E3A" w:rsidRPr="00FA5849">
        <w:rPr>
          <w:rFonts w:ascii="Times New Roman" w:hAnsi="Times New Roman" w:cs="Times New Roman"/>
        </w:rPr>
        <w:t xml:space="preserve"> </w:t>
      </w:r>
      <w:r w:rsidR="00946E3A" w:rsidRPr="00FA5849">
        <w:rPr>
          <w:rFonts w:ascii="Times New Roman" w:hAnsi="Times New Roman" w:cs="Times New Roman"/>
          <w:b/>
          <w:bCs/>
        </w:rPr>
        <w:t>(Fig 3)</w:t>
      </w:r>
      <w:r w:rsidR="009E7EAB" w:rsidRPr="00FA5849">
        <w:rPr>
          <w:rFonts w:ascii="Times New Roman" w:hAnsi="Times New Roman" w:cs="Times New Roman"/>
        </w:rPr>
        <w:t xml:space="preserve">. </w:t>
      </w:r>
      <w:del w:id="110" w:author="Mohammad Nayeem Hasan" w:date="2025-01-24T00:03:00Z" w16du:dateUtc="2025-01-23T18:03:00Z">
        <w:r w:rsidR="00680E96" w:rsidRPr="00FA5849" w:rsidDel="00231378">
          <w:rPr>
            <w:rFonts w:ascii="Times New Roman" w:hAnsi="Times New Roman" w:cs="Times New Roman"/>
          </w:rPr>
          <w:delText xml:space="preserve">Laos </w:delText>
        </w:r>
      </w:del>
      <w:ins w:id="111" w:author="Mohammad Nayeem Hasan" w:date="2025-01-24T00:03:00Z" w16du:dateUtc="2025-01-23T18:03:00Z">
        <w:r w:rsidR="00231378">
          <w:rPr>
            <w:rFonts w:ascii="Times New Roman" w:hAnsi="Times New Roman" w:cs="Times New Roman"/>
          </w:rPr>
          <w:t>Brazil</w:t>
        </w:r>
        <w:r w:rsidR="00231378" w:rsidRPr="00FA5849">
          <w:rPr>
            <w:rFonts w:ascii="Times New Roman" w:hAnsi="Times New Roman" w:cs="Times New Roman"/>
          </w:rPr>
          <w:t xml:space="preserve"> </w:t>
        </w:r>
      </w:ins>
      <w:r w:rsidR="00785E06" w:rsidRPr="00FA5849">
        <w:rPr>
          <w:rFonts w:ascii="Times New Roman" w:hAnsi="Times New Roman" w:cs="Times New Roman"/>
        </w:rPr>
        <w:t xml:space="preserve">reported the highest deaths per million population </w:t>
      </w:r>
      <w:del w:id="112" w:author="Mohammad Nayeem Hasan" w:date="2025-01-24T00:03:00Z" w16du:dateUtc="2025-01-23T18:03:00Z">
        <w:r w:rsidR="00785E06" w:rsidRPr="00FA5849" w:rsidDel="00231378">
          <w:rPr>
            <w:rFonts w:ascii="Times New Roman" w:hAnsi="Times New Roman" w:cs="Times New Roman"/>
          </w:rPr>
          <w:delText>(28</w:delText>
        </w:r>
        <w:r w:rsidR="007E0E5E" w:rsidRPr="00FA5849" w:rsidDel="00231378">
          <w:rPr>
            <w:rFonts w:ascii="Times New Roman" w:hAnsi="Times New Roman" w:cs="Times New Roman"/>
          </w:rPr>
          <w:delText>.16 deaths/M)</w:delText>
        </w:r>
        <w:r w:rsidR="00097CA1" w:rsidRPr="00FA5849" w:rsidDel="00231378">
          <w:rPr>
            <w:rFonts w:ascii="Times New Roman" w:hAnsi="Times New Roman" w:cs="Times New Roman"/>
          </w:rPr>
          <w:delText xml:space="preserve"> </w:delText>
        </w:r>
      </w:del>
      <w:r w:rsidR="00097CA1" w:rsidRPr="00FA5849">
        <w:rPr>
          <w:rFonts w:ascii="Times New Roman" w:hAnsi="Times New Roman" w:cs="Times New Roman"/>
        </w:rPr>
        <w:t xml:space="preserve">with </w:t>
      </w:r>
      <w:ins w:id="113" w:author="Mohammad Nayeem Hasan" w:date="2025-01-24T00:04:00Z" w16du:dateUtc="2025-01-23T18:04:00Z">
        <w:r w:rsidR="00231378" w:rsidRPr="00231378">
          <w:rPr>
            <w:rFonts w:ascii="Times New Roman" w:hAnsi="Times New Roman" w:cs="Times New Roman"/>
          </w:rPr>
          <w:t>French Guiana</w:t>
        </w:r>
      </w:ins>
      <w:del w:id="114" w:author="Mohammad Nayeem Hasan" w:date="2025-01-24T00:03:00Z" w16du:dateUtc="2025-01-23T18:03:00Z">
        <w:r w:rsidR="00097CA1" w:rsidRPr="00FA5849" w:rsidDel="00231378">
          <w:rPr>
            <w:rFonts w:ascii="Times New Roman" w:hAnsi="Times New Roman" w:cs="Times New Roman"/>
          </w:rPr>
          <w:delText>Brazil</w:delText>
        </w:r>
      </w:del>
      <w:r w:rsidR="00097CA1" w:rsidRPr="00FA5849">
        <w:rPr>
          <w:rFonts w:ascii="Times New Roman" w:hAnsi="Times New Roman" w:cs="Times New Roman"/>
        </w:rPr>
        <w:t xml:space="preserve"> as second (</w:t>
      </w:r>
      <w:r w:rsidR="00097CA1" w:rsidRPr="00E86173">
        <w:rPr>
          <w:rFonts w:ascii="Times New Roman" w:hAnsi="Times New Roman" w:cs="Times New Roman"/>
          <w:highlight w:val="yellow"/>
          <w:rPrChange w:id="115" w:author="Mohammad Nayeem Hasan" w:date="2025-01-24T00:04:00Z" w16du:dateUtc="2025-01-23T18:04:00Z">
            <w:rPr>
              <w:rFonts w:ascii="Times New Roman" w:hAnsi="Times New Roman" w:cs="Times New Roman"/>
            </w:rPr>
          </w:rPrChange>
        </w:rPr>
        <w:t>2</w:t>
      </w:r>
      <w:r w:rsidR="006218CC" w:rsidRPr="00E86173">
        <w:rPr>
          <w:rFonts w:ascii="Times New Roman" w:hAnsi="Times New Roman" w:cs="Times New Roman"/>
          <w:highlight w:val="yellow"/>
          <w:rPrChange w:id="116" w:author="Mohammad Nayeem Hasan" w:date="2025-01-24T00:04:00Z" w16du:dateUtc="2025-01-23T18:04:00Z">
            <w:rPr>
              <w:rFonts w:ascii="Times New Roman" w:hAnsi="Times New Roman" w:cs="Times New Roman"/>
            </w:rPr>
          </w:rPrChange>
        </w:rPr>
        <w:t>6.</w:t>
      </w:r>
      <w:ins w:id="117" w:author="Mohammad Nayeem Hasan" w:date="2025-01-24T00:04:00Z" w16du:dateUtc="2025-01-23T18:04:00Z">
        <w:r w:rsidR="00231378" w:rsidRPr="00E86173">
          <w:rPr>
            <w:rFonts w:ascii="Times New Roman" w:hAnsi="Times New Roman" w:cs="Times New Roman"/>
            <w:highlight w:val="yellow"/>
            <w:rPrChange w:id="118" w:author="Mohammad Nayeem Hasan" w:date="2025-01-24T00:04:00Z" w16du:dateUtc="2025-01-23T18:04:00Z">
              <w:rPr>
                <w:rFonts w:ascii="Times New Roman" w:hAnsi="Times New Roman" w:cs="Times New Roman"/>
              </w:rPr>
            </w:rPrChange>
          </w:rPr>
          <w:t>90</w:t>
        </w:r>
      </w:ins>
      <w:del w:id="119" w:author="Mohammad Nayeem Hasan" w:date="2025-01-24T00:04:00Z" w16du:dateUtc="2025-01-23T18:04:00Z">
        <w:r w:rsidR="006218CC" w:rsidRPr="00E86173" w:rsidDel="00231378">
          <w:rPr>
            <w:rFonts w:ascii="Times New Roman" w:hAnsi="Times New Roman" w:cs="Times New Roman"/>
            <w:highlight w:val="yellow"/>
            <w:rPrChange w:id="120" w:author="Mohammad Nayeem Hasan" w:date="2025-01-24T00:04:00Z" w16du:dateUtc="2025-01-23T18:04:00Z">
              <w:rPr>
                <w:rFonts w:ascii="Times New Roman" w:hAnsi="Times New Roman" w:cs="Times New Roman"/>
              </w:rPr>
            </w:rPrChange>
          </w:rPr>
          <w:delText>75</w:delText>
        </w:r>
      </w:del>
      <w:r w:rsidR="006218CC" w:rsidRPr="00FA5849">
        <w:rPr>
          <w:rFonts w:ascii="Times New Roman" w:hAnsi="Times New Roman" w:cs="Times New Roman"/>
        </w:rPr>
        <w:t xml:space="preserve"> deaths/M)</w:t>
      </w:r>
      <w:r w:rsidR="007E0E5E" w:rsidRPr="00FA5849">
        <w:rPr>
          <w:rFonts w:ascii="Times New Roman" w:hAnsi="Times New Roman" w:cs="Times New Roman"/>
        </w:rPr>
        <w:t xml:space="preserve">. </w:t>
      </w:r>
      <w:r w:rsidR="00680E96" w:rsidRPr="00FA5849">
        <w:rPr>
          <w:rFonts w:ascii="Times New Roman" w:hAnsi="Times New Roman" w:cs="Times New Roman"/>
        </w:rPr>
        <w:t xml:space="preserve"> </w:t>
      </w:r>
      <w:r w:rsidR="00793AFC" w:rsidRPr="00FA5849">
        <w:rPr>
          <w:rFonts w:ascii="Times New Roman" w:hAnsi="Times New Roman" w:cs="Times New Roman"/>
        </w:rPr>
        <w:t>In Europe in 2024</w:t>
      </w:r>
      <w:r w:rsidR="00793AFC" w:rsidRPr="00E86173">
        <w:rPr>
          <w:rFonts w:ascii="Times New Roman" w:hAnsi="Times New Roman" w:cs="Times New Roman"/>
          <w:highlight w:val="yellow"/>
          <w:rPrChange w:id="121" w:author="Mohammad Nayeem Hasan" w:date="2025-01-24T00:06:00Z" w16du:dateUtc="2025-01-23T18:06:00Z">
            <w:rPr>
              <w:rFonts w:ascii="Times New Roman" w:hAnsi="Times New Roman" w:cs="Times New Roman"/>
            </w:rPr>
          </w:rPrChange>
        </w:rPr>
        <w:t xml:space="preserve">, </w:t>
      </w:r>
      <w:r w:rsidR="009D59EB" w:rsidRPr="00E86173">
        <w:rPr>
          <w:rFonts w:ascii="Times New Roman" w:hAnsi="Times New Roman" w:cs="Times New Roman"/>
          <w:highlight w:val="yellow"/>
          <w:rPrChange w:id="122" w:author="Mohammad Nayeem Hasan" w:date="2025-01-24T00:06:00Z" w16du:dateUtc="2025-01-23T18:06:00Z">
            <w:rPr>
              <w:rFonts w:ascii="Times New Roman" w:hAnsi="Times New Roman" w:cs="Times New Roman"/>
            </w:rPr>
          </w:rPrChange>
        </w:rPr>
        <w:t>213</w:t>
      </w:r>
      <w:r w:rsidR="009D59EB" w:rsidRPr="00FA5849">
        <w:rPr>
          <w:rFonts w:ascii="Times New Roman" w:hAnsi="Times New Roman" w:cs="Times New Roman"/>
        </w:rPr>
        <w:t xml:space="preserve"> dengue cases were reported in Italy, </w:t>
      </w:r>
      <w:r w:rsidR="009D59EB" w:rsidRPr="00E86173">
        <w:rPr>
          <w:rFonts w:ascii="Times New Roman" w:hAnsi="Times New Roman" w:cs="Times New Roman"/>
          <w:highlight w:val="yellow"/>
          <w:rPrChange w:id="123" w:author="Mohammad Nayeem Hasan" w:date="2025-01-24T00:06:00Z" w16du:dateUtc="2025-01-23T18:06:00Z">
            <w:rPr>
              <w:rFonts w:ascii="Times New Roman" w:hAnsi="Times New Roman" w:cs="Times New Roman"/>
            </w:rPr>
          </w:rPrChange>
        </w:rPr>
        <w:t>8</w:t>
      </w:r>
      <w:ins w:id="124" w:author="Mohammad Nayeem Hasan" w:date="2025-01-24T00:06:00Z" w16du:dateUtc="2025-01-23T18:06:00Z">
        <w:r w:rsidR="00E86173" w:rsidRPr="00E86173">
          <w:rPr>
            <w:rFonts w:ascii="Times New Roman" w:hAnsi="Times New Roman" w:cs="Times New Roman"/>
            <w:highlight w:val="yellow"/>
            <w:rPrChange w:id="125" w:author="Mohammad Nayeem Hasan" w:date="2025-01-24T00:06:00Z" w16du:dateUtc="2025-01-23T18:06:00Z">
              <w:rPr>
                <w:rFonts w:ascii="Times New Roman" w:hAnsi="Times New Roman" w:cs="Times New Roman"/>
              </w:rPr>
            </w:rPrChange>
          </w:rPr>
          <w:t>5</w:t>
        </w:r>
      </w:ins>
      <w:del w:id="126" w:author="Mohammad Nayeem Hasan" w:date="2025-01-24T00:06:00Z" w16du:dateUtc="2025-01-23T18:06:00Z">
        <w:r w:rsidR="009D59EB" w:rsidRPr="00FA5849" w:rsidDel="00E86173">
          <w:rPr>
            <w:rFonts w:ascii="Times New Roman" w:hAnsi="Times New Roman" w:cs="Times New Roman"/>
          </w:rPr>
          <w:delText>3</w:delText>
        </w:r>
      </w:del>
      <w:r w:rsidR="009D59EB" w:rsidRPr="00FA5849">
        <w:rPr>
          <w:rFonts w:ascii="Times New Roman" w:hAnsi="Times New Roman" w:cs="Times New Roman"/>
        </w:rPr>
        <w:t xml:space="preserve"> cases in France, and </w:t>
      </w:r>
      <w:ins w:id="127" w:author="Mohammad Nayeem Hasan" w:date="2025-01-24T00:06:00Z" w16du:dateUtc="2025-01-23T18:06:00Z">
        <w:r w:rsidR="00E86173" w:rsidRPr="00E86173">
          <w:rPr>
            <w:rFonts w:ascii="Times New Roman" w:hAnsi="Times New Roman" w:cs="Times New Roman"/>
            <w:highlight w:val="yellow"/>
            <w:rPrChange w:id="128" w:author="Mohammad Nayeem Hasan" w:date="2025-01-24T00:06:00Z" w16du:dateUtc="2025-01-23T18:06:00Z">
              <w:rPr>
                <w:rFonts w:ascii="Times New Roman" w:hAnsi="Times New Roman" w:cs="Times New Roman"/>
              </w:rPr>
            </w:rPrChange>
          </w:rPr>
          <w:t>10</w:t>
        </w:r>
      </w:ins>
      <w:del w:id="129" w:author="Mohammad Nayeem Hasan" w:date="2025-01-24T00:06:00Z" w16du:dateUtc="2025-01-23T18:06:00Z">
        <w:r w:rsidR="009D59EB" w:rsidRPr="00FA5849" w:rsidDel="00E86173">
          <w:rPr>
            <w:rFonts w:ascii="Times New Roman" w:hAnsi="Times New Roman" w:cs="Times New Roman"/>
          </w:rPr>
          <w:delText>8</w:delText>
        </w:r>
      </w:del>
      <w:r w:rsidR="009D59EB" w:rsidRPr="00FA5849">
        <w:rPr>
          <w:rFonts w:ascii="Times New Roman" w:hAnsi="Times New Roman" w:cs="Times New Roman"/>
        </w:rPr>
        <w:t xml:space="preserve"> cases in Spain. </w:t>
      </w:r>
      <w:ins w:id="130" w:author="Najmul Haider" w:date="2025-01-18T18:28:00Z" w16du:dateUtc="2025-01-18T18:28:00Z">
        <w:r w:rsidR="00896CD8" w:rsidRPr="00FA5849">
          <w:rPr>
            <w:rFonts w:ascii="Times New Roman" w:hAnsi="Times New Roman" w:cs="Times New Roman"/>
          </w:rPr>
          <w:t xml:space="preserve">Niger reported a very high case fatality rate </w:t>
        </w:r>
        <w:r w:rsidR="00AA6A8A" w:rsidRPr="00817133">
          <w:rPr>
            <w:rFonts w:ascii="Times New Roman" w:hAnsi="Times New Roman" w:cs="Times New Roman"/>
            <w:highlight w:val="yellow"/>
            <w:rPrChange w:id="131" w:author="Mohammad Nayeem Hasan" w:date="2025-01-24T00:08:00Z" w16du:dateUtc="2025-01-23T18:08:00Z">
              <w:rPr>
                <w:rFonts w:ascii="Times New Roman" w:hAnsi="Times New Roman" w:cs="Times New Roman"/>
              </w:rPr>
            </w:rPrChange>
          </w:rPr>
          <w:t>(</w:t>
        </w:r>
      </w:ins>
      <w:ins w:id="132" w:author="Mohammad Nayeem Hasan" w:date="2025-01-24T00:07:00Z" w16du:dateUtc="2025-01-23T18:07:00Z">
        <w:r w:rsidR="00E86173" w:rsidRPr="00817133">
          <w:rPr>
            <w:rFonts w:ascii="Times New Roman" w:hAnsi="Times New Roman" w:cs="Times New Roman"/>
            <w:highlight w:val="yellow"/>
            <w:rPrChange w:id="133" w:author="Mohammad Nayeem Hasan" w:date="2025-01-24T00:08:00Z" w16du:dateUtc="2025-01-23T18:08:00Z">
              <w:rPr>
                <w:rFonts w:ascii="Times New Roman" w:hAnsi="Times New Roman" w:cs="Times New Roman"/>
              </w:rPr>
            </w:rPrChange>
          </w:rPr>
          <w:t>20.70</w:t>
        </w:r>
      </w:ins>
      <w:ins w:id="134" w:author="Najmul Haider" w:date="2025-01-18T18:28:00Z" w16du:dateUtc="2025-01-18T18:28:00Z">
        <w:del w:id="135" w:author="Mohammad Nayeem Hasan" w:date="2025-01-24T00:07:00Z" w16du:dateUtc="2025-01-23T18:07:00Z">
          <w:r w:rsidR="003C775A" w:rsidRPr="00817133" w:rsidDel="00E86173">
            <w:rPr>
              <w:rFonts w:ascii="Times New Roman" w:hAnsi="Times New Roman" w:cs="Times New Roman"/>
              <w:highlight w:val="yellow"/>
              <w:rPrChange w:id="136" w:author="Mohammad Nayeem Hasan" w:date="2025-01-24T00:08:00Z" w16du:dateUtc="2025-01-23T18:08:00Z">
                <w:rPr>
                  <w:rFonts w:ascii="Times New Roman" w:hAnsi="Times New Roman" w:cs="Times New Roman"/>
                </w:rPr>
              </w:rPrChange>
            </w:rPr>
            <w:delText>37.5</w:delText>
          </w:r>
        </w:del>
        <w:r w:rsidR="003C775A" w:rsidRPr="00817133">
          <w:rPr>
            <w:rFonts w:ascii="Times New Roman" w:hAnsi="Times New Roman" w:cs="Times New Roman"/>
            <w:highlight w:val="yellow"/>
            <w:rPrChange w:id="137" w:author="Mohammad Nayeem Hasan" w:date="2025-01-24T00:08:00Z" w16du:dateUtc="2025-01-23T18:08:00Z">
              <w:rPr>
                <w:rFonts w:ascii="Times New Roman" w:hAnsi="Times New Roman" w:cs="Times New Roman"/>
              </w:rPr>
            </w:rPrChange>
          </w:rPr>
          <w:t xml:space="preserve">%, </w:t>
        </w:r>
      </w:ins>
      <w:ins w:id="138" w:author="Mohammad Nayeem Hasan" w:date="2025-01-24T00:07:00Z" w16du:dateUtc="2025-01-23T18:07:00Z">
        <w:r w:rsidR="00E86173" w:rsidRPr="00817133">
          <w:rPr>
            <w:rFonts w:ascii="Times New Roman" w:hAnsi="Times New Roman" w:cs="Times New Roman"/>
            <w:highlight w:val="yellow"/>
            <w:rPrChange w:id="139" w:author="Mohammad Nayeem Hasan" w:date="2025-01-24T00:08:00Z" w16du:dateUtc="2025-01-23T18:08:00Z">
              <w:rPr>
                <w:rFonts w:ascii="Times New Roman" w:hAnsi="Times New Roman" w:cs="Times New Roman"/>
              </w:rPr>
            </w:rPrChange>
          </w:rPr>
          <w:t>12</w:t>
        </w:r>
      </w:ins>
      <w:ins w:id="140" w:author="Najmul Haider" w:date="2025-01-18T18:28:00Z" w16du:dateUtc="2025-01-18T18:28:00Z">
        <w:del w:id="141" w:author="Mohammad Nayeem Hasan" w:date="2025-01-24T00:07:00Z" w16du:dateUtc="2025-01-23T18:07:00Z">
          <w:r w:rsidR="003C775A" w:rsidRPr="00817133" w:rsidDel="00E86173">
            <w:rPr>
              <w:rFonts w:ascii="Times New Roman" w:hAnsi="Times New Roman" w:cs="Times New Roman"/>
              <w:highlight w:val="yellow"/>
              <w:rPrChange w:id="142" w:author="Mohammad Nayeem Hasan" w:date="2025-01-24T00:08:00Z" w16du:dateUtc="2025-01-23T18:08:00Z">
                <w:rPr>
                  <w:rFonts w:ascii="Times New Roman" w:hAnsi="Times New Roman" w:cs="Times New Roman"/>
                </w:rPr>
              </w:rPrChange>
            </w:rPr>
            <w:delText>21</w:delText>
          </w:r>
        </w:del>
      </w:ins>
      <w:ins w:id="143" w:author="Najmul Haider" w:date="2025-01-18T18:29:00Z" w16du:dateUtc="2025-01-18T18:29:00Z">
        <w:r w:rsidR="003C775A" w:rsidRPr="00817133">
          <w:rPr>
            <w:rFonts w:ascii="Times New Roman" w:hAnsi="Times New Roman" w:cs="Times New Roman"/>
            <w:highlight w:val="yellow"/>
            <w:rPrChange w:id="144" w:author="Mohammad Nayeem Hasan" w:date="2025-01-24T00:08:00Z" w16du:dateUtc="2025-01-23T18:08:00Z">
              <w:rPr>
                <w:rFonts w:ascii="Times New Roman" w:hAnsi="Times New Roman" w:cs="Times New Roman"/>
              </w:rPr>
            </w:rPrChange>
          </w:rPr>
          <w:t xml:space="preserve"> deaths of 5</w:t>
        </w:r>
      </w:ins>
      <w:ins w:id="145" w:author="Mohammad Nayeem Hasan" w:date="2025-01-24T00:07:00Z" w16du:dateUtc="2025-01-23T18:07:00Z">
        <w:r w:rsidR="00E86173" w:rsidRPr="00817133">
          <w:rPr>
            <w:rFonts w:ascii="Times New Roman" w:hAnsi="Times New Roman" w:cs="Times New Roman"/>
            <w:highlight w:val="yellow"/>
            <w:rPrChange w:id="146" w:author="Mohammad Nayeem Hasan" w:date="2025-01-24T00:08:00Z" w16du:dateUtc="2025-01-23T18:08:00Z">
              <w:rPr>
                <w:rFonts w:ascii="Times New Roman" w:hAnsi="Times New Roman" w:cs="Times New Roman"/>
              </w:rPr>
            </w:rPrChange>
          </w:rPr>
          <w:t>8</w:t>
        </w:r>
      </w:ins>
      <w:ins w:id="147" w:author="Najmul Haider" w:date="2025-01-18T18:29:00Z" w16du:dateUtc="2025-01-18T18:29:00Z">
        <w:del w:id="148" w:author="Mohammad Nayeem Hasan" w:date="2025-01-24T00:07:00Z" w16du:dateUtc="2025-01-23T18:07:00Z">
          <w:r w:rsidR="003C775A" w:rsidRPr="00817133" w:rsidDel="00E86173">
            <w:rPr>
              <w:rFonts w:ascii="Times New Roman" w:hAnsi="Times New Roman" w:cs="Times New Roman"/>
              <w:highlight w:val="yellow"/>
              <w:rPrChange w:id="149" w:author="Mohammad Nayeem Hasan" w:date="2025-01-24T00:08:00Z" w16du:dateUtc="2025-01-23T18:08:00Z">
                <w:rPr>
                  <w:rFonts w:ascii="Times New Roman" w:hAnsi="Times New Roman" w:cs="Times New Roman"/>
                </w:rPr>
              </w:rPrChange>
            </w:rPr>
            <w:delText>6</w:delText>
          </w:r>
        </w:del>
        <w:r w:rsidR="003C775A" w:rsidRPr="00817133">
          <w:rPr>
            <w:rFonts w:ascii="Times New Roman" w:hAnsi="Times New Roman" w:cs="Times New Roman"/>
            <w:highlight w:val="yellow"/>
            <w:rPrChange w:id="150" w:author="Mohammad Nayeem Hasan" w:date="2025-01-24T00:08:00Z" w16du:dateUtc="2025-01-23T18:08:00Z">
              <w:rPr>
                <w:rFonts w:ascii="Times New Roman" w:hAnsi="Times New Roman" w:cs="Times New Roman"/>
              </w:rPr>
            </w:rPrChange>
          </w:rPr>
          <w:t xml:space="preserve"> Dengue cases</w:t>
        </w:r>
      </w:ins>
      <w:ins w:id="151" w:author="Najmul Haider" w:date="2025-01-18T18:28:00Z" w16du:dateUtc="2025-01-18T18:28:00Z">
        <w:r w:rsidR="003C775A" w:rsidRPr="00FA5849">
          <w:rPr>
            <w:rFonts w:ascii="Times New Roman" w:hAnsi="Times New Roman" w:cs="Times New Roman"/>
          </w:rPr>
          <w:t>)</w:t>
        </w:r>
      </w:ins>
      <w:ins w:id="152" w:author="Najmul Haider" w:date="2025-01-18T18:29:00Z" w16du:dateUtc="2025-01-18T18:29:00Z">
        <w:r w:rsidR="003C775A" w:rsidRPr="00FA5849">
          <w:rPr>
            <w:rFonts w:ascii="Times New Roman" w:hAnsi="Times New Roman" w:cs="Times New Roman"/>
          </w:rPr>
          <w:t xml:space="preserve">, indicating a substantial </w:t>
        </w:r>
        <w:r w:rsidR="00DA57AD" w:rsidRPr="00FA5849">
          <w:rPr>
            <w:rFonts w:ascii="Times New Roman" w:hAnsi="Times New Roman" w:cs="Times New Roman"/>
          </w:rPr>
          <w:t xml:space="preserve">under reporting of the cases. </w:t>
        </w:r>
      </w:ins>
    </w:p>
    <w:p w14:paraId="3DA62811" w14:textId="77777777" w:rsidR="00D607D6" w:rsidRPr="00FA5849" w:rsidRDefault="00D607D6" w:rsidP="008864CF">
      <w:pPr>
        <w:rPr>
          <w:rFonts w:ascii="Times New Roman" w:hAnsi="Times New Roman" w:cs="Times New Roman"/>
        </w:rPr>
      </w:pPr>
    </w:p>
    <w:p w14:paraId="20E7023C" w14:textId="7CDAE3D4" w:rsidR="00D607D6" w:rsidRPr="00FA5849" w:rsidRDefault="00BB5091" w:rsidP="008864CF">
      <w:pPr>
        <w:rPr>
          <w:rFonts w:ascii="Times New Roman" w:hAnsi="Times New Roman" w:cs="Times New Roman"/>
        </w:rPr>
      </w:pPr>
      <w:del w:id="153" w:author="Mohammad Nayeem Hasan" w:date="2025-01-24T00:14:00Z" w16du:dateUtc="2025-01-23T18:14:00Z">
        <w:r w:rsidRPr="00FA5849" w:rsidDel="005F0B93">
          <w:rPr>
            <w:rFonts w:ascii="Times New Roman" w:hAnsi="Times New Roman" w:cs="Times New Roman"/>
            <w:noProof/>
          </w:rPr>
          <w:drawing>
            <wp:inline distT="0" distB="0" distL="0" distR="0" wp14:anchorId="6E625CE0" wp14:editId="7DF5472E">
              <wp:extent cx="5486400" cy="5486400"/>
              <wp:effectExtent l="0" t="0" r="0" b="0"/>
              <wp:docPr id="628798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del>
      <w:ins w:id="154" w:author="Mohammad Nayeem Hasan" w:date="2025-01-24T00:14:00Z" w16du:dateUtc="2025-01-23T18:14:00Z">
        <w:r w:rsidR="005F0B93">
          <w:rPr>
            <w:noProof/>
          </w:rPr>
          <w:drawing>
            <wp:inline distT="0" distB="0" distL="0" distR="0" wp14:anchorId="1FBDB776" wp14:editId="1E124032">
              <wp:extent cx="5486400" cy="5486400"/>
              <wp:effectExtent l="0" t="0" r="0" b="0"/>
              <wp:docPr id="1985994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p w14:paraId="04490F4E" w14:textId="77777777" w:rsidR="00D607D6" w:rsidRPr="00FA5849" w:rsidRDefault="00D607D6" w:rsidP="008864CF">
      <w:pPr>
        <w:rPr>
          <w:rFonts w:ascii="Times New Roman" w:hAnsi="Times New Roman" w:cs="Times New Roman"/>
        </w:rPr>
      </w:pPr>
    </w:p>
    <w:p w14:paraId="3AB18C49" w14:textId="344D8F37" w:rsidR="008864CF" w:rsidRPr="00FA5849" w:rsidRDefault="00D607D6" w:rsidP="00742D8B">
      <w:pPr>
        <w:spacing w:after="120" w:line="240" w:lineRule="auto"/>
        <w:rPr>
          <w:rFonts w:ascii="Times New Roman" w:hAnsi="Times New Roman" w:cs="Times New Roman"/>
          <w:b/>
          <w:bCs/>
        </w:rPr>
      </w:pPr>
      <w:r w:rsidRPr="00FA5849">
        <w:rPr>
          <w:rFonts w:ascii="Times New Roman" w:hAnsi="Times New Roman" w:cs="Times New Roman"/>
          <w:b/>
          <w:bCs/>
        </w:rPr>
        <w:t xml:space="preserve">Figure </w:t>
      </w:r>
      <w:r w:rsidR="00CB73BC" w:rsidRPr="00FA5849">
        <w:rPr>
          <w:rFonts w:ascii="Times New Roman" w:hAnsi="Times New Roman" w:cs="Times New Roman"/>
          <w:b/>
          <w:bCs/>
        </w:rPr>
        <w:t>3</w:t>
      </w:r>
      <w:r w:rsidRPr="00FA5849">
        <w:rPr>
          <w:rFonts w:ascii="Times New Roman" w:hAnsi="Times New Roman" w:cs="Times New Roman"/>
          <w:b/>
          <w:bCs/>
        </w:rPr>
        <w:t xml:space="preserve">: </w:t>
      </w:r>
      <w:r w:rsidR="008864CF" w:rsidRPr="00FA5849">
        <w:rPr>
          <w:rFonts w:ascii="Times New Roman" w:hAnsi="Times New Roman" w:cs="Times New Roman"/>
          <w:b/>
          <w:bCs/>
        </w:rPr>
        <w:t xml:space="preserve">Global map </w:t>
      </w:r>
      <w:r w:rsidR="00742D8B" w:rsidRPr="00FA5849">
        <w:rPr>
          <w:rFonts w:ascii="Times New Roman" w:hAnsi="Times New Roman" w:cs="Times New Roman"/>
          <w:b/>
          <w:bCs/>
        </w:rPr>
        <w:t>of</w:t>
      </w:r>
      <w:r w:rsidR="008864CF" w:rsidRPr="00FA5849">
        <w:rPr>
          <w:rFonts w:ascii="Times New Roman" w:hAnsi="Times New Roman" w:cs="Times New Roman"/>
          <w:b/>
          <w:bCs/>
        </w:rPr>
        <w:t xml:space="preserve"> </w:t>
      </w:r>
      <w:r w:rsidR="00742D8B" w:rsidRPr="00FA5849">
        <w:rPr>
          <w:rFonts w:ascii="Times New Roman" w:hAnsi="Times New Roman" w:cs="Times New Roman"/>
          <w:b/>
          <w:bCs/>
        </w:rPr>
        <w:t xml:space="preserve">dengue </w:t>
      </w:r>
      <w:r w:rsidR="008864CF" w:rsidRPr="00FA5849">
        <w:rPr>
          <w:rFonts w:ascii="Times New Roman" w:hAnsi="Times New Roman" w:cs="Times New Roman"/>
          <w:b/>
          <w:bCs/>
        </w:rPr>
        <w:t>cases and deaths in 2024 by country: (Per million</w:t>
      </w:r>
      <w:r w:rsidR="00742D8B" w:rsidRPr="00FA5849">
        <w:rPr>
          <w:rFonts w:ascii="Times New Roman" w:hAnsi="Times New Roman" w:cs="Times New Roman"/>
          <w:b/>
          <w:bCs/>
        </w:rPr>
        <w:t xml:space="preserve"> </w:t>
      </w:r>
      <w:r w:rsidR="008864CF" w:rsidRPr="00FA5849">
        <w:rPr>
          <w:rFonts w:ascii="Times New Roman" w:hAnsi="Times New Roman" w:cs="Times New Roman"/>
          <w:b/>
          <w:bCs/>
        </w:rPr>
        <w:t>population)</w:t>
      </w:r>
      <w:r w:rsidR="00742D8B" w:rsidRPr="00FA5849">
        <w:rPr>
          <w:rFonts w:ascii="Times New Roman" w:hAnsi="Times New Roman" w:cs="Times New Roman"/>
          <w:b/>
          <w:bCs/>
        </w:rPr>
        <w:t xml:space="preserve"> Data were collected from WHO’s global dengue surveillance system (</w:t>
      </w:r>
      <w:hyperlink r:id="rId25" w:history="1">
        <w:r w:rsidR="00742D8B" w:rsidRPr="00FA5849">
          <w:rPr>
            <w:rStyle w:val="Hyperlink"/>
            <w:rFonts w:ascii="Times New Roman" w:hAnsi="Times New Roman" w:cs="Times New Roman"/>
            <w:b/>
            <w:bCs/>
          </w:rPr>
          <w:t>https://worldhealthorg.shinyapps.io/dengue_global/</w:t>
        </w:r>
      </w:hyperlink>
      <w:r w:rsidR="00742D8B" w:rsidRPr="00FA5849">
        <w:rPr>
          <w:rFonts w:ascii="Times New Roman" w:hAnsi="Times New Roman" w:cs="Times New Roman"/>
          <w:b/>
          <w:bCs/>
        </w:rPr>
        <w:t xml:space="preserve"> ) </w:t>
      </w:r>
    </w:p>
    <w:p w14:paraId="46AC4AA7" w14:textId="77777777" w:rsidR="005D1653" w:rsidRPr="00FA5849" w:rsidRDefault="005D1653" w:rsidP="008864CF">
      <w:pPr>
        <w:rPr>
          <w:rFonts w:ascii="Times New Roman" w:hAnsi="Times New Roman" w:cs="Times New Roman"/>
        </w:rPr>
      </w:pPr>
    </w:p>
    <w:p w14:paraId="5C21DE65" w14:textId="175F1190" w:rsidR="00742D8B" w:rsidRPr="00FA5849" w:rsidRDefault="00242978" w:rsidP="001C1DED">
      <w:pPr>
        <w:rPr>
          <w:rFonts w:ascii="Times New Roman" w:hAnsi="Times New Roman" w:cs="Times New Roman"/>
        </w:rPr>
      </w:pPr>
      <w:r w:rsidRPr="00FA5849">
        <w:rPr>
          <w:rFonts w:ascii="Times New Roman" w:hAnsi="Times New Roman" w:cs="Times New Roman"/>
        </w:rPr>
        <w:t xml:space="preserve">By continent, </w:t>
      </w:r>
      <w:r w:rsidR="00742D8B" w:rsidRPr="00FA5849">
        <w:rPr>
          <w:rFonts w:ascii="Times New Roman" w:hAnsi="Times New Roman" w:cs="Times New Roman"/>
        </w:rPr>
        <w:t xml:space="preserve">South America reported the highest dengue case count, with </w:t>
      </w:r>
      <w:ins w:id="155" w:author="Mohammad Nayeem Hasan" w:date="2025-01-24T00:33:00Z" w16du:dateUtc="2025-01-23T18:33:00Z">
        <w:r w:rsidR="001B0560" w:rsidRPr="001B0560">
          <w:rPr>
            <w:rFonts w:ascii="Times New Roman" w:hAnsi="Times New Roman" w:cs="Times New Roman"/>
            <w:color w:val="000000"/>
            <w:sz w:val="24"/>
            <w:szCs w:val="24"/>
            <w:highlight w:val="yellow"/>
            <w:rPrChange w:id="156" w:author="Mohammad Nayeem Hasan" w:date="2025-01-24T00:33:00Z" w16du:dateUtc="2025-01-23T18:33:00Z">
              <w:rPr>
                <w:rFonts w:ascii="Times New Roman" w:hAnsi="Times New Roman" w:cs="Times New Roman"/>
                <w:color w:val="000000"/>
                <w:sz w:val="24"/>
                <w:szCs w:val="24"/>
              </w:rPr>
            </w:rPrChange>
          </w:rPr>
          <w:t>11</w:t>
        </w:r>
        <w:r w:rsidR="001B0560" w:rsidRPr="001B0560">
          <w:rPr>
            <w:rFonts w:ascii="Times New Roman" w:hAnsi="Times New Roman" w:cs="Times New Roman"/>
            <w:color w:val="000000"/>
            <w:sz w:val="24"/>
            <w:szCs w:val="24"/>
            <w:highlight w:val="yellow"/>
            <w:rPrChange w:id="157" w:author="Mohammad Nayeem Hasan" w:date="2025-01-24T00:33:00Z" w16du:dateUtc="2025-01-23T18:33:00Z">
              <w:rPr>
                <w:rFonts w:ascii="Times New Roman" w:hAnsi="Times New Roman" w:cs="Times New Roman"/>
                <w:color w:val="000000"/>
                <w:sz w:val="24"/>
                <w:szCs w:val="24"/>
              </w:rPr>
            </w:rPrChange>
          </w:rPr>
          <w:t>,</w:t>
        </w:r>
        <w:r w:rsidR="001B0560" w:rsidRPr="001B0560">
          <w:rPr>
            <w:rFonts w:ascii="Times New Roman" w:hAnsi="Times New Roman" w:cs="Times New Roman"/>
            <w:color w:val="000000"/>
            <w:sz w:val="24"/>
            <w:szCs w:val="24"/>
            <w:highlight w:val="yellow"/>
            <w:rPrChange w:id="158" w:author="Mohammad Nayeem Hasan" w:date="2025-01-24T00:33:00Z" w16du:dateUtc="2025-01-23T18:33:00Z">
              <w:rPr>
                <w:rFonts w:ascii="Times New Roman" w:hAnsi="Times New Roman" w:cs="Times New Roman"/>
                <w:color w:val="000000"/>
                <w:sz w:val="24"/>
                <w:szCs w:val="24"/>
              </w:rPr>
            </w:rPrChange>
          </w:rPr>
          <w:t>875</w:t>
        </w:r>
        <w:r w:rsidR="001B0560" w:rsidRPr="001B0560">
          <w:rPr>
            <w:rFonts w:ascii="Times New Roman" w:hAnsi="Times New Roman" w:cs="Times New Roman"/>
            <w:color w:val="000000"/>
            <w:sz w:val="24"/>
            <w:szCs w:val="24"/>
            <w:highlight w:val="yellow"/>
            <w:rPrChange w:id="159" w:author="Mohammad Nayeem Hasan" w:date="2025-01-24T00:33:00Z" w16du:dateUtc="2025-01-23T18:33:00Z">
              <w:rPr>
                <w:rFonts w:ascii="Times New Roman" w:hAnsi="Times New Roman" w:cs="Times New Roman"/>
                <w:color w:val="000000"/>
                <w:sz w:val="24"/>
                <w:szCs w:val="24"/>
              </w:rPr>
            </w:rPrChange>
          </w:rPr>
          <w:t>,</w:t>
        </w:r>
        <w:r w:rsidR="001B0560" w:rsidRPr="001B0560">
          <w:rPr>
            <w:rFonts w:ascii="Times New Roman" w:hAnsi="Times New Roman" w:cs="Times New Roman"/>
            <w:color w:val="000000"/>
            <w:sz w:val="24"/>
            <w:szCs w:val="24"/>
            <w:highlight w:val="yellow"/>
            <w:rPrChange w:id="160" w:author="Mohammad Nayeem Hasan" w:date="2025-01-24T00:33:00Z" w16du:dateUtc="2025-01-23T18:33:00Z">
              <w:rPr>
                <w:rFonts w:ascii="Times New Roman" w:hAnsi="Times New Roman" w:cs="Times New Roman"/>
                <w:color w:val="000000"/>
                <w:sz w:val="24"/>
                <w:szCs w:val="24"/>
              </w:rPr>
            </w:rPrChange>
          </w:rPr>
          <w:t>396</w:t>
        </w:r>
        <w:r w:rsidR="001B0560">
          <w:rPr>
            <w:rFonts w:ascii="Times New Roman" w:hAnsi="Times New Roman" w:cs="Times New Roman"/>
            <w:color w:val="000000"/>
            <w:sz w:val="24"/>
            <w:szCs w:val="24"/>
          </w:rPr>
          <w:t xml:space="preserve"> </w:t>
        </w:r>
      </w:ins>
      <w:del w:id="161" w:author="Mohammad Nayeem Hasan" w:date="2025-01-24T00:33:00Z" w16du:dateUtc="2025-01-23T18:33:00Z">
        <w:r w:rsidR="00742D8B" w:rsidRPr="00FA5849" w:rsidDel="001B0560">
          <w:rPr>
            <w:rFonts w:ascii="Times New Roman" w:hAnsi="Times New Roman" w:cs="Times New Roman"/>
          </w:rPr>
          <w:delText xml:space="preserve">11,474,844 </w:delText>
        </w:r>
      </w:del>
      <w:r w:rsidR="00742D8B" w:rsidRPr="00FA5849">
        <w:rPr>
          <w:rFonts w:ascii="Times New Roman" w:hAnsi="Times New Roman" w:cs="Times New Roman"/>
        </w:rPr>
        <w:t xml:space="preserve">cases and </w:t>
      </w:r>
      <w:ins w:id="162" w:author="Mohammad Nayeem Hasan" w:date="2025-01-24T00:34:00Z" w16du:dateUtc="2025-01-23T18:34:00Z">
        <w:r w:rsidR="001B0560" w:rsidRPr="001B0560">
          <w:rPr>
            <w:rFonts w:ascii="Times New Roman" w:hAnsi="Times New Roman" w:cs="Times New Roman"/>
            <w:color w:val="000000"/>
            <w:sz w:val="24"/>
            <w:szCs w:val="24"/>
            <w:highlight w:val="yellow"/>
            <w:rPrChange w:id="163" w:author="Mohammad Nayeem Hasan" w:date="2025-01-24T00:34:00Z" w16du:dateUtc="2025-01-23T18:34:00Z">
              <w:rPr>
                <w:rFonts w:ascii="Times New Roman" w:hAnsi="Times New Roman" w:cs="Times New Roman"/>
                <w:color w:val="000000"/>
                <w:sz w:val="24"/>
                <w:szCs w:val="24"/>
              </w:rPr>
            </w:rPrChange>
          </w:rPr>
          <w:t>7</w:t>
        </w:r>
        <w:r w:rsidR="001B0560" w:rsidRPr="001B0560">
          <w:rPr>
            <w:rFonts w:ascii="Times New Roman" w:hAnsi="Times New Roman" w:cs="Times New Roman"/>
            <w:color w:val="000000"/>
            <w:sz w:val="24"/>
            <w:szCs w:val="24"/>
            <w:highlight w:val="yellow"/>
            <w:rPrChange w:id="164" w:author="Mohammad Nayeem Hasan" w:date="2025-01-24T00:34:00Z" w16du:dateUtc="2025-01-23T18:34:00Z">
              <w:rPr>
                <w:rFonts w:ascii="Times New Roman" w:hAnsi="Times New Roman" w:cs="Times New Roman"/>
                <w:color w:val="000000"/>
                <w:sz w:val="24"/>
                <w:szCs w:val="24"/>
              </w:rPr>
            </w:rPrChange>
          </w:rPr>
          <w:t>,</w:t>
        </w:r>
        <w:r w:rsidR="001B0560" w:rsidRPr="001B0560">
          <w:rPr>
            <w:rFonts w:ascii="Times New Roman" w:hAnsi="Times New Roman" w:cs="Times New Roman"/>
            <w:color w:val="000000"/>
            <w:sz w:val="24"/>
            <w:szCs w:val="24"/>
            <w:highlight w:val="yellow"/>
            <w:rPrChange w:id="165" w:author="Mohammad Nayeem Hasan" w:date="2025-01-24T00:34:00Z" w16du:dateUtc="2025-01-23T18:34:00Z">
              <w:rPr>
                <w:rFonts w:ascii="Times New Roman" w:hAnsi="Times New Roman" w:cs="Times New Roman"/>
                <w:color w:val="000000"/>
                <w:sz w:val="24"/>
                <w:szCs w:val="24"/>
              </w:rPr>
            </w:rPrChange>
          </w:rPr>
          <w:t>217</w:t>
        </w:r>
        <w:r w:rsidR="001B0560">
          <w:rPr>
            <w:rFonts w:ascii="Times New Roman" w:hAnsi="Times New Roman" w:cs="Times New Roman"/>
            <w:color w:val="000000"/>
            <w:sz w:val="24"/>
            <w:szCs w:val="24"/>
          </w:rPr>
          <w:t xml:space="preserve"> </w:t>
        </w:r>
      </w:ins>
      <w:del w:id="166" w:author="Mohammad Nayeem Hasan" w:date="2025-01-24T00:34:00Z" w16du:dateUtc="2025-01-23T18:34:00Z">
        <w:r w:rsidR="00742D8B" w:rsidRPr="00FA5849" w:rsidDel="001B0560">
          <w:rPr>
            <w:rFonts w:ascii="Times New Roman" w:hAnsi="Times New Roman" w:cs="Times New Roman"/>
          </w:rPr>
          <w:delText xml:space="preserve">6,875 </w:delText>
        </w:r>
      </w:del>
      <w:r w:rsidR="00742D8B" w:rsidRPr="00FA5849">
        <w:rPr>
          <w:rFonts w:ascii="Times New Roman" w:hAnsi="Times New Roman" w:cs="Times New Roman"/>
        </w:rPr>
        <w:t xml:space="preserve">deaths, translating to </w:t>
      </w:r>
      <w:ins w:id="167" w:author="Mohammad Nayeem Hasan" w:date="2025-01-24T00:34:00Z" w16du:dateUtc="2025-01-23T18:34:00Z">
        <w:r w:rsidR="001B0560" w:rsidRPr="001B0560">
          <w:rPr>
            <w:rFonts w:ascii="Times New Roman" w:hAnsi="Times New Roman" w:cs="Times New Roman"/>
            <w:color w:val="000000"/>
            <w:sz w:val="24"/>
            <w:szCs w:val="24"/>
            <w:highlight w:val="yellow"/>
            <w:rPrChange w:id="168" w:author="Mohammad Nayeem Hasan" w:date="2025-01-24T00:34:00Z" w16du:dateUtc="2025-01-23T18:34:00Z">
              <w:rPr>
                <w:rFonts w:ascii="Times New Roman" w:hAnsi="Times New Roman" w:cs="Times New Roman"/>
                <w:color w:val="000000"/>
                <w:sz w:val="24"/>
                <w:szCs w:val="24"/>
              </w:rPr>
            </w:rPrChange>
          </w:rPr>
          <w:t>238</w:t>
        </w:r>
        <w:r w:rsidR="001B0560" w:rsidRPr="001B0560">
          <w:rPr>
            <w:rFonts w:ascii="Times New Roman" w:hAnsi="Times New Roman" w:cs="Times New Roman"/>
            <w:color w:val="000000"/>
            <w:sz w:val="24"/>
            <w:szCs w:val="24"/>
            <w:highlight w:val="yellow"/>
            <w:rPrChange w:id="169" w:author="Mohammad Nayeem Hasan" w:date="2025-01-24T00:34:00Z" w16du:dateUtc="2025-01-23T18:34:00Z">
              <w:rPr>
                <w:rFonts w:ascii="Times New Roman" w:hAnsi="Times New Roman" w:cs="Times New Roman"/>
                <w:color w:val="000000"/>
                <w:sz w:val="24"/>
                <w:szCs w:val="24"/>
              </w:rPr>
            </w:rPrChange>
          </w:rPr>
          <w:t>,</w:t>
        </w:r>
        <w:r w:rsidR="001B0560" w:rsidRPr="001B0560">
          <w:rPr>
            <w:rFonts w:ascii="Times New Roman" w:hAnsi="Times New Roman" w:cs="Times New Roman"/>
            <w:color w:val="000000"/>
            <w:sz w:val="24"/>
            <w:szCs w:val="24"/>
            <w:highlight w:val="yellow"/>
            <w:rPrChange w:id="170" w:author="Mohammad Nayeem Hasan" w:date="2025-01-24T00:34:00Z" w16du:dateUtc="2025-01-23T18:34:00Z">
              <w:rPr>
                <w:rFonts w:ascii="Times New Roman" w:hAnsi="Times New Roman" w:cs="Times New Roman"/>
                <w:color w:val="000000"/>
                <w:sz w:val="24"/>
                <w:szCs w:val="24"/>
              </w:rPr>
            </w:rPrChange>
          </w:rPr>
          <w:t>373.15</w:t>
        </w:r>
        <w:r w:rsidR="001B0560">
          <w:rPr>
            <w:rFonts w:ascii="Times New Roman" w:hAnsi="Times New Roman" w:cs="Times New Roman"/>
            <w:color w:val="000000"/>
            <w:sz w:val="24"/>
            <w:szCs w:val="24"/>
          </w:rPr>
          <w:t xml:space="preserve"> </w:t>
        </w:r>
      </w:ins>
      <w:del w:id="171" w:author="Mohammad Nayeem Hasan" w:date="2025-01-24T00:34:00Z" w16du:dateUtc="2025-01-23T18:34:00Z">
        <w:r w:rsidR="00742D8B" w:rsidRPr="00FA5849" w:rsidDel="001B0560">
          <w:rPr>
            <w:rFonts w:ascii="Times New Roman" w:hAnsi="Times New Roman" w:cs="Times New Roman"/>
          </w:rPr>
          <w:delText xml:space="preserve">213,265.45 </w:delText>
        </w:r>
      </w:del>
      <w:r w:rsidR="00742D8B" w:rsidRPr="00FA5849">
        <w:rPr>
          <w:rFonts w:ascii="Times New Roman" w:hAnsi="Times New Roman" w:cs="Times New Roman"/>
        </w:rPr>
        <w:t xml:space="preserve">cases per million (Cases/M) and </w:t>
      </w:r>
      <w:ins w:id="172" w:author="Mohammad Nayeem Hasan" w:date="2025-01-24T00:34:00Z" w16du:dateUtc="2025-01-23T18:34:00Z">
        <w:r w:rsidR="001B0560" w:rsidRPr="001B0560">
          <w:rPr>
            <w:rFonts w:ascii="Times New Roman" w:hAnsi="Times New Roman" w:cs="Times New Roman"/>
            <w:color w:val="000000"/>
            <w:sz w:val="24"/>
            <w:szCs w:val="24"/>
            <w:highlight w:val="yellow"/>
            <w:rPrChange w:id="173" w:author="Mohammad Nayeem Hasan" w:date="2025-01-24T00:34:00Z" w16du:dateUtc="2025-01-23T18:34:00Z">
              <w:rPr>
                <w:rFonts w:ascii="Times New Roman" w:hAnsi="Times New Roman" w:cs="Times New Roman"/>
                <w:color w:val="000000"/>
                <w:sz w:val="24"/>
                <w:szCs w:val="24"/>
              </w:rPr>
            </w:rPrChange>
          </w:rPr>
          <w:t>117.57</w:t>
        </w:r>
        <w:r w:rsidR="001B0560">
          <w:rPr>
            <w:rFonts w:ascii="Times New Roman" w:hAnsi="Times New Roman" w:cs="Times New Roman"/>
            <w:color w:val="000000"/>
            <w:sz w:val="24"/>
            <w:szCs w:val="24"/>
          </w:rPr>
          <w:t xml:space="preserve"> </w:t>
        </w:r>
      </w:ins>
      <w:del w:id="174" w:author="Mohammad Nayeem Hasan" w:date="2025-01-24T00:34:00Z" w16du:dateUtc="2025-01-23T18:34:00Z">
        <w:r w:rsidR="00742D8B" w:rsidRPr="00FA5849" w:rsidDel="001B0560">
          <w:rPr>
            <w:rFonts w:ascii="Times New Roman" w:hAnsi="Times New Roman" w:cs="Times New Roman"/>
          </w:rPr>
          <w:delText xml:space="preserve">108.20 </w:delText>
        </w:r>
      </w:del>
      <w:r w:rsidR="00742D8B" w:rsidRPr="00FA5849">
        <w:rPr>
          <w:rFonts w:ascii="Times New Roman" w:hAnsi="Times New Roman" w:cs="Times New Roman"/>
        </w:rPr>
        <w:t xml:space="preserve">deaths per million (Deaths/M). </w:t>
      </w:r>
      <w:r w:rsidR="00742D8B" w:rsidRPr="00FA5849">
        <w:rPr>
          <w:rFonts w:ascii="Times New Roman" w:hAnsi="Times New Roman" w:cs="Times New Roman"/>
        </w:rPr>
        <w:lastRenderedPageBreak/>
        <w:t xml:space="preserve">The continent also exhibited a case fatality rate (CFR) of </w:t>
      </w:r>
      <w:r w:rsidR="00742D8B" w:rsidRPr="006A60B2">
        <w:rPr>
          <w:rFonts w:ascii="Times New Roman" w:hAnsi="Times New Roman" w:cs="Times New Roman"/>
          <w:highlight w:val="yellow"/>
          <w:rPrChange w:id="175" w:author="Mohammad Nayeem Hasan" w:date="2025-01-24T00:34:00Z" w16du:dateUtc="2025-01-23T18:34:00Z">
            <w:rPr>
              <w:rFonts w:ascii="Times New Roman" w:hAnsi="Times New Roman" w:cs="Times New Roman"/>
            </w:rPr>
          </w:rPrChange>
        </w:rPr>
        <w:t>0.</w:t>
      </w:r>
      <w:ins w:id="176" w:author="Mohammad Nayeem Hasan" w:date="2025-01-24T00:34:00Z" w16du:dateUtc="2025-01-23T18:34:00Z">
        <w:r w:rsidR="001B0560" w:rsidRPr="006A60B2">
          <w:rPr>
            <w:rFonts w:ascii="Times New Roman" w:hAnsi="Times New Roman" w:cs="Times New Roman"/>
            <w:highlight w:val="yellow"/>
            <w:rPrChange w:id="177" w:author="Mohammad Nayeem Hasan" w:date="2025-01-24T00:34:00Z" w16du:dateUtc="2025-01-23T18:34:00Z">
              <w:rPr>
                <w:rFonts w:ascii="Times New Roman" w:hAnsi="Times New Roman" w:cs="Times New Roman"/>
              </w:rPr>
            </w:rPrChange>
          </w:rPr>
          <w:t>06</w:t>
        </w:r>
      </w:ins>
      <w:del w:id="178" w:author="Mohammad Nayeem Hasan" w:date="2025-01-24T00:34:00Z" w16du:dateUtc="2025-01-23T18:34:00Z">
        <w:r w:rsidR="00742D8B" w:rsidRPr="006A60B2" w:rsidDel="001B0560">
          <w:rPr>
            <w:rFonts w:ascii="Times New Roman" w:hAnsi="Times New Roman" w:cs="Times New Roman"/>
            <w:highlight w:val="yellow"/>
            <w:rPrChange w:id="179" w:author="Mohammad Nayeem Hasan" w:date="2025-01-24T00:34:00Z" w16du:dateUtc="2025-01-23T18:34:00Z">
              <w:rPr>
                <w:rFonts w:ascii="Times New Roman" w:hAnsi="Times New Roman" w:cs="Times New Roman"/>
              </w:rPr>
            </w:rPrChange>
          </w:rPr>
          <w:delText>37</w:delText>
        </w:r>
      </w:del>
      <w:r w:rsidR="00742D8B" w:rsidRPr="006A60B2">
        <w:rPr>
          <w:rFonts w:ascii="Times New Roman" w:hAnsi="Times New Roman" w:cs="Times New Roman"/>
          <w:highlight w:val="yellow"/>
          <w:rPrChange w:id="180" w:author="Mohammad Nayeem Hasan" w:date="2025-01-24T00:34:00Z" w16du:dateUtc="2025-01-23T18:34:00Z">
            <w:rPr>
              <w:rFonts w:ascii="Times New Roman" w:hAnsi="Times New Roman" w:cs="Times New Roman"/>
            </w:rPr>
          </w:rPrChange>
        </w:rPr>
        <w:t>%.</w:t>
      </w:r>
      <w:r w:rsidR="00742D8B" w:rsidRPr="00FA5849">
        <w:rPr>
          <w:rFonts w:ascii="Times New Roman" w:hAnsi="Times New Roman" w:cs="Times New Roman"/>
        </w:rPr>
        <w:t xml:space="preserve"> North America followed with </w:t>
      </w:r>
      <w:ins w:id="181" w:author="Mohammad Nayeem Hasan" w:date="2025-01-24T00:34:00Z" w16du:dateUtc="2025-01-23T18:34:00Z">
        <w:r w:rsidR="006A60B2" w:rsidRPr="006A60B2">
          <w:rPr>
            <w:rFonts w:ascii="Times New Roman" w:hAnsi="Times New Roman" w:cs="Times New Roman"/>
            <w:color w:val="000000"/>
            <w:sz w:val="24"/>
            <w:szCs w:val="24"/>
            <w:highlight w:val="yellow"/>
            <w:rPrChange w:id="182" w:author="Mohammad Nayeem Hasan" w:date="2025-01-24T00:35:00Z" w16du:dateUtc="2025-01-23T18:35:00Z">
              <w:rPr>
                <w:rFonts w:ascii="Times New Roman" w:hAnsi="Times New Roman" w:cs="Times New Roman"/>
                <w:color w:val="000000"/>
                <w:sz w:val="24"/>
                <w:szCs w:val="24"/>
              </w:rPr>
            </w:rPrChange>
          </w:rPr>
          <w:t>1</w:t>
        </w:r>
        <w:r w:rsidR="006A60B2" w:rsidRPr="006A60B2">
          <w:rPr>
            <w:rFonts w:ascii="Times New Roman" w:hAnsi="Times New Roman" w:cs="Times New Roman"/>
            <w:color w:val="000000"/>
            <w:sz w:val="24"/>
            <w:szCs w:val="24"/>
            <w:highlight w:val="yellow"/>
            <w:rPrChange w:id="183" w:author="Mohammad Nayeem Hasan" w:date="2025-01-24T00:35:00Z" w16du:dateUtc="2025-01-23T18:35:00Z">
              <w:rPr>
                <w:rFonts w:ascii="Times New Roman" w:hAnsi="Times New Roman" w:cs="Times New Roman"/>
                <w:color w:val="000000"/>
                <w:sz w:val="24"/>
                <w:szCs w:val="24"/>
              </w:rPr>
            </w:rPrChange>
          </w:rPr>
          <w:t>,</w:t>
        </w:r>
        <w:r w:rsidR="006A60B2" w:rsidRPr="006A60B2">
          <w:rPr>
            <w:rFonts w:ascii="Times New Roman" w:hAnsi="Times New Roman" w:cs="Times New Roman"/>
            <w:color w:val="000000"/>
            <w:sz w:val="24"/>
            <w:szCs w:val="24"/>
            <w:highlight w:val="yellow"/>
            <w:rPrChange w:id="184" w:author="Mohammad Nayeem Hasan" w:date="2025-01-24T00:35:00Z" w16du:dateUtc="2025-01-23T18:35:00Z">
              <w:rPr>
                <w:rFonts w:ascii="Times New Roman" w:hAnsi="Times New Roman" w:cs="Times New Roman"/>
                <w:color w:val="000000"/>
                <w:sz w:val="24"/>
                <w:szCs w:val="24"/>
              </w:rPr>
            </w:rPrChange>
          </w:rPr>
          <w:t>141</w:t>
        </w:r>
        <w:r w:rsidR="006A60B2" w:rsidRPr="006A60B2">
          <w:rPr>
            <w:rFonts w:ascii="Times New Roman" w:hAnsi="Times New Roman" w:cs="Times New Roman"/>
            <w:color w:val="000000"/>
            <w:sz w:val="24"/>
            <w:szCs w:val="24"/>
            <w:highlight w:val="yellow"/>
            <w:rPrChange w:id="185" w:author="Mohammad Nayeem Hasan" w:date="2025-01-24T00:35:00Z" w16du:dateUtc="2025-01-23T18:35:00Z">
              <w:rPr>
                <w:rFonts w:ascii="Times New Roman" w:hAnsi="Times New Roman" w:cs="Times New Roman"/>
                <w:color w:val="000000"/>
                <w:sz w:val="24"/>
                <w:szCs w:val="24"/>
              </w:rPr>
            </w:rPrChange>
          </w:rPr>
          <w:t>,</w:t>
        </w:r>
        <w:r w:rsidR="006A60B2" w:rsidRPr="006A60B2">
          <w:rPr>
            <w:rFonts w:ascii="Times New Roman" w:hAnsi="Times New Roman" w:cs="Times New Roman"/>
            <w:color w:val="000000"/>
            <w:sz w:val="24"/>
            <w:szCs w:val="24"/>
            <w:highlight w:val="yellow"/>
            <w:rPrChange w:id="186" w:author="Mohammad Nayeem Hasan" w:date="2025-01-24T00:35:00Z" w16du:dateUtc="2025-01-23T18:35:00Z">
              <w:rPr>
                <w:rFonts w:ascii="Times New Roman" w:hAnsi="Times New Roman" w:cs="Times New Roman"/>
                <w:color w:val="000000"/>
                <w:sz w:val="24"/>
                <w:szCs w:val="24"/>
              </w:rPr>
            </w:rPrChange>
          </w:rPr>
          <w:t>716</w:t>
        </w:r>
        <w:r w:rsidR="006A60B2">
          <w:rPr>
            <w:rFonts w:ascii="Times New Roman" w:hAnsi="Times New Roman" w:cs="Times New Roman"/>
            <w:color w:val="000000"/>
            <w:sz w:val="24"/>
            <w:szCs w:val="24"/>
          </w:rPr>
          <w:t xml:space="preserve"> </w:t>
        </w:r>
      </w:ins>
      <w:del w:id="187" w:author="Mohammad Nayeem Hasan" w:date="2025-01-24T00:34:00Z" w16du:dateUtc="2025-01-23T18:34:00Z">
        <w:r w:rsidR="00742D8B" w:rsidRPr="00FA5849" w:rsidDel="006A60B2">
          <w:rPr>
            <w:rFonts w:ascii="Times New Roman" w:hAnsi="Times New Roman" w:cs="Times New Roman"/>
          </w:rPr>
          <w:delText xml:space="preserve">972,361 </w:delText>
        </w:r>
      </w:del>
      <w:r w:rsidR="00742D8B" w:rsidRPr="00FA5849">
        <w:rPr>
          <w:rFonts w:ascii="Times New Roman" w:hAnsi="Times New Roman" w:cs="Times New Roman"/>
        </w:rPr>
        <w:t xml:space="preserve">cases and </w:t>
      </w:r>
      <w:ins w:id="188" w:author="Mohammad Nayeem Hasan" w:date="2025-01-24T00:35:00Z" w16du:dateUtc="2025-01-23T18:35:00Z">
        <w:r w:rsidR="006A60B2" w:rsidRPr="006A60B2">
          <w:rPr>
            <w:rFonts w:ascii="Times New Roman" w:hAnsi="Times New Roman" w:cs="Times New Roman"/>
            <w:color w:val="000000"/>
            <w:sz w:val="24"/>
            <w:szCs w:val="24"/>
            <w:highlight w:val="yellow"/>
            <w:rPrChange w:id="189" w:author="Mohammad Nayeem Hasan" w:date="2025-01-24T00:35:00Z" w16du:dateUtc="2025-01-23T18:35:00Z">
              <w:rPr>
                <w:rFonts w:ascii="Times New Roman" w:hAnsi="Times New Roman" w:cs="Times New Roman"/>
                <w:color w:val="000000"/>
                <w:sz w:val="24"/>
                <w:szCs w:val="24"/>
              </w:rPr>
            </w:rPrChange>
          </w:rPr>
          <w:t>934</w:t>
        </w:r>
      </w:ins>
      <w:del w:id="190" w:author="Mohammad Nayeem Hasan" w:date="2025-01-24T00:35:00Z" w16du:dateUtc="2025-01-23T18:35:00Z">
        <w:r w:rsidR="00742D8B" w:rsidRPr="00FA5849" w:rsidDel="006A60B2">
          <w:rPr>
            <w:rFonts w:ascii="Times New Roman" w:hAnsi="Times New Roman" w:cs="Times New Roman"/>
          </w:rPr>
          <w:delText>667</w:delText>
        </w:r>
      </w:del>
      <w:r w:rsidR="00742D8B" w:rsidRPr="00FA5849">
        <w:rPr>
          <w:rFonts w:ascii="Times New Roman" w:hAnsi="Times New Roman" w:cs="Times New Roman"/>
        </w:rPr>
        <w:t xml:space="preserve"> deaths, corresponding to </w:t>
      </w:r>
      <w:ins w:id="191" w:author="Mohammad Nayeem Hasan" w:date="2025-01-24T00:35:00Z" w16du:dateUtc="2025-01-23T18:35:00Z">
        <w:r w:rsidR="006A60B2" w:rsidRPr="006A60B2">
          <w:rPr>
            <w:rFonts w:ascii="Times New Roman" w:hAnsi="Times New Roman" w:cs="Times New Roman"/>
            <w:color w:val="000000"/>
            <w:sz w:val="24"/>
            <w:szCs w:val="24"/>
            <w:highlight w:val="yellow"/>
            <w:rPrChange w:id="192" w:author="Mohammad Nayeem Hasan" w:date="2025-01-24T00:35:00Z" w16du:dateUtc="2025-01-23T18:35:00Z">
              <w:rPr>
                <w:rFonts w:ascii="Times New Roman" w:hAnsi="Times New Roman" w:cs="Times New Roman"/>
                <w:color w:val="000000"/>
                <w:sz w:val="24"/>
                <w:szCs w:val="24"/>
              </w:rPr>
            </w:rPrChange>
          </w:rPr>
          <w:t>201</w:t>
        </w:r>
        <w:r w:rsidR="006A60B2" w:rsidRPr="006A60B2">
          <w:rPr>
            <w:rFonts w:ascii="Times New Roman" w:hAnsi="Times New Roman" w:cs="Times New Roman"/>
            <w:color w:val="000000"/>
            <w:sz w:val="24"/>
            <w:szCs w:val="24"/>
            <w:highlight w:val="yellow"/>
            <w:rPrChange w:id="193" w:author="Mohammad Nayeem Hasan" w:date="2025-01-24T00:35:00Z" w16du:dateUtc="2025-01-23T18:35:00Z">
              <w:rPr>
                <w:rFonts w:ascii="Times New Roman" w:hAnsi="Times New Roman" w:cs="Times New Roman"/>
                <w:color w:val="000000"/>
                <w:sz w:val="24"/>
                <w:szCs w:val="24"/>
              </w:rPr>
            </w:rPrChange>
          </w:rPr>
          <w:t>,</w:t>
        </w:r>
        <w:r w:rsidR="006A60B2" w:rsidRPr="006A60B2">
          <w:rPr>
            <w:rFonts w:ascii="Times New Roman" w:hAnsi="Times New Roman" w:cs="Times New Roman"/>
            <w:color w:val="000000"/>
            <w:sz w:val="24"/>
            <w:szCs w:val="24"/>
            <w:highlight w:val="yellow"/>
            <w:rPrChange w:id="194" w:author="Mohammad Nayeem Hasan" w:date="2025-01-24T00:35:00Z" w16du:dateUtc="2025-01-23T18:35:00Z">
              <w:rPr>
                <w:rFonts w:ascii="Times New Roman" w:hAnsi="Times New Roman" w:cs="Times New Roman"/>
                <w:color w:val="000000"/>
                <w:sz w:val="24"/>
                <w:szCs w:val="24"/>
              </w:rPr>
            </w:rPrChange>
          </w:rPr>
          <w:t>087.36</w:t>
        </w:r>
        <w:r w:rsidR="006A60B2">
          <w:rPr>
            <w:rFonts w:ascii="Times New Roman" w:hAnsi="Times New Roman" w:cs="Times New Roman"/>
            <w:color w:val="000000"/>
            <w:sz w:val="24"/>
            <w:szCs w:val="24"/>
          </w:rPr>
          <w:t xml:space="preserve"> </w:t>
        </w:r>
      </w:ins>
      <w:del w:id="195" w:author="Mohammad Nayeem Hasan" w:date="2025-01-24T00:35:00Z" w16du:dateUtc="2025-01-23T18:35:00Z">
        <w:r w:rsidR="00742D8B" w:rsidRPr="00FA5849" w:rsidDel="006A60B2">
          <w:rPr>
            <w:rFonts w:ascii="Times New Roman" w:hAnsi="Times New Roman" w:cs="Times New Roman"/>
          </w:rPr>
          <w:delText xml:space="preserve">161,305.51 </w:delText>
        </w:r>
      </w:del>
      <w:r w:rsidR="001C1DED" w:rsidRPr="00FA5849">
        <w:rPr>
          <w:rFonts w:ascii="Times New Roman" w:hAnsi="Times New Roman" w:cs="Times New Roman"/>
        </w:rPr>
        <w:t>cases</w:t>
      </w:r>
      <w:r w:rsidR="00742D8B" w:rsidRPr="00FA5849">
        <w:rPr>
          <w:rFonts w:ascii="Times New Roman" w:hAnsi="Times New Roman" w:cs="Times New Roman"/>
        </w:rPr>
        <w:t xml:space="preserve"> and</w:t>
      </w:r>
      <w:ins w:id="196" w:author="Mohammad Nayeem Hasan" w:date="2025-01-24T00:35:00Z" w16du:dateUtc="2025-01-23T18:35:00Z">
        <w:r w:rsidR="006A60B2">
          <w:rPr>
            <w:rFonts w:ascii="Times New Roman" w:hAnsi="Times New Roman" w:cs="Times New Roman"/>
          </w:rPr>
          <w:t xml:space="preserve"> </w:t>
        </w:r>
        <w:r w:rsidR="006A60B2" w:rsidRPr="006A60B2">
          <w:rPr>
            <w:rFonts w:ascii="Times New Roman" w:hAnsi="Times New Roman" w:cs="Times New Roman"/>
            <w:color w:val="000000"/>
            <w:sz w:val="24"/>
            <w:szCs w:val="24"/>
            <w:highlight w:val="yellow"/>
            <w:rPrChange w:id="197" w:author="Mohammad Nayeem Hasan" w:date="2025-01-24T00:35:00Z" w16du:dateUtc="2025-01-23T18:35:00Z">
              <w:rPr>
                <w:rFonts w:ascii="Times New Roman" w:hAnsi="Times New Roman" w:cs="Times New Roman"/>
                <w:color w:val="000000"/>
                <w:sz w:val="24"/>
                <w:szCs w:val="24"/>
              </w:rPr>
            </w:rPrChange>
          </w:rPr>
          <w:t>60.93</w:t>
        </w:r>
        <w:r w:rsidR="006A60B2">
          <w:rPr>
            <w:rFonts w:ascii="Times New Roman" w:hAnsi="Times New Roman" w:cs="Times New Roman"/>
            <w:color w:val="000000"/>
            <w:sz w:val="24"/>
            <w:szCs w:val="24"/>
          </w:rPr>
          <w:t xml:space="preserve"> </w:t>
        </w:r>
      </w:ins>
      <w:del w:id="198" w:author="Mohammad Nayeem Hasan" w:date="2025-01-24T00:35:00Z" w16du:dateUtc="2025-01-23T18:35:00Z">
        <w:r w:rsidR="00742D8B" w:rsidRPr="00FA5849" w:rsidDel="006A60B2">
          <w:rPr>
            <w:rFonts w:ascii="Times New Roman" w:hAnsi="Times New Roman" w:cs="Times New Roman"/>
          </w:rPr>
          <w:delText xml:space="preserve"> 52.76 </w:delText>
        </w:r>
      </w:del>
      <w:r w:rsidR="00742D8B" w:rsidRPr="00FA5849">
        <w:rPr>
          <w:rFonts w:ascii="Times New Roman" w:hAnsi="Times New Roman" w:cs="Times New Roman"/>
        </w:rPr>
        <w:t xml:space="preserve">Deaths/M. Despite a relatively lower CFR of </w:t>
      </w:r>
      <w:r w:rsidR="00742D8B" w:rsidRPr="005C49FD">
        <w:rPr>
          <w:rFonts w:ascii="Times New Roman" w:hAnsi="Times New Roman" w:cs="Times New Roman"/>
          <w:highlight w:val="yellow"/>
          <w:rPrChange w:id="199" w:author="Mohammad Nayeem Hasan" w:date="2025-01-24T00:35:00Z" w16du:dateUtc="2025-01-23T18:35:00Z">
            <w:rPr>
              <w:rFonts w:ascii="Times New Roman" w:hAnsi="Times New Roman" w:cs="Times New Roman"/>
            </w:rPr>
          </w:rPrChange>
        </w:rPr>
        <w:t>0.</w:t>
      </w:r>
      <w:ins w:id="200" w:author="Mohammad Nayeem Hasan" w:date="2025-01-24T00:35:00Z" w16du:dateUtc="2025-01-23T18:35:00Z">
        <w:r w:rsidR="005C49FD" w:rsidRPr="005C49FD">
          <w:rPr>
            <w:rFonts w:ascii="Times New Roman" w:hAnsi="Times New Roman" w:cs="Times New Roman"/>
            <w:highlight w:val="yellow"/>
            <w:rPrChange w:id="201" w:author="Mohammad Nayeem Hasan" w:date="2025-01-24T00:35:00Z" w16du:dateUtc="2025-01-23T18:35:00Z">
              <w:rPr>
                <w:rFonts w:ascii="Times New Roman" w:hAnsi="Times New Roman" w:cs="Times New Roman"/>
              </w:rPr>
            </w:rPrChange>
          </w:rPr>
          <w:t>08</w:t>
        </w:r>
      </w:ins>
      <w:del w:id="202" w:author="Mohammad Nayeem Hasan" w:date="2025-01-24T00:35:00Z" w16du:dateUtc="2025-01-23T18:35:00Z">
        <w:r w:rsidR="00742D8B" w:rsidRPr="00FA5849" w:rsidDel="005C49FD">
          <w:rPr>
            <w:rFonts w:ascii="Times New Roman" w:hAnsi="Times New Roman" w:cs="Times New Roman"/>
          </w:rPr>
          <w:delText>20</w:delText>
        </w:r>
      </w:del>
      <w:r w:rsidR="00742D8B" w:rsidRPr="00FA5849">
        <w:rPr>
          <w:rFonts w:ascii="Times New Roman" w:hAnsi="Times New Roman" w:cs="Times New Roman"/>
        </w:rPr>
        <w:t xml:space="preserve">%. Asia recorded </w:t>
      </w:r>
      <w:ins w:id="203" w:author="Mohammad Nayeem Hasan" w:date="2025-01-24T00:37:00Z" w16du:dateUtc="2025-01-23T18:37:00Z">
        <w:r w:rsidR="005C49FD" w:rsidRPr="005C49FD">
          <w:rPr>
            <w:rFonts w:ascii="Times New Roman" w:hAnsi="Times New Roman" w:cs="Times New Roman"/>
            <w:color w:val="000000"/>
            <w:sz w:val="24"/>
            <w:szCs w:val="24"/>
            <w:highlight w:val="yellow"/>
            <w:rPrChange w:id="204" w:author="Mohammad Nayeem Hasan" w:date="2025-01-24T00:37:00Z" w16du:dateUtc="2025-01-23T18:37:00Z">
              <w:rPr>
                <w:rFonts w:ascii="Times New Roman" w:hAnsi="Times New Roman" w:cs="Times New Roman"/>
                <w:color w:val="000000"/>
                <w:sz w:val="24"/>
                <w:szCs w:val="24"/>
              </w:rPr>
            </w:rPrChange>
          </w:rPr>
          <w:t>877</w:t>
        </w:r>
        <w:r w:rsidR="005C49FD" w:rsidRPr="005C49FD">
          <w:rPr>
            <w:rFonts w:ascii="Times New Roman" w:hAnsi="Times New Roman" w:cs="Times New Roman"/>
            <w:color w:val="000000"/>
            <w:sz w:val="24"/>
            <w:szCs w:val="24"/>
            <w:highlight w:val="yellow"/>
            <w:rPrChange w:id="205" w:author="Mohammad Nayeem Hasan" w:date="2025-01-24T00:37:00Z" w16du:dateUtc="2025-01-23T18:37:00Z">
              <w:rPr>
                <w:rFonts w:ascii="Times New Roman" w:hAnsi="Times New Roman" w:cs="Times New Roman"/>
                <w:color w:val="000000"/>
                <w:sz w:val="24"/>
                <w:szCs w:val="24"/>
              </w:rPr>
            </w:rPrChange>
          </w:rPr>
          <w:t>,</w:t>
        </w:r>
        <w:r w:rsidR="005C49FD" w:rsidRPr="005C49FD">
          <w:rPr>
            <w:rFonts w:ascii="Times New Roman" w:hAnsi="Times New Roman" w:cs="Times New Roman"/>
            <w:color w:val="000000"/>
            <w:sz w:val="24"/>
            <w:szCs w:val="24"/>
            <w:highlight w:val="yellow"/>
            <w:rPrChange w:id="206" w:author="Mohammad Nayeem Hasan" w:date="2025-01-24T00:37:00Z" w16du:dateUtc="2025-01-23T18:37:00Z">
              <w:rPr>
                <w:rFonts w:ascii="Times New Roman" w:hAnsi="Times New Roman" w:cs="Times New Roman"/>
                <w:color w:val="000000"/>
                <w:sz w:val="24"/>
                <w:szCs w:val="24"/>
              </w:rPr>
            </w:rPrChange>
          </w:rPr>
          <w:t>704</w:t>
        </w:r>
        <w:r w:rsidR="005C49FD">
          <w:rPr>
            <w:rFonts w:ascii="Times New Roman" w:hAnsi="Times New Roman" w:cs="Times New Roman"/>
            <w:color w:val="000000"/>
            <w:sz w:val="24"/>
            <w:szCs w:val="24"/>
          </w:rPr>
          <w:t xml:space="preserve"> </w:t>
        </w:r>
      </w:ins>
      <w:del w:id="207" w:author="Mohammad Nayeem Hasan" w:date="2025-01-24T00:37:00Z" w16du:dateUtc="2025-01-23T18:37:00Z">
        <w:r w:rsidR="00742D8B" w:rsidRPr="00FA5849" w:rsidDel="005C49FD">
          <w:rPr>
            <w:rFonts w:ascii="Times New Roman" w:hAnsi="Times New Roman" w:cs="Times New Roman"/>
          </w:rPr>
          <w:delText xml:space="preserve">705,528 </w:delText>
        </w:r>
      </w:del>
      <w:r w:rsidR="00742D8B" w:rsidRPr="00FA5849">
        <w:rPr>
          <w:rFonts w:ascii="Times New Roman" w:hAnsi="Times New Roman" w:cs="Times New Roman"/>
        </w:rPr>
        <w:t xml:space="preserve">cases and </w:t>
      </w:r>
      <w:ins w:id="208" w:author="Mohammad Nayeem Hasan" w:date="2025-01-24T00:37:00Z" w16du:dateUtc="2025-01-23T18:37:00Z">
        <w:r w:rsidR="005C49FD" w:rsidRPr="005C49FD">
          <w:rPr>
            <w:rFonts w:ascii="Times New Roman" w:hAnsi="Times New Roman" w:cs="Times New Roman"/>
            <w:color w:val="000000"/>
            <w:sz w:val="24"/>
            <w:szCs w:val="24"/>
            <w:highlight w:val="yellow"/>
            <w:rPrChange w:id="209" w:author="Mohammad Nayeem Hasan" w:date="2025-01-24T00:37:00Z" w16du:dateUtc="2025-01-23T18:37:00Z">
              <w:rPr>
                <w:rFonts w:ascii="Times New Roman" w:hAnsi="Times New Roman" w:cs="Times New Roman"/>
                <w:color w:val="000000"/>
                <w:sz w:val="24"/>
                <w:szCs w:val="24"/>
              </w:rPr>
            </w:rPrChange>
          </w:rPr>
          <w:t>1</w:t>
        </w:r>
        <w:r w:rsidR="005C49FD" w:rsidRPr="005C49FD">
          <w:rPr>
            <w:rFonts w:ascii="Times New Roman" w:hAnsi="Times New Roman" w:cs="Times New Roman"/>
            <w:color w:val="000000"/>
            <w:sz w:val="24"/>
            <w:szCs w:val="24"/>
            <w:highlight w:val="yellow"/>
            <w:rPrChange w:id="210" w:author="Mohammad Nayeem Hasan" w:date="2025-01-24T00:37:00Z" w16du:dateUtc="2025-01-23T18:37:00Z">
              <w:rPr>
                <w:rFonts w:ascii="Times New Roman" w:hAnsi="Times New Roman" w:cs="Times New Roman"/>
                <w:color w:val="000000"/>
                <w:sz w:val="24"/>
                <w:szCs w:val="24"/>
              </w:rPr>
            </w:rPrChange>
          </w:rPr>
          <w:t>,</w:t>
        </w:r>
        <w:r w:rsidR="005C49FD" w:rsidRPr="005C49FD">
          <w:rPr>
            <w:rFonts w:ascii="Times New Roman" w:hAnsi="Times New Roman" w:cs="Times New Roman"/>
            <w:color w:val="000000"/>
            <w:sz w:val="24"/>
            <w:szCs w:val="24"/>
            <w:highlight w:val="yellow"/>
            <w:rPrChange w:id="211" w:author="Mohammad Nayeem Hasan" w:date="2025-01-24T00:37:00Z" w16du:dateUtc="2025-01-23T18:37:00Z">
              <w:rPr>
                <w:rFonts w:ascii="Times New Roman" w:hAnsi="Times New Roman" w:cs="Times New Roman"/>
                <w:color w:val="000000"/>
                <w:sz w:val="24"/>
                <w:szCs w:val="24"/>
              </w:rPr>
            </w:rPrChange>
          </w:rPr>
          <w:t>006</w:t>
        </w:r>
      </w:ins>
      <w:del w:id="212" w:author="Mohammad Nayeem Hasan" w:date="2025-01-24T00:37:00Z" w16du:dateUtc="2025-01-23T18:37:00Z">
        <w:r w:rsidR="00742D8B" w:rsidRPr="005C49FD" w:rsidDel="005C49FD">
          <w:rPr>
            <w:rFonts w:ascii="Times New Roman" w:hAnsi="Times New Roman" w:cs="Times New Roman"/>
            <w:highlight w:val="yellow"/>
            <w:rPrChange w:id="213" w:author="Mohammad Nayeem Hasan" w:date="2025-01-24T00:37:00Z" w16du:dateUtc="2025-01-23T18:37:00Z">
              <w:rPr>
                <w:rFonts w:ascii="Times New Roman" w:hAnsi="Times New Roman" w:cs="Times New Roman"/>
              </w:rPr>
            </w:rPrChange>
          </w:rPr>
          <w:delText>931</w:delText>
        </w:r>
      </w:del>
      <w:r w:rsidR="00742D8B" w:rsidRPr="00FA5849">
        <w:rPr>
          <w:rFonts w:ascii="Times New Roman" w:hAnsi="Times New Roman" w:cs="Times New Roman"/>
        </w:rPr>
        <w:t xml:space="preserve"> deaths, with a CFR of </w:t>
      </w:r>
      <w:r w:rsidR="00742D8B" w:rsidRPr="005C49FD">
        <w:rPr>
          <w:rFonts w:ascii="Times New Roman" w:hAnsi="Times New Roman" w:cs="Times New Roman"/>
          <w:highlight w:val="yellow"/>
          <w:rPrChange w:id="214" w:author="Mohammad Nayeem Hasan" w:date="2025-01-24T00:37:00Z" w16du:dateUtc="2025-01-23T18:37:00Z">
            <w:rPr>
              <w:rFonts w:ascii="Times New Roman" w:hAnsi="Times New Roman" w:cs="Times New Roman"/>
            </w:rPr>
          </w:rPrChange>
        </w:rPr>
        <w:t>0.</w:t>
      </w:r>
      <w:ins w:id="215" w:author="Mohammad Nayeem Hasan" w:date="2025-01-24T00:37:00Z" w16du:dateUtc="2025-01-23T18:37:00Z">
        <w:r w:rsidR="005C49FD" w:rsidRPr="005C49FD">
          <w:rPr>
            <w:rFonts w:ascii="Times New Roman" w:hAnsi="Times New Roman" w:cs="Times New Roman"/>
            <w:highlight w:val="yellow"/>
            <w:rPrChange w:id="216" w:author="Mohammad Nayeem Hasan" w:date="2025-01-24T00:37:00Z" w16du:dateUtc="2025-01-23T18:37:00Z">
              <w:rPr>
                <w:rFonts w:ascii="Times New Roman" w:hAnsi="Times New Roman" w:cs="Times New Roman"/>
              </w:rPr>
            </w:rPrChange>
          </w:rPr>
          <w:t>11</w:t>
        </w:r>
      </w:ins>
      <w:del w:id="217" w:author="Mohammad Nayeem Hasan" w:date="2025-01-24T00:37:00Z" w16du:dateUtc="2025-01-23T18:37:00Z">
        <w:r w:rsidR="00742D8B" w:rsidRPr="005C49FD" w:rsidDel="005C49FD">
          <w:rPr>
            <w:rFonts w:ascii="Times New Roman" w:hAnsi="Times New Roman" w:cs="Times New Roman"/>
            <w:highlight w:val="yellow"/>
            <w:rPrChange w:id="218" w:author="Mohammad Nayeem Hasan" w:date="2025-01-24T00:37:00Z" w16du:dateUtc="2025-01-23T18:37:00Z">
              <w:rPr>
                <w:rFonts w:ascii="Times New Roman" w:hAnsi="Times New Roman" w:cs="Times New Roman"/>
              </w:rPr>
            </w:rPrChange>
          </w:rPr>
          <w:delText>24</w:delText>
        </w:r>
      </w:del>
      <w:r w:rsidR="00742D8B" w:rsidRPr="005C49FD">
        <w:rPr>
          <w:rFonts w:ascii="Times New Roman" w:hAnsi="Times New Roman" w:cs="Times New Roman"/>
          <w:highlight w:val="yellow"/>
          <w:rPrChange w:id="219" w:author="Mohammad Nayeem Hasan" w:date="2025-01-24T00:37:00Z" w16du:dateUtc="2025-01-23T18:37:00Z">
            <w:rPr>
              <w:rFonts w:ascii="Times New Roman" w:hAnsi="Times New Roman" w:cs="Times New Roman"/>
            </w:rPr>
          </w:rPrChange>
        </w:rPr>
        <w:t>%</w:t>
      </w:r>
      <w:r w:rsidR="00742D8B" w:rsidRPr="00FA5849">
        <w:rPr>
          <w:rFonts w:ascii="Times New Roman" w:hAnsi="Times New Roman" w:cs="Times New Roman"/>
        </w:rPr>
        <w:t>.</w:t>
      </w:r>
      <w:r w:rsidR="00F05696" w:rsidRPr="00FA5849">
        <w:rPr>
          <w:rFonts w:ascii="Times New Roman" w:hAnsi="Times New Roman" w:cs="Times New Roman"/>
        </w:rPr>
        <w:t xml:space="preserve"> Also</w:t>
      </w:r>
      <w:r w:rsidR="001C1DED" w:rsidRPr="00FA5849">
        <w:rPr>
          <w:rFonts w:ascii="Times New Roman" w:hAnsi="Times New Roman" w:cs="Times New Roman"/>
        </w:rPr>
        <w:t>,</w:t>
      </w:r>
      <w:r w:rsidR="00F05696" w:rsidRPr="00FA5849">
        <w:rPr>
          <w:rFonts w:ascii="Times New Roman" w:hAnsi="Times New Roman" w:cs="Times New Roman"/>
        </w:rPr>
        <w:t xml:space="preserve"> Africa recorded </w:t>
      </w:r>
      <w:r w:rsidR="001C1DED" w:rsidRPr="00FA5849">
        <w:rPr>
          <w:rFonts w:ascii="Times New Roman" w:hAnsi="Times New Roman" w:cs="Times New Roman"/>
        </w:rPr>
        <w:t xml:space="preserve">a </w:t>
      </w:r>
      <w:r w:rsidR="00F05696" w:rsidRPr="00FA5849">
        <w:rPr>
          <w:rFonts w:ascii="Times New Roman" w:hAnsi="Times New Roman" w:cs="Times New Roman"/>
        </w:rPr>
        <w:t xml:space="preserve">lower number of cases and deaths, </w:t>
      </w:r>
      <w:r w:rsidR="001C1DED" w:rsidRPr="00FA5849">
        <w:rPr>
          <w:rFonts w:ascii="Times New Roman" w:hAnsi="Times New Roman" w:cs="Times New Roman"/>
        </w:rPr>
        <w:t xml:space="preserve">the continent recorded the </w:t>
      </w:r>
      <w:ins w:id="220" w:author="Mohammad Nayeem Hasan" w:date="2025-01-24T00:38:00Z" w16du:dateUtc="2025-01-23T18:38:00Z">
        <w:r w:rsidR="002839FC">
          <w:rPr>
            <w:rFonts w:ascii="Times New Roman" w:hAnsi="Times New Roman" w:cs="Times New Roman"/>
          </w:rPr>
          <w:t xml:space="preserve">second </w:t>
        </w:r>
      </w:ins>
      <w:r w:rsidR="001C1DED" w:rsidRPr="00FA5849">
        <w:rPr>
          <w:rFonts w:ascii="Times New Roman" w:hAnsi="Times New Roman" w:cs="Times New Roman"/>
        </w:rPr>
        <w:t>highest case-fatality rate at</w:t>
      </w:r>
      <w:r w:rsidR="00742D8B" w:rsidRPr="00FA5849">
        <w:rPr>
          <w:rFonts w:ascii="Times New Roman" w:hAnsi="Times New Roman" w:cs="Times New Roman"/>
        </w:rPr>
        <w:t xml:space="preserve"> </w:t>
      </w:r>
      <w:ins w:id="221" w:author="Mohammad Nayeem Hasan" w:date="2025-01-24T00:38:00Z" w16du:dateUtc="2025-01-23T18:38:00Z">
        <w:r w:rsidR="002839FC">
          <w:rPr>
            <w:rFonts w:ascii="Times New Roman" w:hAnsi="Times New Roman" w:cs="Times New Roman"/>
          </w:rPr>
          <w:t>0.09</w:t>
        </w:r>
      </w:ins>
      <w:del w:id="222" w:author="Mohammad Nayeem Hasan" w:date="2025-01-24T00:38:00Z" w16du:dateUtc="2025-01-23T18:38:00Z">
        <w:r w:rsidR="00742D8B" w:rsidRPr="00FA5849" w:rsidDel="002839FC">
          <w:rPr>
            <w:rFonts w:ascii="Times New Roman" w:hAnsi="Times New Roman" w:cs="Times New Roman"/>
          </w:rPr>
          <w:delText>3.19</w:delText>
        </w:r>
      </w:del>
      <w:r w:rsidR="00742D8B" w:rsidRPr="00FA5849">
        <w:rPr>
          <w:rFonts w:ascii="Times New Roman" w:hAnsi="Times New Roman" w:cs="Times New Roman"/>
        </w:rPr>
        <w:t xml:space="preserve">%, </w:t>
      </w:r>
      <w:del w:id="223" w:author="Mohammad Nayeem Hasan" w:date="2025-01-24T00:38:00Z" w16du:dateUtc="2025-01-23T18:38:00Z">
        <w:r w:rsidR="00742D8B" w:rsidRPr="00FA5849" w:rsidDel="00301044">
          <w:rPr>
            <w:rFonts w:ascii="Times New Roman" w:hAnsi="Times New Roman" w:cs="Times New Roman"/>
          </w:rPr>
          <w:delText>the highest among all regions</w:delText>
        </w:r>
      </w:del>
      <w:ins w:id="224" w:author="Mohammad Nayeem Hasan" w:date="2025-01-24T00:38:00Z" w16du:dateUtc="2025-01-23T18:38:00Z">
        <w:r w:rsidR="00301044">
          <w:rPr>
            <w:rFonts w:ascii="Times New Roman" w:hAnsi="Times New Roman" w:cs="Times New Roman"/>
          </w:rPr>
          <w:t xml:space="preserve">after </w:t>
        </w:r>
        <w:r w:rsidR="00D1048D">
          <w:rPr>
            <w:rFonts w:ascii="Times New Roman" w:hAnsi="Times New Roman" w:cs="Times New Roman"/>
          </w:rPr>
          <w:t>A</w:t>
        </w:r>
        <w:r w:rsidR="00301044">
          <w:rPr>
            <w:rFonts w:ascii="Times New Roman" w:hAnsi="Times New Roman" w:cs="Times New Roman"/>
          </w:rPr>
          <w:t>sia</w:t>
        </w:r>
      </w:ins>
      <w:r w:rsidR="001C1DED" w:rsidRPr="00FA5849">
        <w:rPr>
          <w:rFonts w:ascii="Times New Roman" w:hAnsi="Times New Roman" w:cs="Times New Roman"/>
        </w:rPr>
        <w:t xml:space="preserve"> (Table 1)</w:t>
      </w:r>
      <w:r w:rsidR="00742D8B" w:rsidRPr="00FA5849">
        <w:rPr>
          <w:rFonts w:ascii="Times New Roman" w:hAnsi="Times New Roman" w:cs="Times New Roman"/>
        </w:rPr>
        <w:t xml:space="preserve">. </w:t>
      </w:r>
      <w:commentRangeStart w:id="225"/>
      <w:commentRangeStart w:id="226"/>
      <w:r w:rsidR="00742D8B" w:rsidRPr="00FA5849">
        <w:rPr>
          <w:rFonts w:ascii="Times New Roman" w:hAnsi="Times New Roman" w:cs="Times New Roman"/>
        </w:rPr>
        <w:t xml:space="preserve">Globally, </w:t>
      </w:r>
      <w:r w:rsidR="005F1A48" w:rsidRPr="00FA5849">
        <w:rPr>
          <w:rFonts w:ascii="Times New Roman" w:hAnsi="Times New Roman" w:cs="Times New Roman"/>
        </w:rPr>
        <w:t>in 2024, there were a record</w:t>
      </w:r>
      <w:r w:rsidR="00742D8B" w:rsidRPr="00FA5849">
        <w:rPr>
          <w:rFonts w:ascii="Times New Roman" w:hAnsi="Times New Roman" w:cs="Times New Roman"/>
        </w:rPr>
        <w:t xml:space="preserve"> </w:t>
      </w:r>
      <w:ins w:id="227" w:author="Mohammad Nayeem Hasan" w:date="2025-01-24T00:38:00Z" w16du:dateUtc="2025-01-23T18:38:00Z">
        <w:r w:rsidR="00D1048D" w:rsidRPr="00C87FA8">
          <w:rPr>
            <w:rFonts w:ascii="Times New Roman" w:eastAsia="Times New Roman" w:hAnsi="Times New Roman" w:cs="Times New Roman"/>
            <w:b/>
            <w:bCs/>
            <w:color w:val="000000"/>
            <w:kern w:val="0"/>
            <w:sz w:val="24"/>
            <w:szCs w:val="24"/>
            <w:highlight w:val="yellow"/>
            <w14:ligatures w14:val="none"/>
            <w:rPrChange w:id="228" w:author="Mohammad Nayeem Hasan" w:date="2025-01-24T00:39:00Z" w16du:dateUtc="2025-01-23T18:39:00Z">
              <w:rPr>
                <w:rFonts w:ascii="Times New Roman" w:eastAsia="Times New Roman" w:hAnsi="Times New Roman" w:cs="Times New Roman"/>
                <w:b/>
                <w:bCs/>
                <w:color w:val="000000"/>
                <w:kern w:val="0"/>
                <w:sz w:val="24"/>
                <w:szCs w:val="24"/>
                <w14:ligatures w14:val="none"/>
              </w:rPr>
            </w:rPrChange>
          </w:rPr>
          <w:t>14,073,666</w:t>
        </w:r>
        <w:r w:rsidR="00D1048D">
          <w:rPr>
            <w:rFonts w:ascii="Times New Roman" w:eastAsia="Times New Roman" w:hAnsi="Times New Roman" w:cs="Times New Roman"/>
            <w:b/>
            <w:bCs/>
            <w:color w:val="000000"/>
            <w:kern w:val="0"/>
            <w:sz w:val="24"/>
            <w:szCs w:val="24"/>
            <w14:ligatures w14:val="none"/>
          </w:rPr>
          <w:t xml:space="preserve"> </w:t>
        </w:r>
      </w:ins>
      <w:del w:id="229" w:author="Mohammad Nayeem Hasan" w:date="2025-01-24T00:38:00Z" w16du:dateUtc="2025-01-23T18:38:00Z">
        <w:r w:rsidR="00742D8B" w:rsidRPr="00FA5849" w:rsidDel="00D1048D">
          <w:rPr>
            <w:rFonts w:ascii="Times New Roman" w:hAnsi="Times New Roman" w:cs="Times New Roman"/>
          </w:rPr>
          <w:delText xml:space="preserve">13,291,974 </w:delText>
        </w:r>
      </w:del>
      <w:r w:rsidR="00742D8B" w:rsidRPr="00FA5849">
        <w:rPr>
          <w:rFonts w:ascii="Times New Roman" w:hAnsi="Times New Roman" w:cs="Times New Roman"/>
        </w:rPr>
        <w:t xml:space="preserve">cases and </w:t>
      </w:r>
      <w:ins w:id="230" w:author="Mohammad Nayeem Hasan" w:date="2025-01-24T00:39:00Z" w16du:dateUtc="2025-01-23T18:39:00Z">
        <w:r w:rsidR="00D1048D" w:rsidRPr="00C87FA8">
          <w:rPr>
            <w:rFonts w:ascii="Times New Roman" w:eastAsia="Times New Roman" w:hAnsi="Times New Roman" w:cs="Times New Roman"/>
            <w:b/>
            <w:bCs/>
            <w:color w:val="000000"/>
            <w:kern w:val="0"/>
            <w:sz w:val="24"/>
            <w:szCs w:val="24"/>
            <w:highlight w:val="yellow"/>
            <w14:ligatures w14:val="none"/>
            <w:rPrChange w:id="231" w:author="Mohammad Nayeem Hasan" w:date="2025-01-24T00:39:00Z" w16du:dateUtc="2025-01-23T18:39:00Z">
              <w:rPr>
                <w:rFonts w:ascii="Times New Roman" w:eastAsia="Times New Roman" w:hAnsi="Times New Roman" w:cs="Times New Roman"/>
                <w:b/>
                <w:bCs/>
                <w:color w:val="000000"/>
                <w:kern w:val="0"/>
                <w:sz w:val="24"/>
                <w:szCs w:val="24"/>
                <w14:ligatures w14:val="none"/>
              </w:rPr>
            </w:rPrChange>
          </w:rPr>
          <w:t>9,316</w:t>
        </w:r>
        <w:r w:rsidR="00D1048D">
          <w:rPr>
            <w:rFonts w:ascii="Times New Roman" w:eastAsia="Times New Roman" w:hAnsi="Times New Roman" w:cs="Times New Roman"/>
            <w:b/>
            <w:bCs/>
            <w:color w:val="000000"/>
            <w:kern w:val="0"/>
            <w:sz w:val="24"/>
            <w:szCs w:val="24"/>
            <w14:ligatures w14:val="none"/>
          </w:rPr>
          <w:t xml:space="preserve"> </w:t>
        </w:r>
      </w:ins>
      <w:del w:id="232" w:author="Mohammad Nayeem Hasan" w:date="2025-01-24T00:39:00Z" w16du:dateUtc="2025-01-23T18:39:00Z">
        <w:r w:rsidR="005F1A48" w:rsidRPr="00FA5849" w:rsidDel="00D1048D">
          <w:rPr>
            <w:rFonts w:ascii="Times New Roman" w:hAnsi="Times New Roman" w:cs="Times New Roman"/>
          </w:rPr>
          <w:delText>9,990</w:delText>
        </w:r>
        <w:r w:rsidR="00742D8B" w:rsidRPr="00FA5849" w:rsidDel="00D1048D">
          <w:rPr>
            <w:rFonts w:ascii="Times New Roman" w:hAnsi="Times New Roman" w:cs="Times New Roman"/>
          </w:rPr>
          <w:delText xml:space="preserve"> </w:delText>
        </w:r>
      </w:del>
      <w:r w:rsidR="00742D8B" w:rsidRPr="00FA5849">
        <w:rPr>
          <w:rFonts w:ascii="Times New Roman" w:hAnsi="Times New Roman" w:cs="Times New Roman"/>
        </w:rPr>
        <w:t xml:space="preserve">deaths </w:t>
      </w:r>
      <w:r w:rsidR="005F5476" w:rsidRPr="00FA5849">
        <w:rPr>
          <w:rFonts w:ascii="Times New Roman" w:hAnsi="Times New Roman" w:cs="Times New Roman"/>
        </w:rPr>
        <w:t>resulting</w:t>
      </w:r>
      <w:r w:rsidR="00742D8B" w:rsidRPr="00FA5849">
        <w:rPr>
          <w:rFonts w:ascii="Times New Roman" w:hAnsi="Times New Roman" w:cs="Times New Roman"/>
        </w:rPr>
        <w:t xml:space="preserve"> to a CFR of </w:t>
      </w:r>
      <w:r w:rsidR="00742D8B" w:rsidRPr="0000203C">
        <w:rPr>
          <w:rFonts w:ascii="Times New Roman" w:hAnsi="Times New Roman" w:cs="Times New Roman"/>
          <w:highlight w:val="yellow"/>
          <w:rPrChange w:id="233" w:author="Mohammad Nayeem Hasan" w:date="2025-01-24T00:39:00Z" w16du:dateUtc="2025-01-23T18:39:00Z">
            <w:rPr>
              <w:rFonts w:ascii="Times New Roman" w:hAnsi="Times New Roman" w:cs="Times New Roman"/>
            </w:rPr>
          </w:rPrChange>
        </w:rPr>
        <w:t>0.</w:t>
      </w:r>
      <w:r w:rsidR="005F5476" w:rsidRPr="0000203C">
        <w:rPr>
          <w:rFonts w:ascii="Times New Roman" w:hAnsi="Times New Roman" w:cs="Times New Roman"/>
          <w:highlight w:val="yellow"/>
          <w:rPrChange w:id="234" w:author="Mohammad Nayeem Hasan" w:date="2025-01-24T00:39:00Z" w16du:dateUtc="2025-01-23T18:39:00Z">
            <w:rPr>
              <w:rFonts w:ascii="Times New Roman" w:hAnsi="Times New Roman" w:cs="Times New Roman"/>
            </w:rPr>
          </w:rPrChange>
        </w:rPr>
        <w:t>07</w:t>
      </w:r>
      <w:del w:id="235" w:author="Mohammad Nayeem Hasan" w:date="2025-01-24T00:39:00Z" w16du:dateUtc="2025-01-23T18:39:00Z">
        <w:r w:rsidR="005F5476" w:rsidRPr="0000203C" w:rsidDel="00D1048D">
          <w:rPr>
            <w:rFonts w:ascii="Times New Roman" w:hAnsi="Times New Roman" w:cs="Times New Roman"/>
            <w:highlight w:val="yellow"/>
            <w:rPrChange w:id="236" w:author="Mohammad Nayeem Hasan" w:date="2025-01-24T00:39:00Z" w16du:dateUtc="2025-01-23T18:39:00Z">
              <w:rPr>
                <w:rFonts w:ascii="Times New Roman" w:hAnsi="Times New Roman" w:cs="Times New Roman"/>
              </w:rPr>
            </w:rPrChange>
          </w:rPr>
          <w:delText>2</w:delText>
        </w:r>
      </w:del>
      <w:r w:rsidR="00742D8B" w:rsidRPr="0000203C">
        <w:rPr>
          <w:rFonts w:ascii="Times New Roman" w:hAnsi="Times New Roman" w:cs="Times New Roman"/>
          <w:highlight w:val="yellow"/>
          <w:rPrChange w:id="237" w:author="Mohammad Nayeem Hasan" w:date="2025-01-24T00:39:00Z" w16du:dateUtc="2025-01-23T18:39:00Z">
            <w:rPr>
              <w:rFonts w:ascii="Times New Roman" w:hAnsi="Times New Roman" w:cs="Times New Roman"/>
            </w:rPr>
          </w:rPrChange>
        </w:rPr>
        <w:t>%.</w:t>
      </w:r>
      <w:commentRangeEnd w:id="225"/>
      <w:r w:rsidR="006218CC" w:rsidRPr="0000203C">
        <w:rPr>
          <w:rStyle w:val="CommentReference"/>
          <w:rFonts w:ascii="Times New Roman" w:hAnsi="Times New Roman" w:cs="Times New Roman"/>
          <w:highlight w:val="yellow"/>
          <w:rPrChange w:id="238" w:author="Mohammad Nayeem Hasan" w:date="2025-01-24T00:39:00Z" w16du:dateUtc="2025-01-23T18:39:00Z">
            <w:rPr>
              <w:rStyle w:val="CommentReference"/>
              <w:rFonts w:ascii="Times New Roman" w:hAnsi="Times New Roman" w:cs="Times New Roman"/>
            </w:rPr>
          </w:rPrChange>
        </w:rPr>
        <w:commentReference w:id="225"/>
      </w:r>
      <w:commentRangeEnd w:id="226"/>
      <w:r w:rsidR="007F40D8">
        <w:rPr>
          <w:rStyle w:val="CommentReference"/>
        </w:rPr>
        <w:commentReference w:id="226"/>
      </w:r>
      <w:r w:rsidR="00796CFC" w:rsidRPr="00FA5849">
        <w:rPr>
          <w:rFonts w:ascii="Times New Roman" w:hAnsi="Times New Roman" w:cs="Times New Roman"/>
        </w:rPr>
        <w:t xml:space="preserve"> </w:t>
      </w:r>
    </w:p>
    <w:p w14:paraId="7D03D717" w14:textId="55E94875" w:rsidR="00796CFC" w:rsidRPr="00A65649" w:rsidDel="001B0560" w:rsidRDefault="00796CFC" w:rsidP="00796CFC">
      <w:pPr>
        <w:rPr>
          <w:del w:id="239" w:author="Mohammad Nayeem Hasan" w:date="2025-01-24T00:33:00Z" w16du:dateUtc="2025-01-23T18:33:00Z"/>
          <w:rFonts w:ascii="Calibri" w:eastAsia="Times New Roman" w:hAnsi="Calibri" w:cs="Calibri"/>
          <w:color w:val="000000"/>
          <w:kern w:val="0"/>
          <w14:ligatures w14:val="none"/>
          <w:rPrChange w:id="240" w:author="Mohammad Nayeem Hasan" w:date="2025-01-24T00:42:00Z" w16du:dateUtc="2025-01-23T18:42:00Z">
            <w:rPr>
              <w:del w:id="241" w:author="Mohammad Nayeem Hasan" w:date="2025-01-24T00:33:00Z" w16du:dateUtc="2025-01-23T18:33:00Z"/>
              <w:rFonts w:ascii="Times New Roman" w:hAnsi="Times New Roman" w:cs="Times New Roman"/>
            </w:rPr>
          </w:rPrChange>
        </w:rPr>
      </w:pPr>
      <w:r w:rsidRPr="00FA5849">
        <w:rPr>
          <w:rFonts w:ascii="Times New Roman" w:hAnsi="Times New Roman" w:cs="Times New Roman"/>
        </w:rPr>
        <w:t xml:space="preserve">The WHO region for Pan American Health Organization (PAHO) reported a total of </w:t>
      </w:r>
      <w:ins w:id="242" w:author="Mohammad Nayeem Hasan" w:date="2025-01-24T00:42:00Z" w16du:dateUtc="2025-01-23T18:42:00Z">
        <w:r w:rsidR="00A65649" w:rsidRPr="00A65649">
          <w:rPr>
            <w:rFonts w:ascii="Calibri" w:eastAsia="Times New Roman" w:hAnsi="Calibri" w:cs="Calibri"/>
            <w:color w:val="000000"/>
            <w:kern w:val="0"/>
            <w:highlight w:val="yellow"/>
            <w14:ligatures w14:val="none"/>
            <w:rPrChange w:id="243" w:author="Mohammad Nayeem Hasan" w:date="2025-01-24T00:42:00Z" w16du:dateUtc="2025-01-23T18:42:00Z">
              <w:rPr>
                <w:rFonts w:ascii="Calibri" w:eastAsia="Times New Roman" w:hAnsi="Calibri" w:cs="Calibri"/>
                <w:color w:val="000000"/>
                <w:kern w:val="0"/>
                <w14:ligatures w14:val="none"/>
              </w:rPr>
            </w:rPrChange>
          </w:rPr>
          <w:t>13</w:t>
        </w:r>
        <w:r w:rsidR="00A65649">
          <w:rPr>
            <w:rFonts w:ascii="Calibri" w:eastAsia="Times New Roman" w:hAnsi="Calibri" w:cs="Calibri"/>
            <w:color w:val="000000"/>
            <w:kern w:val="0"/>
            <w:highlight w:val="yellow"/>
            <w14:ligatures w14:val="none"/>
          </w:rPr>
          <w:t>,</w:t>
        </w:r>
        <w:r w:rsidR="00A65649" w:rsidRPr="00A65649">
          <w:rPr>
            <w:rFonts w:ascii="Calibri" w:eastAsia="Times New Roman" w:hAnsi="Calibri" w:cs="Calibri"/>
            <w:color w:val="000000"/>
            <w:kern w:val="0"/>
            <w:highlight w:val="yellow"/>
            <w14:ligatures w14:val="none"/>
            <w:rPrChange w:id="244" w:author="Mohammad Nayeem Hasan" w:date="2025-01-24T00:42:00Z" w16du:dateUtc="2025-01-23T18:42:00Z">
              <w:rPr>
                <w:rFonts w:ascii="Calibri" w:eastAsia="Times New Roman" w:hAnsi="Calibri" w:cs="Calibri"/>
                <w:color w:val="000000"/>
                <w:kern w:val="0"/>
                <w14:ligatures w14:val="none"/>
              </w:rPr>
            </w:rPrChange>
          </w:rPr>
          <w:t>017</w:t>
        </w:r>
        <w:r w:rsidR="00A65649">
          <w:rPr>
            <w:rFonts w:ascii="Calibri" w:eastAsia="Times New Roman" w:hAnsi="Calibri" w:cs="Calibri"/>
            <w:color w:val="000000"/>
            <w:kern w:val="0"/>
            <w:highlight w:val="yellow"/>
            <w14:ligatures w14:val="none"/>
          </w:rPr>
          <w:t>,</w:t>
        </w:r>
        <w:r w:rsidR="00A65649" w:rsidRPr="00A65649">
          <w:rPr>
            <w:rFonts w:ascii="Calibri" w:eastAsia="Times New Roman" w:hAnsi="Calibri" w:cs="Calibri"/>
            <w:color w:val="000000"/>
            <w:kern w:val="0"/>
            <w:highlight w:val="yellow"/>
            <w14:ligatures w14:val="none"/>
            <w:rPrChange w:id="245" w:author="Mohammad Nayeem Hasan" w:date="2025-01-24T00:42:00Z" w16du:dateUtc="2025-01-23T18:42:00Z">
              <w:rPr>
                <w:rFonts w:ascii="Calibri" w:eastAsia="Times New Roman" w:hAnsi="Calibri" w:cs="Calibri"/>
                <w:color w:val="000000"/>
                <w:kern w:val="0"/>
                <w14:ligatures w14:val="none"/>
              </w:rPr>
            </w:rPrChange>
          </w:rPr>
          <w:t>112</w:t>
        </w:r>
      </w:ins>
      <w:del w:id="246" w:author="Mohammad Nayeem Hasan" w:date="2025-01-24T00:42:00Z" w16du:dateUtc="2025-01-23T18:42:00Z">
        <w:r w:rsidRPr="00FA5849" w:rsidDel="00A65649">
          <w:rPr>
            <w:rFonts w:ascii="Times New Roman" w:hAnsi="Times New Roman" w:cs="Times New Roman"/>
            <w:highlight w:val="yellow"/>
          </w:rPr>
          <w:delText>XXXX</w:delText>
        </w:r>
      </w:del>
      <w:r w:rsidRPr="00FA5849">
        <w:rPr>
          <w:rFonts w:ascii="Times New Roman" w:hAnsi="Times New Roman" w:cs="Times New Roman"/>
        </w:rPr>
        <w:t xml:space="preserve"> cases and </w:t>
      </w:r>
      <w:ins w:id="247" w:author="Mohammad Nayeem Hasan" w:date="2025-01-24T00:43:00Z" w16du:dateUtc="2025-01-23T18:43:00Z">
        <w:r w:rsidR="00A65649" w:rsidRPr="00646778">
          <w:rPr>
            <w:rFonts w:ascii="Calibri" w:eastAsia="Times New Roman" w:hAnsi="Calibri" w:cs="Calibri"/>
            <w:color w:val="000000"/>
            <w:kern w:val="0"/>
            <w:highlight w:val="yellow"/>
            <w14:ligatures w14:val="none"/>
            <w:rPrChange w:id="248" w:author="Mohammad Nayeem Hasan" w:date="2025-01-24T00:44:00Z" w16du:dateUtc="2025-01-23T18:44:00Z">
              <w:rPr>
                <w:rFonts w:ascii="Calibri" w:eastAsia="Times New Roman" w:hAnsi="Calibri" w:cs="Calibri"/>
                <w:color w:val="000000"/>
                <w:kern w:val="0"/>
                <w14:ligatures w14:val="none"/>
              </w:rPr>
            </w:rPrChange>
          </w:rPr>
          <w:t>8</w:t>
        </w:r>
        <w:r w:rsidR="00A65649" w:rsidRPr="00646778">
          <w:rPr>
            <w:rFonts w:ascii="Calibri" w:eastAsia="Times New Roman" w:hAnsi="Calibri" w:cs="Calibri"/>
            <w:color w:val="000000"/>
            <w:kern w:val="0"/>
            <w:highlight w:val="yellow"/>
            <w14:ligatures w14:val="none"/>
            <w:rPrChange w:id="249" w:author="Mohammad Nayeem Hasan" w:date="2025-01-24T00:44:00Z" w16du:dateUtc="2025-01-23T18:44:00Z">
              <w:rPr>
                <w:rFonts w:ascii="Calibri" w:eastAsia="Times New Roman" w:hAnsi="Calibri" w:cs="Calibri"/>
                <w:color w:val="000000"/>
                <w:kern w:val="0"/>
                <w14:ligatures w14:val="none"/>
              </w:rPr>
            </w:rPrChange>
          </w:rPr>
          <w:t>,</w:t>
        </w:r>
        <w:r w:rsidR="00A65649" w:rsidRPr="00646778">
          <w:rPr>
            <w:rFonts w:ascii="Calibri" w:eastAsia="Times New Roman" w:hAnsi="Calibri" w:cs="Calibri"/>
            <w:color w:val="000000"/>
            <w:kern w:val="0"/>
            <w:highlight w:val="yellow"/>
            <w14:ligatures w14:val="none"/>
            <w:rPrChange w:id="250" w:author="Mohammad Nayeem Hasan" w:date="2025-01-24T00:44:00Z" w16du:dateUtc="2025-01-23T18:44:00Z">
              <w:rPr>
                <w:rFonts w:ascii="Calibri" w:eastAsia="Times New Roman" w:hAnsi="Calibri" w:cs="Calibri"/>
                <w:color w:val="000000"/>
                <w:kern w:val="0"/>
                <w14:ligatures w14:val="none"/>
              </w:rPr>
            </w:rPrChange>
          </w:rPr>
          <w:t>151</w:t>
        </w:r>
      </w:ins>
      <w:del w:id="251" w:author="Mohammad Nayeem Hasan" w:date="2025-01-24T00:43:00Z" w16du:dateUtc="2025-01-23T18:43:00Z">
        <w:r w:rsidRPr="00646778" w:rsidDel="00A65649">
          <w:rPr>
            <w:rFonts w:ascii="Times New Roman" w:hAnsi="Times New Roman" w:cs="Times New Roman"/>
            <w:highlight w:val="yellow"/>
          </w:rPr>
          <w:delText>yy</w:delText>
        </w:r>
      </w:del>
      <w:r w:rsidRPr="00646778">
        <w:rPr>
          <w:rFonts w:ascii="Times New Roman" w:hAnsi="Times New Roman" w:cs="Times New Roman"/>
          <w:highlight w:val="yellow"/>
        </w:rPr>
        <w:t xml:space="preserve"> </w:t>
      </w:r>
      <w:r w:rsidRPr="00FA5849">
        <w:rPr>
          <w:rFonts w:ascii="Times New Roman" w:hAnsi="Times New Roman" w:cs="Times New Roman"/>
          <w:highlight w:val="yellow"/>
        </w:rPr>
        <w:t>deaths</w:t>
      </w:r>
      <w:r w:rsidRPr="00FA5849">
        <w:rPr>
          <w:rFonts w:ascii="Times New Roman" w:hAnsi="Times New Roman" w:cs="Times New Roman"/>
        </w:rPr>
        <w:t xml:space="preserve"> while the South-East Asian region reported </w:t>
      </w:r>
      <w:ins w:id="252" w:author="Mohammad Nayeem Hasan" w:date="2025-01-24T00:43:00Z" w16du:dateUtc="2025-01-23T18:43:00Z">
        <w:r w:rsidR="003203D5" w:rsidRPr="00646778">
          <w:rPr>
            <w:rFonts w:ascii="Calibri" w:eastAsia="Times New Roman" w:hAnsi="Calibri" w:cs="Calibri"/>
            <w:color w:val="000000"/>
            <w:kern w:val="0"/>
            <w:highlight w:val="yellow"/>
            <w14:ligatures w14:val="none"/>
            <w:rPrChange w:id="253" w:author="Mohammad Nayeem Hasan" w:date="2025-01-24T00:44:00Z" w16du:dateUtc="2025-01-23T18:44:00Z">
              <w:rPr>
                <w:rFonts w:ascii="Calibri" w:eastAsia="Times New Roman" w:hAnsi="Calibri" w:cs="Calibri"/>
                <w:color w:val="000000"/>
                <w:kern w:val="0"/>
                <w14:ligatures w14:val="none"/>
              </w:rPr>
            </w:rPrChange>
          </w:rPr>
          <w:t>505</w:t>
        </w:r>
      </w:ins>
      <w:ins w:id="254" w:author="Mohammad Nayeem Hasan" w:date="2025-01-24T00:44:00Z" w16du:dateUtc="2025-01-23T18:44:00Z">
        <w:r w:rsidR="00646778" w:rsidRPr="00646778">
          <w:rPr>
            <w:rFonts w:ascii="Calibri" w:eastAsia="Times New Roman" w:hAnsi="Calibri" w:cs="Calibri"/>
            <w:color w:val="000000"/>
            <w:kern w:val="0"/>
            <w:highlight w:val="yellow"/>
            <w14:ligatures w14:val="none"/>
            <w:rPrChange w:id="255" w:author="Mohammad Nayeem Hasan" w:date="2025-01-24T00:44:00Z" w16du:dateUtc="2025-01-23T18:44:00Z">
              <w:rPr>
                <w:rFonts w:ascii="Calibri" w:eastAsia="Times New Roman" w:hAnsi="Calibri" w:cs="Calibri"/>
                <w:color w:val="000000"/>
                <w:kern w:val="0"/>
                <w14:ligatures w14:val="none"/>
              </w:rPr>
            </w:rPrChange>
          </w:rPr>
          <w:t>,</w:t>
        </w:r>
      </w:ins>
      <w:ins w:id="256" w:author="Mohammad Nayeem Hasan" w:date="2025-01-24T00:43:00Z" w16du:dateUtc="2025-01-23T18:43:00Z">
        <w:r w:rsidR="003203D5" w:rsidRPr="00646778">
          <w:rPr>
            <w:rFonts w:ascii="Calibri" w:eastAsia="Times New Roman" w:hAnsi="Calibri" w:cs="Calibri"/>
            <w:color w:val="000000"/>
            <w:kern w:val="0"/>
            <w:highlight w:val="yellow"/>
            <w14:ligatures w14:val="none"/>
            <w:rPrChange w:id="257" w:author="Mohammad Nayeem Hasan" w:date="2025-01-24T00:44:00Z" w16du:dateUtc="2025-01-23T18:44:00Z">
              <w:rPr>
                <w:rFonts w:ascii="Calibri" w:eastAsia="Times New Roman" w:hAnsi="Calibri" w:cs="Calibri"/>
                <w:color w:val="000000"/>
                <w:kern w:val="0"/>
                <w14:ligatures w14:val="none"/>
              </w:rPr>
            </w:rPrChange>
          </w:rPr>
          <w:t>487</w:t>
        </w:r>
      </w:ins>
      <w:del w:id="258" w:author="Mohammad Nayeem Hasan" w:date="2025-01-24T00:43:00Z" w16du:dateUtc="2025-01-23T18:43:00Z">
        <w:r w:rsidRPr="00646778" w:rsidDel="003203D5">
          <w:rPr>
            <w:rFonts w:ascii="Times New Roman" w:hAnsi="Times New Roman" w:cs="Times New Roman"/>
            <w:highlight w:val="yellow"/>
          </w:rPr>
          <w:delText>XXX</w:delText>
        </w:r>
      </w:del>
      <w:r w:rsidRPr="00FA5849">
        <w:rPr>
          <w:rFonts w:ascii="Times New Roman" w:hAnsi="Times New Roman" w:cs="Times New Roman"/>
        </w:rPr>
        <w:t xml:space="preserve"> cases and </w:t>
      </w:r>
      <w:ins w:id="259" w:author="Mohammad Nayeem Hasan" w:date="2025-01-24T00:43:00Z" w16du:dateUtc="2025-01-23T18:43:00Z">
        <w:r w:rsidR="003203D5">
          <w:rPr>
            <w:rFonts w:ascii="Times New Roman" w:hAnsi="Times New Roman" w:cs="Times New Roman"/>
            <w:highlight w:val="yellow"/>
          </w:rPr>
          <w:t>854</w:t>
        </w:r>
      </w:ins>
      <w:del w:id="260" w:author="Mohammad Nayeem Hasan" w:date="2025-01-24T00:43:00Z" w16du:dateUtc="2025-01-23T18:43:00Z">
        <w:r w:rsidRPr="00FA5849" w:rsidDel="003203D5">
          <w:rPr>
            <w:rFonts w:ascii="Times New Roman" w:hAnsi="Times New Roman" w:cs="Times New Roman"/>
            <w:highlight w:val="yellow"/>
          </w:rPr>
          <w:delText>xx</w:delText>
        </w:r>
      </w:del>
      <w:r w:rsidRPr="00FA5849">
        <w:rPr>
          <w:rFonts w:ascii="Times New Roman" w:hAnsi="Times New Roman" w:cs="Times New Roman"/>
          <w:highlight w:val="yellow"/>
        </w:rPr>
        <w:t xml:space="preserve"> deaths</w:t>
      </w:r>
      <w:r w:rsidRPr="00FA5849">
        <w:rPr>
          <w:rFonts w:ascii="Times New Roman" w:hAnsi="Times New Roman" w:cs="Times New Roman"/>
        </w:rPr>
        <w:t xml:space="preserve">, the African region reported </w:t>
      </w:r>
      <w:ins w:id="261" w:author="Mohammad Nayeem Hasan" w:date="2025-01-24T00:43:00Z" w16du:dateUtc="2025-01-23T18:43:00Z">
        <w:r w:rsidR="00AB467F" w:rsidRPr="00646778">
          <w:rPr>
            <w:rFonts w:ascii="Calibri" w:eastAsia="Times New Roman" w:hAnsi="Calibri" w:cs="Calibri"/>
            <w:color w:val="000000"/>
            <w:kern w:val="0"/>
            <w:highlight w:val="yellow"/>
            <w14:ligatures w14:val="none"/>
            <w:rPrChange w:id="262" w:author="Mohammad Nayeem Hasan" w:date="2025-01-24T00:44:00Z" w16du:dateUtc="2025-01-23T18:44:00Z">
              <w:rPr>
                <w:rFonts w:ascii="Calibri" w:eastAsia="Times New Roman" w:hAnsi="Calibri" w:cs="Calibri"/>
                <w:color w:val="000000"/>
                <w:kern w:val="0"/>
                <w14:ligatures w14:val="none"/>
              </w:rPr>
            </w:rPrChange>
          </w:rPr>
          <w:t>156</w:t>
        </w:r>
      </w:ins>
      <w:ins w:id="263" w:author="Mohammad Nayeem Hasan" w:date="2025-01-24T00:44:00Z" w16du:dateUtc="2025-01-23T18:44:00Z">
        <w:r w:rsidR="00646778" w:rsidRPr="00646778">
          <w:rPr>
            <w:rFonts w:ascii="Calibri" w:eastAsia="Times New Roman" w:hAnsi="Calibri" w:cs="Calibri"/>
            <w:color w:val="000000"/>
            <w:kern w:val="0"/>
            <w:highlight w:val="yellow"/>
            <w14:ligatures w14:val="none"/>
            <w:rPrChange w:id="264" w:author="Mohammad Nayeem Hasan" w:date="2025-01-24T00:44:00Z" w16du:dateUtc="2025-01-23T18:44:00Z">
              <w:rPr>
                <w:rFonts w:ascii="Calibri" w:eastAsia="Times New Roman" w:hAnsi="Calibri" w:cs="Calibri"/>
                <w:color w:val="000000"/>
                <w:kern w:val="0"/>
                <w14:ligatures w14:val="none"/>
              </w:rPr>
            </w:rPrChange>
          </w:rPr>
          <w:t>,</w:t>
        </w:r>
      </w:ins>
      <w:ins w:id="265" w:author="Mohammad Nayeem Hasan" w:date="2025-01-24T00:43:00Z" w16du:dateUtc="2025-01-23T18:43:00Z">
        <w:r w:rsidR="00AB467F" w:rsidRPr="00646778">
          <w:rPr>
            <w:rFonts w:ascii="Calibri" w:eastAsia="Times New Roman" w:hAnsi="Calibri" w:cs="Calibri"/>
            <w:color w:val="000000"/>
            <w:kern w:val="0"/>
            <w:highlight w:val="yellow"/>
            <w14:ligatures w14:val="none"/>
            <w:rPrChange w:id="266" w:author="Mohammad Nayeem Hasan" w:date="2025-01-24T00:44:00Z" w16du:dateUtc="2025-01-23T18:44:00Z">
              <w:rPr>
                <w:rFonts w:ascii="Calibri" w:eastAsia="Times New Roman" w:hAnsi="Calibri" w:cs="Calibri"/>
                <w:color w:val="000000"/>
                <w:kern w:val="0"/>
                <w14:ligatures w14:val="none"/>
              </w:rPr>
            </w:rPrChange>
          </w:rPr>
          <w:t>966</w:t>
        </w:r>
      </w:ins>
      <w:del w:id="267" w:author="Mohammad Nayeem Hasan" w:date="2025-01-24T00:43:00Z" w16du:dateUtc="2025-01-23T18:43:00Z">
        <w:r w:rsidRPr="00646778" w:rsidDel="00AB467F">
          <w:rPr>
            <w:rFonts w:ascii="Times New Roman" w:hAnsi="Times New Roman" w:cs="Times New Roman"/>
            <w:highlight w:val="yellow"/>
          </w:rPr>
          <w:delText>xx</w:delText>
        </w:r>
      </w:del>
      <w:r w:rsidRPr="00646778">
        <w:rPr>
          <w:rFonts w:ascii="Times New Roman" w:hAnsi="Times New Roman" w:cs="Times New Roman"/>
          <w:highlight w:val="yellow"/>
        </w:rPr>
        <w:t xml:space="preserve"> </w:t>
      </w:r>
      <w:r w:rsidRPr="00FA5849">
        <w:rPr>
          <w:rFonts w:ascii="Times New Roman" w:hAnsi="Times New Roman" w:cs="Times New Roman"/>
          <w:highlight w:val="yellow"/>
        </w:rPr>
        <w:t>cases</w:t>
      </w:r>
      <w:r w:rsidRPr="00FA5849">
        <w:rPr>
          <w:rFonts w:ascii="Times New Roman" w:hAnsi="Times New Roman" w:cs="Times New Roman"/>
        </w:rPr>
        <w:t xml:space="preserve"> and </w:t>
      </w:r>
      <w:ins w:id="268" w:author="Mohammad Nayeem Hasan" w:date="2025-01-24T00:43:00Z" w16du:dateUtc="2025-01-23T18:43:00Z">
        <w:r w:rsidR="00AB467F">
          <w:rPr>
            <w:rFonts w:ascii="Times New Roman" w:hAnsi="Times New Roman" w:cs="Times New Roman"/>
            <w:highlight w:val="yellow"/>
          </w:rPr>
          <w:t>140</w:t>
        </w:r>
      </w:ins>
      <w:del w:id="269" w:author="Mohammad Nayeem Hasan" w:date="2025-01-24T00:43:00Z" w16du:dateUtc="2025-01-23T18:43:00Z">
        <w:r w:rsidRPr="00FA5849" w:rsidDel="00AB467F">
          <w:rPr>
            <w:rFonts w:ascii="Times New Roman" w:hAnsi="Times New Roman" w:cs="Times New Roman"/>
            <w:highlight w:val="yellow"/>
          </w:rPr>
          <w:delText>xx</w:delText>
        </w:r>
      </w:del>
      <w:r w:rsidRPr="00FA5849">
        <w:rPr>
          <w:rFonts w:ascii="Times New Roman" w:hAnsi="Times New Roman" w:cs="Times New Roman"/>
          <w:highlight w:val="yellow"/>
        </w:rPr>
        <w:t xml:space="preserve"> deaths</w:t>
      </w:r>
      <w:r w:rsidRPr="00FA5849">
        <w:rPr>
          <w:rFonts w:ascii="Times New Roman" w:hAnsi="Times New Roman" w:cs="Times New Roman"/>
        </w:rPr>
        <w:t xml:space="preserve">, the Eastern Mediterranean region reported </w:t>
      </w:r>
      <w:ins w:id="270" w:author="Mohammad Nayeem Hasan" w:date="2025-01-24T00:43:00Z" w16du:dateUtc="2025-01-23T18:43:00Z">
        <w:r w:rsidR="00646778">
          <w:rPr>
            <w:rFonts w:ascii="Times New Roman" w:hAnsi="Times New Roman" w:cs="Times New Roman"/>
            <w:highlight w:val="yellow"/>
          </w:rPr>
          <w:t>81375</w:t>
        </w:r>
      </w:ins>
      <w:del w:id="271" w:author="Mohammad Nayeem Hasan" w:date="2025-01-24T00:43:00Z" w16du:dateUtc="2025-01-23T18:43:00Z">
        <w:r w:rsidRPr="00FA5849" w:rsidDel="00646778">
          <w:rPr>
            <w:rFonts w:ascii="Times New Roman" w:hAnsi="Times New Roman" w:cs="Times New Roman"/>
            <w:highlight w:val="yellow"/>
          </w:rPr>
          <w:delText>xx</w:delText>
        </w:r>
      </w:del>
      <w:r w:rsidRPr="00FA5849">
        <w:rPr>
          <w:rFonts w:ascii="Times New Roman" w:hAnsi="Times New Roman" w:cs="Times New Roman"/>
          <w:highlight w:val="yellow"/>
        </w:rPr>
        <w:t xml:space="preserve"> cases</w:t>
      </w:r>
      <w:r w:rsidRPr="00FA5849">
        <w:rPr>
          <w:rFonts w:ascii="Times New Roman" w:hAnsi="Times New Roman" w:cs="Times New Roman"/>
        </w:rPr>
        <w:t xml:space="preserve"> and </w:t>
      </w:r>
      <w:ins w:id="272" w:author="Mohammad Nayeem Hasan" w:date="2025-01-24T00:43:00Z" w16du:dateUtc="2025-01-23T18:43:00Z">
        <w:r w:rsidR="00646778">
          <w:rPr>
            <w:rFonts w:ascii="Times New Roman" w:hAnsi="Times New Roman" w:cs="Times New Roman"/>
            <w:highlight w:val="yellow"/>
          </w:rPr>
          <w:t>17</w:t>
        </w:r>
      </w:ins>
      <w:del w:id="273" w:author="Mohammad Nayeem Hasan" w:date="2025-01-24T00:43:00Z" w16du:dateUtc="2025-01-23T18:43:00Z">
        <w:r w:rsidRPr="00FA5849" w:rsidDel="00646778">
          <w:rPr>
            <w:rFonts w:ascii="Times New Roman" w:hAnsi="Times New Roman" w:cs="Times New Roman"/>
            <w:highlight w:val="yellow"/>
          </w:rPr>
          <w:delText>xx</w:delText>
        </w:r>
      </w:del>
      <w:r w:rsidRPr="00FA5849">
        <w:rPr>
          <w:rFonts w:ascii="Times New Roman" w:hAnsi="Times New Roman" w:cs="Times New Roman"/>
          <w:highlight w:val="yellow"/>
        </w:rPr>
        <w:t xml:space="preserve"> deaths</w:t>
      </w:r>
      <w:r w:rsidRPr="00FA5849">
        <w:rPr>
          <w:rFonts w:ascii="Times New Roman" w:hAnsi="Times New Roman" w:cs="Times New Roman"/>
        </w:rPr>
        <w:t xml:space="preserve"> and the Western Pacific region reported </w:t>
      </w:r>
      <w:ins w:id="274" w:author="Mohammad Nayeem Hasan" w:date="2025-01-24T00:44:00Z" w16du:dateUtc="2025-01-23T18:44:00Z">
        <w:r w:rsidR="00646778">
          <w:rPr>
            <w:rFonts w:ascii="Times New Roman" w:hAnsi="Times New Roman" w:cs="Times New Roman"/>
            <w:highlight w:val="yellow"/>
          </w:rPr>
          <w:t>311093</w:t>
        </w:r>
      </w:ins>
      <w:del w:id="275" w:author="Mohammad Nayeem Hasan" w:date="2025-01-24T00:44:00Z" w16du:dateUtc="2025-01-23T18:44:00Z">
        <w:r w:rsidRPr="00FA5849" w:rsidDel="00646778">
          <w:rPr>
            <w:rFonts w:ascii="Times New Roman" w:hAnsi="Times New Roman" w:cs="Times New Roman"/>
            <w:highlight w:val="yellow"/>
          </w:rPr>
          <w:delText>XX</w:delText>
        </w:r>
      </w:del>
      <w:r w:rsidRPr="00FA5849">
        <w:rPr>
          <w:rFonts w:ascii="Times New Roman" w:hAnsi="Times New Roman" w:cs="Times New Roman"/>
          <w:highlight w:val="yellow"/>
        </w:rPr>
        <w:t xml:space="preserve"> cases and </w:t>
      </w:r>
      <w:ins w:id="276" w:author="Mohammad Nayeem Hasan" w:date="2025-01-24T00:44:00Z" w16du:dateUtc="2025-01-23T18:44:00Z">
        <w:r w:rsidR="00646778">
          <w:rPr>
            <w:rFonts w:ascii="Times New Roman" w:hAnsi="Times New Roman" w:cs="Times New Roman"/>
            <w:highlight w:val="yellow"/>
          </w:rPr>
          <w:t>150</w:t>
        </w:r>
      </w:ins>
      <w:del w:id="277" w:author="Mohammad Nayeem Hasan" w:date="2025-01-24T00:44:00Z" w16du:dateUtc="2025-01-23T18:44:00Z">
        <w:r w:rsidRPr="00FA5849" w:rsidDel="00646778">
          <w:rPr>
            <w:rFonts w:ascii="Times New Roman" w:hAnsi="Times New Roman" w:cs="Times New Roman"/>
            <w:highlight w:val="yellow"/>
          </w:rPr>
          <w:delText>xx</w:delText>
        </w:r>
      </w:del>
      <w:r w:rsidRPr="00FA5849">
        <w:rPr>
          <w:rFonts w:ascii="Times New Roman" w:hAnsi="Times New Roman" w:cs="Times New Roman"/>
          <w:highlight w:val="yellow"/>
        </w:rPr>
        <w:t xml:space="preserve"> deaths.</w:t>
      </w:r>
      <w:r w:rsidRPr="00FA5849">
        <w:rPr>
          <w:rFonts w:ascii="Times New Roman" w:hAnsi="Times New Roman" w:cs="Times New Roman"/>
        </w:rPr>
        <w:t xml:space="preserve">    </w:t>
      </w:r>
    </w:p>
    <w:p w14:paraId="54219D26" w14:textId="77777777" w:rsidR="00796CFC" w:rsidRPr="00FA5849" w:rsidDel="001B0560" w:rsidRDefault="00796CFC" w:rsidP="001C1DED">
      <w:pPr>
        <w:rPr>
          <w:del w:id="278" w:author="Mohammad Nayeem Hasan" w:date="2025-01-24T00:33:00Z" w16du:dateUtc="2025-01-23T18:33:00Z"/>
          <w:rFonts w:ascii="Times New Roman" w:hAnsi="Times New Roman" w:cs="Times New Roman"/>
        </w:rPr>
      </w:pPr>
    </w:p>
    <w:p w14:paraId="01D9FE88" w14:textId="77777777" w:rsidR="00CF6EFA" w:rsidRPr="00FA5849" w:rsidRDefault="00CF6EFA">
      <w:pPr>
        <w:rPr>
          <w:rFonts w:ascii="Times New Roman" w:hAnsi="Times New Roman" w:cs="Times New Roman"/>
        </w:rPr>
      </w:pPr>
    </w:p>
    <w:p w14:paraId="485F9EB7" w14:textId="02D7F9CF" w:rsidR="008864CF" w:rsidRPr="00FA5849" w:rsidRDefault="0049437D" w:rsidP="008864CF">
      <w:pPr>
        <w:rPr>
          <w:rFonts w:ascii="Times New Roman" w:hAnsi="Times New Roman" w:cs="Times New Roman"/>
          <w:b/>
          <w:bCs/>
        </w:rPr>
      </w:pPr>
      <w:r w:rsidRPr="00FA5849">
        <w:rPr>
          <w:rFonts w:ascii="Times New Roman" w:hAnsi="Times New Roman" w:cs="Times New Roman"/>
          <w:b/>
          <w:bCs/>
        </w:rPr>
        <w:t>T</w:t>
      </w:r>
      <w:r w:rsidR="008864CF" w:rsidRPr="00FA5849">
        <w:rPr>
          <w:rFonts w:ascii="Times New Roman" w:hAnsi="Times New Roman" w:cs="Times New Roman"/>
          <w:b/>
          <w:bCs/>
        </w:rPr>
        <w:t xml:space="preserve">able </w:t>
      </w:r>
      <w:r w:rsidRPr="00FA5849">
        <w:rPr>
          <w:rFonts w:ascii="Times New Roman" w:hAnsi="Times New Roman" w:cs="Times New Roman"/>
          <w:b/>
          <w:bCs/>
        </w:rPr>
        <w:t>1: C</w:t>
      </w:r>
      <w:r w:rsidR="008864CF" w:rsidRPr="00FA5849">
        <w:rPr>
          <w:rFonts w:ascii="Times New Roman" w:hAnsi="Times New Roman" w:cs="Times New Roman"/>
          <w:b/>
          <w:bCs/>
        </w:rPr>
        <w:t xml:space="preserve">omparing the </w:t>
      </w:r>
      <w:r w:rsidR="005C5E8A" w:rsidRPr="00FA5849">
        <w:rPr>
          <w:rFonts w:ascii="Times New Roman" w:hAnsi="Times New Roman" w:cs="Times New Roman"/>
          <w:b/>
          <w:bCs/>
        </w:rPr>
        <w:t xml:space="preserve">dengue </w:t>
      </w:r>
      <w:r w:rsidR="008864CF" w:rsidRPr="00FA5849">
        <w:rPr>
          <w:rFonts w:ascii="Times New Roman" w:hAnsi="Times New Roman" w:cs="Times New Roman"/>
          <w:b/>
          <w:bCs/>
        </w:rPr>
        <w:t>cases</w:t>
      </w:r>
      <w:r w:rsidR="005C5E8A" w:rsidRPr="00FA5849">
        <w:rPr>
          <w:rFonts w:ascii="Times New Roman" w:hAnsi="Times New Roman" w:cs="Times New Roman"/>
          <w:b/>
          <w:bCs/>
        </w:rPr>
        <w:t>, deaths</w:t>
      </w:r>
      <w:r w:rsidR="009C7D46" w:rsidRPr="00FA5849">
        <w:rPr>
          <w:rFonts w:ascii="Times New Roman" w:hAnsi="Times New Roman" w:cs="Times New Roman"/>
          <w:b/>
          <w:bCs/>
        </w:rPr>
        <w:t xml:space="preserve">, </w:t>
      </w:r>
      <w:r w:rsidR="008864CF" w:rsidRPr="00FA5849">
        <w:rPr>
          <w:rFonts w:ascii="Times New Roman" w:hAnsi="Times New Roman" w:cs="Times New Roman"/>
          <w:b/>
          <w:bCs/>
        </w:rPr>
        <w:t>and C</w:t>
      </w:r>
      <w:r w:rsidR="005C5E8A" w:rsidRPr="00FA5849">
        <w:rPr>
          <w:rFonts w:ascii="Times New Roman" w:hAnsi="Times New Roman" w:cs="Times New Roman"/>
          <w:b/>
          <w:bCs/>
        </w:rPr>
        <w:t xml:space="preserve">ase </w:t>
      </w:r>
      <w:r w:rsidR="008864CF" w:rsidRPr="00FA5849">
        <w:rPr>
          <w:rFonts w:ascii="Times New Roman" w:hAnsi="Times New Roman" w:cs="Times New Roman"/>
          <w:b/>
          <w:bCs/>
        </w:rPr>
        <w:t>F</w:t>
      </w:r>
      <w:r w:rsidR="005C5E8A" w:rsidRPr="00FA5849">
        <w:rPr>
          <w:rFonts w:ascii="Times New Roman" w:hAnsi="Times New Roman" w:cs="Times New Roman"/>
          <w:b/>
          <w:bCs/>
        </w:rPr>
        <w:t>ata</w:t>
      </w:r>
      <w:r w:rsidR="00BB17D6" w:rsidRPr="00FA5849">
        <w:rPr>
          <w:rFonts w:ascii="Times New Roman" w:hAnsi="Times New Roman" w:cs="Times New Roman"/>
          <w:b/>
          <w:bCs/>
        </w:rPr>
        <w:t>li</w:t>
      </w:r>
      <w:r w:rsidR="005C5E8A" w:rsidRPr="00FA5849">
        <w:rPr>
          <w:rFonts w:ascii="Times New Roman" w:hAnsi="Times New Roman" w:cs="Times New Roman"/>
          <w:b/>
          <w:bCs/>
        </w:rPr>
        <w:t xml:space="preserve">ty </w:t>
      </w:r>
      <w:r w:rsidR="008864CF" w:rsidRPr="00FA5849">
        <w:rPr>
          <w:rFonts w:ascii="Times New Roman" w:hAnsi="Times New Roman" w:cs="Times New Roman"/>
          <w:b/>
          <w:bCs/>
        </w:rPr>
        <w:t>R</w:t>
      </w:r>
      <w:r w:rsidR="00BB17D6" w:rsidRPr="00FA5849">
        <w:rPr>
          <w:rFonts w:ascii="Times New Roman" w:hAnsi="Times New Roman" w:cs="Times New Roman"/>
          <w:b/>
          <w:bCs/>
        </w:rPr>
        <w:t>atio (CFR)</w:t>
      </w:r>
      <w:r w:rsidR="008864CF" w:rsidRPr="00FA5849">
        <w:rPr>
          <w:rFonts w:ascii="Times New Roman" w:hAnsi="Times New Roman" w:cs="Times New Roman"/>
          <w:b/>
          <w:bCs/>
        </w:rPr>
        <w:t xml:space="preserve"> of dengue in 2024 by continen</w:t>
      </w:r>
      <w:r w:rsidR="009C7D46" w:rsidRPr="00FA5849">
        <w:rPr>
          <w:rFonts w:ascii="Times New Roman" w:hAnsi="Times New Roman" w:cs="Times New Roman"/>
          <w:b/>
          <w:bCs/>
        </w:rPr>
        <w:t>t. Data were collected from WHO’s global dengue surveillance system (</w:t>
      </w:r>
      <w:hyperlink r:id="rId26" w:history="1">
        <w:r w:rsidR="009C7D46" w:rsidRPr="00FA5849">
          <w:rPr>
            <w:rStyle w:val="Hyperlink"/>
            <w:rFonts w:ascii="Times New Roman" w:hAnsi="Times New Roman" w:cs="Times New Roman"/>
            <w:b/>
            <w:bCs/>
          </w:rPr>
          <w:t>https://worldhealthorg.shinyapps.io/dengue_global/</w:t>
        </w:r>
      </w:hyperlink>
      <w:r w:rsidR="009C7D46" w:rsidRPr="00FA5849">
        <w:rPr>
          <w:rFonts w:ascii="Times New Roman" w:hAnsi="Times New Roman" w:cs="Times New Roman"/>
          <w:b/>
          <w:bCs/>
        </w:rPr>
        <w:t xml:space="preserve"> ) </w:t>
      </w:r>
    </w:p>
    <w:tbl>
      <w:tblPr>
        <w:tblStyle w:val="TableGrid"/>
        <w:tblW w:w="5000" w:type="pct"/>
        <w:tblLook w:val="04A0" w:firstRow="1" w:lastRow="0" w:firstColumn="1" w:lastColumn="0" w:noHBand="0" w:noVBand="1"/>
        <w:tblPrChange w:id="279" w:author="Mohammad Nayeem Hasan" w:date="2025-01-24T00:32:00Z" w16du:dateUtc="2025-01-23T18:32:00Z">
          <w:tblPr>
            <w:tblStyle w:val="TableGrid"/>
            <w:tblW w:w="5000" w:type="pct"/>
            <w:tblLook w:val="04A0" w:firstRow="1" w:lastRow="0" w:firstColumn="1" w:lastColumn="0" w:noHBand="0" w:noVBand="1"/>
          </w:tblPr>
        </w:tblPrChange>
      </w:tblPr>
      <w:tblGrid>
        <w:gridCol w:w="1316"/>
        <w:gridCol w:w="1858"/>
        <w:gridCol w:w="1037"/>
        <w:gridCol w:w="2041"/>
        <w:gridCol w:w="1767"/>
        <w:gridCol w:w="1331"/>
        <w:tblGridChange w:id="280">
          <w:tblGrid>
            <w:gridCol w:w="1316"/>
            <w:gridCol w:w="1858"/>
            <w:gridCol w:w="1037"/>
            <w:gridCol w:w="2041"/>
            <w:gridCol w:w="1767"/>
            <w:gridCol w:w="1331"/>
          </w:tblGrid>
        </w:tblGridChange>
      </w:tblGrid>
      <w:tr w:rsidR="00162383" w:rsidRPr="00162383" w14:paraId="16C2DD5F" w14:textId="77777777" w:rsidTr="00162383">
        <w:trPr>
          <w:trHeight w:val="300"/>
          <w:trPrChange w:id="281" w:author="Mohammad Nayeem Hasan" w:date="2025-01-24T00:32:00Z" w16du:dateUtc="2025-01-23T18:32:00Z">
            <w:trPr>
              <w:trHeight w:val="300"/>
            </w:trPr>
          </w:trPrChange>
        </w:trPr>
        <w:tc>
          <w:tcPr>
            <w:tcW w:w="704" w:type="pct"/>
            <w:noWrap/>
            <w:hideMark/>
            <w:tcPrChange w:id="282" w:author="Mohammad Nayeem Hasan" w:date="2025-01-24T00:32:00Z" w16du:dateUtc="2025-01-23T18:32:00Z">
              <w:tcPr>
                <w:tcW w:w="750" w:type="pct"/>
                <w:noWrap/>
                <w:hideMark/>
              </w:tcPr>
            </w:tcPrChange>
          </w:tcPr>
          <w:p w14:paraId="593FEAF1" w14:textId="080F3557" w:rsidR="0049437D" w:rsidRPr="00162383" w:rsidRDefault="0049437D" w:rsidP="0049437D">
            <w:pPr>
              <w:rPr>
                <w:rFonts w:ascii="Times New Roman" w:eastAsia="Times New Roman" w:hAnsi="Times New Roman" w:cs="Times New Roman"/>
                <w:b/>
                <w:bCs/>
                <w:color w:val="000000"/>
                <w:kern w:val="0"/>
                <w:sz w:val="24"/>
                <w:szCs w:val="24"/>
                <w14:ligatures w14:val="none"/>
                <w:rPrChange w:id="283"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284" w:author="Mohammad Nayeem Hasan" w:date="2025-01-24T00:30:00Z" w16du:dateUtc="2025-01-23T18:30:00Z">
                  <w:rPr>
                    <w:rFonts w:ascii="Times New Roman" w:eastAsia="Times New Roman" w:hAnsi="Times New Roman" w:cs="Times New Roman"/>
                    <w:b/>
                    <w:bCs/>
                    <w:color w:val="000000"/>
                    <w:kern w:val="0"/>
                    <w14:ligatures w14:val="none"/>
                  </w:rPr>
                </w:rPrChange>
              </w:rPr>
              <w:t>Continents</w:t>
            </w:r>
          </w:p>
        </w:tc>
        <w:tc>
          <w:tcPr>
            <w:tcW w:w="994" w:type="pct"/>
            <w:noWrap/>
            <w:hideMark/>
            <w:tcPrChange w:id="285" w:author="Mohammad Nayeem Hasan" w:date="2025-01-24T00:32:00Z" w16du:dateUtc="2025-01-23T18:32:00Z">
              <w:tcPr>
                <w:tcW w:w="1017" w:type="pct"/>
                <w:noWrap/>
                <w:hideMark/>
              </w:tcPr>
            </w:tcPrChange>
          </w:tcPr>
          <w:p w14:paraId="042515CB" w14:textId="5C72955B" w:rsidR="0049437D" w:rsidRPr="00162383" w:rsidRDefault="0049437D" w:rsidP="0049437D">
            <w:pPr>
              <w:rPr>
                <w:rFonts w:ascii="Times New Roman" w:eastAsia="Times New Roman" w:hAnsi="Times New Roman" w:cs="Times New Roman"/>
                <w:b/>
                <w:bCs/>
                <w:color w:val="000000"/>
                <w:kern w:val="0"/>
                <w:sz w:val="24"/>
                <w:szCs w:val="24"/>
                <w14:ligatures w14:val="none"/>
                <w:rPrChange w:id="286"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287" w:author="Mohammad Nayeem Hasan" w:date="2025-01-24T00:30:00Z" w16du:dateUtc="2025-01-23T18:30:00Z">
                  <w:rPr>
                    <w:rFonts w:ascii="Times New Roman" w:eastAsia="Times New Roman" w:hAnsi="Times New Roman" w:cs="Times New Roman"/>
                    <w:b/>
                    <w:bCs/>
                    <w:color w:val="000000"/>
                    <w:kern w:val="0"/>
                    <w14:ligatures w14:val="none"/>
                  </w:rPr>
                </w:rPrChange>
              </w:rPr>
              <w:t>Cases</w:t>
            </w:r>
          </w:p>
        </w:tc>
        <w:tc>
          <w:tcPr>
            <w:tcW w:w="555" w:type="pct"/>
            <w:noWrap/>
            <w:hideMark/>
            <w:tcPrChange w:id="288" w:author="Mohammad Nayeem Hasan" w:date="2025-01-24T00:32:00Z" w16du:dateUtc="2025-01-23T18:32:00Z">
              <w:tcPr>
                <w:tcW w:w="566" w:type="pct"/>
                <w:noWrap/>
                <w:hideMark/>
              </w:tcPr>
            </w:tcPrChange>
          </w:tcPr>
          <w:p w14:paraId="1DC1B1FD" w14:textId="76744C80" w:rsidR="0049437D" w:rsidRPr="00162383" w:rsidRDefault="0049437D" w:rsidP="0049437D">
            <w:pPr>
              <w:rPr>
                <w:rFonts w:ascii="Times New Roman" w:eastAsia="Times New Roman" w:hAnsi="Times New Roman" w:cs="Times New Roman"/>
                <w:b/>
                <w:bCs/>
                <w:color w:val="000000"/>
                <w:kern w:val="0"/>
                <w:sz w:val="24"/>
                <w:szCs w:val="24"/>
                <w14:ligatures w14:val="none"/>
                <w:rPrChange w:id="289"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290" w:author="Mohammad Nayeem Hasan" w:date="2025-01-24T00:30:00Z" w16du:dateUtc="2025-01-23T18:30:00Z">
                  <w:rPr>
                    <w:rFonts w:ascii="Times New Roman" w:eastAsia="Times New Roman" w:hAnsi="Times New Roman" w:cs="Times New Roman"/>
                    <w:b/>
                    <w:bCs/>
                    <w:color w:val="000000"/>
                    <w:kern w:val="0"/>
                    <w14:ligatures w14:val="none"/>
                  </w:rPr>
                </w:rPrChange>
              </w:rPr>
              <w:t>Deaths</w:t>
            </w:r>
          </w:p>
        </w:tc>
        <w:tc>
          <w:tcPr>
            <w:tcW w:w="1091" w:type="pct"/>
            <w:noWrap/>
            <w:hideMark/>
            <w:tcPrChange w:id="291" w:author="Mohammad Nayeem Hasan" w:date="2025-01-24T00:32:00Z" w16du:dateUtc="2025-01-23T18:32:00Z">
              <w:tcPr>
                <w:tcW w:w="1150" w:type="pct"/>
                <w:noWrap/>
                <w:hideMark/>
              </w:tcPr>
            </w:tcPrChange>
          </w:tcPr>
          <w:p w14:paraId="2AD5F4F4" w14:textId="027205BC" w:rsidR="0049437D" w:rsidRPr="00162383" w:rsidRDefault="0049437D" w:rsidP="0049437D">
            <w:pPr>
              <w:rPr>
                <w:rFonts w:ascii="Times New Roman" w:eastAsia="Times New Roman" w:hAnsi="Times New Roman" w:cs="Times New Roman"/>
                <w:b/>
                <w:bCs/>
                <w:color w:val="000000"/>
                <w:kern w:val="0"/>
                <w:sz w:val="24"/>
                <w:szCs w:val="24"/>
                <w14:ligatures w14:val="none"/>
                <w:rPrChange w:id="292"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293" w:author="Mohammad Nayeem Hasan" w:date="2025-01-24T00:30:00Z" w16du:dateUtc="2025-01-23T18:30:00Z">
                  <w:rPr>
                    <w:rFonts w:ascii="Times New Roman" w:eastAsia="Times New Roman" w:hAnsi="Times New Roman" w:cs="Times New Roman"/>
                    <w:b/>
                    <w:bCs/>
                    <w:color w:val="000000"/>
                    <w:kern w:val="0"/>
                    <w14:ligatures w14:val="none"/>
                  </w:rPr>
                </w:rPrChange>
              </w:rPr>
              <w:t>Cases/M</w:t>
            </w:r>
          </w:p>
        </w:tc>
        <w:tc>
          <w:tcPr>
            <w:tcW w:w="945" w:type="pct"/>
            <w:noWrap/>
            <w:hideMark/>
            <w:tcPrChange w:id="294" w:author="Mohammad Nayeem Hasan" w:date="2025-01-24T00:32:00Z" w16du:dateUtc="2025-01-23T18:32:00Z">
              <w:tcPr>
                <w:tcW w:w="1017" w:type="pct"/>
                <w:noWrap/>
                <w:hideMark/>
              </w:tcPr>
            </w:tcPrChange>
          </w:tcPr>
          <w:p w14:paraId="6D22F766" w14:textId="60B1E96E" w:rsidR="0049437D" w:rsidRPr="00162383" w:rsidRDefault="0049437D" w:rsidP="0049437D">
            <w:pPr>
              <w:rPr>
                <w:rFonts w:ascii="Times New Roman" w:eastAsia="Times New Roman" w:hAnsi="Times New Roman" w:cs="Times New Roman"/>
                <w:b/>
                <w:bCs/>
                <w:color w:val="000000"/>
                <w:kern w:val="0"/>
                <w:sz w:val="24"/>
                <w:szCs w:val="24"/>
                <w14:ligatures w14:val="none"/>
                <w:rPrChange w:id="295"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296" w:author="Mohammad Nayeem Hasan" w:date="2025-01-24T00:30:00Z" w16du:dateUtc="2025-01-23T18:30:00Z">
                  <w:rPr>
                    <w:rFonts w:ascii="Times New Roman" w:eastAsia="Times New Roman" w:hAnsi="Times New Roman" w:cs="Times New Roman"/>
                    <w:b/>
                    <w:bCs/>
                    <w:color w:val="000000"/>
                    <w:kern w:val="0"/>
                    <w14:ligatures w14:val="none"/>
                  </w:rPr>
                </w:rPrChange>
              </w:rPr>
              <w:t>Deaths/M</w:t>
            </w:r>
          </w:p>
        </w:tc>
        <w:tc>
          <w:tcPr>
            <w:tcW w:w="712" w:type="pct"/>
            <w:noWrap/>
            <w:hideMark/>
            <w:tcPrChange w:id="297" w:author="Mohammad Nayeem Hasan" w:date="2025-01-24T00:32:00Z" w16du:dateUtc="2025-01-23T18:32:00Z">
              <w:tcPr>
                <w:tcW w:w="500" w:type="pct"/>
                <w:noWrap/>
                <w:hideMark/>
              </w:tcPr>
            </w:tcPrChange>
          </w:tcPr>
          <w:p w14:paraId="7179FE2F" w14:textId="476B93B4" w:rsidR="0049437D" w:rsidRPr="00162383" w:rsidRDefault="0049437D" w:rsidP="0049437D">
            <w:pPr>
              <w:rPr>
                <w:rFonts w:ascii="Times New Roman" w:eastAsia="Times New Roman" w:hAnsi="Times New Roman" w:cs="Times New Roman"/>
                <w:b/>
                <w:bCs/>
                <w:color w:val="000000"/>
                <w:kern w:val="0"/>
                <w:sz w:val="24"/>
                <w:szCs w:val="24"/>
                <w14:ligatures w14:val="none"/>
                <w:rPrChange w:id="298"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299" w:author="Mohammad Nayeem Hasan" w:date="2025-01-24T00:30:00Z" w16du:dateUtc="2025-01-23T18:30:00Z">
                  <w:rPr>
                    <w:rFonts w:ascii="Times New Roman" w:eastAsia="Times New Roman" w:hAnsi="Times New Roman" w:cs="Times New Roman"/>
                    <w:b/>
                    <w:bCs/>
                    <w:color w:val="000000"/>
                    <w:kern w:val="0"/>
                    <w14:ligatures w14:val="none"/>
                  </w:rPr>
                </w:rPrChange>
              </w:rPr>
              <w:t>CFR</w:t>
            </w:r>
            <w:ins w:id="300" w:author="Mohammad Nayeem Hasan" w:date="2025-01-24T00:30:00Z" w16du:dateUtc="2025-01-23T18:30:00Z">
              <w:r w:rsidR="00787DF4" w:rsidRPr="00162383">
                <w:rPr>
                  <w:rFonts w:ascii="Times New Roman" w:eastAsia="Times New Roman" w:hAnsi="Times New Roman" w:cs="Times New Roman"/>
                  <w:b/>
                  <w:bCs/>
                  <w:color w:val="000000"/>
                  <w:kern w:val="0"/>
                  <w:sz w:val="24"/>
                  <w:szCs w:val="24"/>
                  <w14:ligatures w14:val="none"/>
                  <w:rPrChange w:id="301" w:author="Mohammad Nayeem Hasan" w:date="2025-01-24T00:30:00Z" w16du:dateUtc="2025-01-23T18:30:00Z">
                    <w:rPr>
                      <w:rFonts w:ascii="Times New Roman" w:eastAsia="Times New Roman" w:hAnsi="Times New Roman" w:cs="Times New Roman"/>
                      <w:b/>
                      <w:bCs/>
                      <w:color w:val="000000"/>
                      <w:kern w:val="0"/>
                      <w14:ligatures w14:val="none"/>
                    </w:rPr>
                  </w:rPrChange>
                </w:rPr>
                <w:t xml:space="preserve"> (%)</w:t>
              </w:r>
            </w:ins>
          </w:p>
        </w:tc>
      </w:tr>
      <w:tr w:rsidR="00162383" w:rsidRPr="00162383" w14:paraId="32CEB215" w14:textId="77777777" w:rsidTr="00162383">
        <w:trPr>
          <w:trHeight w:val="300"/>
          <w:trPrChange w:id="302" w:author="Mohammad Nayeem Hasan" w:date="2025-01-24T00:32:00Z" w16du:dateUtc="2025-01-23T18:32:00Z">
            <w:trPr>
              <w:trHeight w:val="300"/>
            </w:trPr>
          </w:trPrChange>
        </w:trPr>
        <w:tc>
          <w:tcPr>
            <w:tcW w:w="704" w:type="pct"/>
            <w:noWrap/>
            <w:hideMark/>
            <w:tcPrChange w:id="303" w:author="Mohammad Nayeem Hasan" w:date="2025-01-24T00:32:00Z" w16du:dateUtc="2025-01-23T18:32:00Z">
              <w:tcPr>
                <w:tcW w:w="750" w:type="pct"/>
                <w:noWrap/>
                <w:hideMark/>
              </w:tcPr>
            </w:tcPrChange>
          </w:tcPr>
          <w:p w14:paraId="4CB33431"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304"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305" w:author="Mohammad Nayeem Hasan" w:date="2025-01-24T00:30:00Z" w16du:dateUtc="2025-01-23T18:30:00Z">
                  <w:rPr>
                    <w:rFonts w:ascii="Times New Roman" w:eastAsia="Times New Roman" w:hAnsi="Times New Roman" w:cs="Times New Roman"/>
                    <w:color w:val="000000"/>
                    <w:kern w:val="0"/>
                    <w14:ligatures w14:val="none"/>
                  </w:rPr>
                </w:rPrChange>
              </w:rPr>
              <w:t>Africa</w:t>
            </w:r>
          </w:p>
        </w:tc>
        <w:tc>
          <w:tcPr>
            <w:tcW w:w="994" w:type="pct"/>
            <w:noWrap/>
            <w:vAlign w:val="bottom"/>
            <w:hideMark/>
            <w:tcPrChange w:id="306" w:author="Mohammad Nayeem Hasan" w:date="2025-01-24T00:32:00Z" w16du:dateUtc="2025-01-23T18:32:00Z">
              <w:tcPr>
                <w:tcW w:w="1017" w:type="pct"/>
                <w:noWrap/>
                <w:vAlign w:val="bottom"/>
                <w:hideMark/>
              </w:tcPr>
            </w:tcPrChange>
          </w:tcPr>
          <w:p w14:paraId="11E61BDD" w14:textId="62156C5A" w:rsidR="00B27639" w:rsidRPr="00162383" w:rsidRDefault="00B27639" w:rsidP="00B22058">
            <w:pPr>
              <w:rPr>
                <w:rFonts w:ascii="Times New Roman" w:eastAsia="Times New Roman" w:hAnsi="Times New Roman" w:cs="Times New Roman"/>
                <w:color w:val="000000"/>
                <w:kern w:val="0"/>
                <w:sz w:val="24"/>
                <w:szCs w:val="24"/>
                <w14:ligatures w14:val="none"/>
                <w:rPrChange w:id="307" w:author="Mohammad Nayeem Hasan" w:date="2025-01-24T00:30:00Z" w16du:dateUtc="2025-01-23T18:30:00Z">
                  <w:rPr>
                    <w:rFonts w:ascii="Times New Roman" w:eastAsia="Times New Roman" w:hAnsi="Times New Roman" w:cs="Times New Roman"/>
                    <w:color w:val="000000"/>
                    <w:kern w:val="0"/>
                    <w14:ligatures w14:val="none"/>
                  </w:rPr>
                </w:rPrChange>
              </w:rPr>
              <w:pPrChange w:id="308" w:author="Mohammad Nayeem Hasan" w:date="2025-01-24T00:32:00Z" w16du:dateUtc="2025-01-23T18:32:00Z">
                <w:pPr>
                  <w:jc w:val="right"/>
                </w:pPr>
              </w:pPrChange>
            </w:pPr>
            <w:ins w:id="309" w:author="Mohammad Nayeem Hasan" w:date="2025-01-24T00:28:00Z" w16du:dateUtc="2025-01-23T18:28:00Z">
              <w:r w:rsidRPr="00162383">
                <w:rPr>
                  <w:rFonts w:ascii="Times New Roman" w:hAnsi="Times New Roman" w:cs="Times New Roman"/>
                  <w:color w:val="000000"/>
                  <w:sz w:val="24"/>
                  <w:szCs w:val="24"/>
                  <w:rPrChange w:id="310" w:author="Mohammad Nayeem Hasan" w:date="2025-01-24T00:30:00Z" w16du:dateUtc="2025-01-23T18:30:00Z">
                    <w:rPr>
                      <w:rFonts w:ascii="Calibri" w:hAnsi="Calibri" w:cs="Calibri"/>
                      <w:color w:val="000000"/>
                    </w:rPr>
                  </w:rPrChange>
                </w:rPr>
                <w:t>168</w:t>
              </w:r>
            </w:ins>
            <w:ins w:id="311" w:author="Mohammad Nayeem Hasan" w:date="2025-01-24T00:30:00Z" w16du:dateUtc="2025-01-23T18:30:00Z">
              <w:r w:rsidR="00162383">
                <w:rPr>
                  <w:rFonts w:ascii="Times New Roman" w:hAnsi="Times New Roman" w:cs="Times New Roman"/>
                  <w:color w:val="000000"/>
                  <w:sz w:val="24"/>
                  <w:szCs w:val="24"/>
                </w:rPr>
                <w:t>,</w:t>
              </w:r>
            </w:ins>
            <w:ins w:id="312" w:author="Mohammad Nayeem Hasan" w:date="2025-01-24T00:28:00Z" w16du:dateUtc="2025-01-23T18:28:00Z">
              <w:r w:rsidRPr="00162383">
                <w:rPr>
                  <w:rFonts w:ascii="Times New Roman" w:hAnsi="Times New Roman" w:cs="Times New Roman"/>
                  <w:color w:val="000000"/>
                  <w:sz w:val="24"/>
                  <w:szCs w:val="24"/>
                  <w:rPrChange w:id="313" w:author="Mohammad Nayeem Hasan" w:date="2025-01-24T00:30:00Z" w16du:dateUtc="2025-01-23T18:30:00Z">
                    <w:rPr>
                      <w:rFonts w:ascii="Calibri" w:hAnsi="Calibri" w:cs="Calibri"/>
                      <w:color w:val="000000"/>
                    </w:rPr>
                  </w:rPrChange>
                </w:rPr>
                <w:t>962</w:t>
              </w:r>
            </w:ins>
            <w:del w:id="314"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315" w:author="Mohammad Nayeem Hasan" w:date="2025-01-24T00:30:00Z" w16du:dateUtc="2025-01-23T18:30:00Z">
                    <w:rPr>
                      <w:rFonts w:ascii="Times New Roman" w:eastAsia="Times New Roman" w:hAnsi="Times New Roman" w:cs="Times New Roman"/>
                      <w:color w:val="000000"/>
                      <w:kern w:val="0"/>
                      <w14:ligatures w14:val="none"/>
                    </w:rPr>
                  </w:rPrChange>
                </w:rPr>
                <w:delText>129</w:delText>
              </w:r>
            </w:del>
            <w:ins w:id="316" w:author="Md Asaduzzaman" w:date="2025-01-05T16:44:00Z" w16du:dateUtc="2025-01-05T16:44:00Z">
              <w:del w:id="317"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318"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319"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320" w:author="Mohammad Nayeem Hasan" w:date="2025-01-24T00:30:00Z" w16du:dateUtc="2025-01-23T18:30:00Z">
                    <w:rPr>
                      <w:rFonts w:ascii="Times New Roman" w:eastAsia="Times New Roman" w:hAnsi="Times New Roman" w:cs="Times New Roman"/>
                      <w:color w:val="000000"/>
                      <w:kern w:val="0"/>
                      <w14:ligatures w14:val="none"/>
                    </w:rPr>
                  </w:rPrChange>
                </w:rPr>
                <w:delText>664</w:delText>
              </w:r>
            </w:del>
          </w:p>
        </w:tc>
        <w:tc>
          <w:tcPr>
            <w:tcW w:w="555" w:type="pct"/>
            <w:noWrap/>
            <w:vAlign w:val="bottom"/>
            <w:hideMark/>
            <w:tcPrChange w:id="321" w:author="Mohammad Nayeem Hasan" w:date="2025-01-24T00:32:00Z" w16du:dateUtc="2025-01-23T18:32:00Z">
              <w:tcPr>
                <w:tcW w:w="566" w:type="pct"/>
                <w:noWrap/>
                <w:vAlign w:val="bottom"/>
                <w:hideMark/>
              </w:tcPr>
            </w:tcPrChange>
          </w:tcPr>
          <w:p w14:paraId="43C79B84" w14:textId="398D9B12" w:rsidR="00B27639" w:rsidRPr="00162383" w:rsidRDefault="00B27639" w:rsidP="00B22058">
            <w:pPr>
              <w:rPr>
                <w:rFonts w:ascii="Times New Roman" w:eastAsia="Times New Roman" w:hAnsi="Times New Roman" w:cs="Times New Roman"/>
                <w:color w:val="000000"/>
                <w:kern w:val="0"/>
                <w:sz w:val="24"/>
                <w:szCs w:val="24"/>
                <w14:ligatures w14:val="none"/>
                <w:rPrChange w:id="322" w:author="Mohammad Nayeem Hasan" w:date="2025-01-24T00:30:00Z" w16du:dateUtc="2025-01-23T18:30:00Z">
                  <w:rPr>
                    <w:rFonts w:ascii="Times New Roman" w:eastAsia="Times New Roman" w:hAnsi="Times New Roman" w:cs="Times New Roman"/>
                    <w:color w:val="000000"/>
                    <w:kern w:val="0"/>
                    <w14:ligatures w14:val="none"/>
                  </w:rPr>
                </w:rPrChange>
              </w:rPr>
              <w:pPrChange w:id="323" w:author="Mohammad Nayeem Hasan" w:date="2025-01-24T00:32:00Z" w16du:dateUtc="2025-01-23T18:32:00Z">
                <w:pPr>
                  <w:jc w:val="right"/>
                </w:pPr>
              </w:pPrChange>
            </w:pPr>
            <w:ins w:id="324" w:author="Mohammad Nayeem Hasan" w:date="2025-01-24T00:28:00Z" w16du:dateUtc="2025-01-23T18:28:00Z">
              <w:r w:rsidRPr="00162383">
                <w:rPr>
                  <w:rFonts w:ascii="Times New Roman" w:hAnsi="Times New Roman" w:cs="Times New Roman"/>
                  <w:color w:val="000000"/>
                  <w:sz w:val="24"/>
                  <w:szCs w:val="24"/>
                  <w:rPrChange w:id="325" w:author="Mohammad Nayeem Hasan" w:date="2025-01-24T00:30:00Z" w16du:dateUtc="2025-01-23T18:30:00Z">
                    <w:rPr>
                      <w:rFonts w:ascii="Calibri" w:hAnsi="Calibri" w:cs="Calibri"/>
                      <w:color w:val="000000"/>
                    </w:rPr>
                  </w:rPrChange>
                </w:rPr>
                <w:t>159</w:t>
              </w:r>
            </w:ins>
            <w:del w:id="326"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327" w:author="Mohammad Nayeem Hasan" w:date="2025-01-24T00:30:00Z" w16du:dateUtc="2025-01-23T18:30:00Z">
                    <w:rPr>
                      <w:rFonts w:ascii="Times New Roman" w:eastAsia="Times New Roman" w:hAnsi="Times New Roman" w:cs="Times New Roman"/>
                      <w:color w:val="000000"/>
                      <w:kern w:val="0"/>
                      <w14:ligatures w14:val="none"/>
                    </w:rPr>
                  </w:rPrChange>
                </w:rPr>
                <w:delText>132</w:delText>
              </w:r>
            </w:del>
          </w:p>
        </w:tc>
        <w:tc>
          <w:tcPr>
            <w:tcW w:w="1091" w:type="pct"/>
            <w:noWrap/>
            <w:vAlign w:val="bottom"/>
            <w:hideMark/>
            <w:tcPrChange w:id="328" w:author="Mohammad Nayeem Hasan" w:date="2025-01-24T00:32:00Z" w16du:dateUtc="2025-01-23T18:32:00Z">
              <w:tcPr>
                <w:tcW w:w="1150" w:type="pct"/>
                <w:noWrap/>
                <w:vAlign w:val="bottom"/>
                <w:hideMark/>
              </w:tcPr>
            </w:tcPrChange>
          </w:tcPr>
          <w:p w14:paraId="5BA5F390" w14:textId="21FB160F" w:rsidR="00B27639" w:rsidRPr="00162383" w:rsidRDefault="00B27639" w:rsidP="00B22058">
            <w:pPr>
              <w:rPr>
                <w:rFonts w:ascii="Times New Roman" w:eastAsia="Times New Roman" w:hAnsi="Times New Roman" w:cs="Times New Roman"/>
                <w:color w:val="000000"/>
                <w:kern w:val="0"/>
                <w:sz w:val="24"/>
                <w:szCs w:val="24"/>
                <w14:ligatures w14:val="none"/>
                <w:rPrChange w:id="329" w:author="Mohammad Nayeem Hasan" w:date="2025-01-24T00:30:00Z" w16du:dateUtc="2025-01-23T18:30:00Z">
                  <w:rPr>
                    <w:rFonts w:ascii="Times New Roman" w:eastAsia="Times New Roman" w:hAnsi="Times New Roman" w:cs="Times New Roman"/>
                    <w:color w:val="000000"/>
                    <w:kern w:val="0"/>
                    <w14:ligatures w14:val="none"/>
                  </w:rPr>
                </w:rPrChange>
              </w:rPr>
              <w:pPrChange w:id="330" w:author="Mohammad Nayeem Hasan" w:date="2025-01-24T00:32:00Z" w16du:dateUtc="2025-01-23T18:32:00Z">
                <w:pPr>
                  <w:jc w:val="right"/>
                </w:pPr>
              </w:pPrChange>
            </w:pPr>
            <w:ins w:id="331" w:author="Mohammad Nayeem Hasan" w:date="2025-01-24T00:29:00Z" w16du:dateUtc="2025-01-23T18:29:00Z">
              <w:r w:rsidRPr="00162383">
                <w:rPr>
                  <w:rFonts w:ascii="Times New Roman" w:hAnsi="Times New Roman" w:cs="Times New Roman"/>
                  <w:color w:val="000000"/>
                  <w:sz w:val="24"/>
                  <w:szCs w:val="24"/>
                  <w:rPrChange w:id="332" w:author="Mohammad Nayeem Hasan" w:date="2025-01-24T00:30:00Z" w16du:dateUtc="2025-01-23T18:30:00Z">
                    <w:rPr>
                      <w:rFonts w:ascii="Calibri" w:hAnsi="Calibri" w:cs="Calibri"/>
                      <w:color w:val="000000"/>
                    </w:rPr>
                  </w:rPrChange>
                </w:rPr>
                <w:t>85</w:t>
              </w:r>
            </w:ins>
            <w:ins w:id="333" w:author="Mohammad Nayeem Hasan" w:date="2025-01-24T00:31:00Z" w16du:dateUtc="2025-01-23T18:31:00Z">
              <w:r w:rsidR="00162383">
                <w:rPr>
                  <w:rFonts w:ascii="Times New Roman" w:hAnsi="Times New Roman" w:cs="Times New Roman"/>
                  <w:color w:val="000000"/>
                  <w:sz w:val="24"/>
                  <w:szCs w:val="24"/>
                </w:rPr>
                <w:t>,</w:t>
              </w:r>
            </w:ins>
            <w:ins w:id="334" w:author="Mohammad Nayeem Hasan" w:date="2025-01-24T00:29:00Z" w16du:dateUtc="2025-01-23T18:29:00Z">
              <w:r w:rsidRPr="00162383">
                <w:rPr>
                  <w:rFonts w:ascii="Times New Roman" w:hAnsi="Times New Roman" w:cs="Times New Roman"/>
                  <w:color w:val="000000"/>
                  <w:sz w:val="24"/>
                  <w:szCs w:val="24"/>
                  <w:rPrChange w:id="335" w:author="Mohammad Nayeem Hasan" w:date="2025-01-24T00:30:00Z" w16du:dateUtc="2025-01-23T18:30:00Z">
                    <w:rPr>
                      <w:rFonts w:ascii="Calibri" w:hAnsi="Calibri" w:cs="Calibri"/>
                      <w:color w:val="000000"/>
                    </w:rPr>
                  </w:rPrChange>
                </w:rPr>
                <w:t>884.45</w:t>
              </w:r>
            </w:ins>
            <w:del w:id="336"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337" w:author="Mohammad Nayeem Hasan" w:date="2025-01-24T00:30:00Z" w16du:dateUtc="2025-01-23T18:30:00Z">
                    <w:rPr>
                      <w:rFonts w:ascii="Times New Roman" w:eastAsia="Times New Roman" w:hAnsi="Times New Roman" w:cs="Times New Roman"/>
                      <w:color w:val="000000"/>
                      <w:kern w:val="0"/>
                      <w14:ligatures w14:val="none"/>
                    </w:rPr>
                  </w:rPrChange>
                </w:rPr>
                <w:delText>52</w:delText>
              </w:r>
            </w:del>
            <w:ins w:id="338" w:author="Md Asaduzzaman" w:date="2025-01-05T16:44:00Z" w16du:dateUtc="2025-01-05T16:44:00Z">
              <w:del w:id="339"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340"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341"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342" w:author="Mohammad Nayeem Hasan" w:date="2025-01-24T00:30:00Z" w16du:dateUtc="2025-01-23T18:30:00Z">
                    <w:rPr>
                      <w:rFonts w:ascii="Times New Roman" w:eastAsia="Times New Roman" w:hAnsi="Times New Roman" w:cs="Times New Roman"/>
                      <w:color w:val="000000"/>
                      <w:kern w:val="0"/>
                      <w14:ligatures w14:val="none"/>
                    </w:rPr>
                  </w:rPrChange>
                </w:rPr>
                <w:delText>673.27</w:delText>
              </w:r>
            </w:del>
          </w:p>
        </w:tc>
        <w:tc>
          <w:tcPr>
            <w:tcW w:w="945" w:type="pct"/>
            <w:noWrap/>
            <w:vAlign w:val="bottom"/>
            <w:hideMark/>
            <w:tcPrChange w:id="343" w:author="Mohammad Nayeem Hasan" w:date="2025-01-24T00:32:00Z" w16du:dateUtc="2025-01-23T18:32:00Z">
              <w:tcPr>
                <w:tcW w:w="1017" w:type="pct"/>
                <w:noWrap/>
                <w:vAlign w:val="bottom"/>
                <w:hideMark/>
              </w:tcPr>
            </w:tcPrChange>
          </w:tcPr>
          <w:p w14:paraId="087DC8A3" w14:textId="781B6BD5" w:rsidR="00B27639" w:rsidRPr="00162383" w:rsidRDefault="00B27639" w:rsidP="00B22058">
            <w:pPr>
              <w:rPr>
                <w:rFonts w:ascii="Times New Roman" w:eastAsia="Times New Roman" w:hAnsi="Times New Roman" w:cs="Times New Roman"/>
                <w:color w:val="000000"/>
                <w:kern w:val="0"/>
                <w:sz w:val="24"/>
                <w:szCs w:val="24"/>
                <w14:ligatures w14:val="none"/>
                <w:rPrChange w:id="344" w:author="Mohammad Nayeem Hasan" w:date="2025-01-24T00:30:00Z" w16du:dateUtc="2025-01-23T18:30:00Z">
                  <w:rPr>
                    <w:rFonts w:ascii="Times New Roman" w:eastAsia="Times New Roman" w:hAnsi="Times New Roman" w:cs="Times New Roman"/>
                    <w:color w:val="000000"/>
                    <w:kern w:val="0"/>
                    <w14:ligatures w14:val="none"/>
                  </w:rPr>
                </w:rPrChange>
              </w:rPr>
              <w:pPrChange w:id="345" w:author="Mohammad Nayeem Hasan" w:date="2025-01-24T00:32:00Z" w16du:dateUtc="2025-01-23T18:32:00Z">
                <w:pPr>
                  <w:jc w:val="right"/>
                </w:pPr>
              </w:pPrChange>
            </w:pPr>
            <w:ins w:id="346" w:author="Mohammad Nayeem Hasan" w:date="2025-01-24T00:29:00Z" w16du:dateUtc="2025-01-23T18:29:00Z">
              <w:r w:rsidRPr="00162383">
                <w:rPr>
                  <w:rFonts w:ascii="Times New Roman" w:hAnsi="Times New Roman" w:cs="Times New Roman"/>
                  <w:color w:val="000000"/>
                  <w:sz w:val="24"/>
                  <w:szCs w:val="24"/>
                  <w:rPrChange w:id="347" w:author="Mohammad Nayeem Hasan" w:date="2025-01-24T00:30:00Z" w16du:dateUtc="2025-01-23T18:30:00Z">
                    <w:rPr>
                      <w:rFonts w:ascii="Calibri" w:hAnsi="Calibri" w:cs="Calibri"/>
                      <w:color w:val="000000"/>
                    </w:rPr>
                  </w:rPrChange>
                </w:rPr>
                <w:t>16.12</w:t>
              </w:r>
            </w:ins>
            <w:del w:id="348"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349" w:author="Mohammad Nayeem Hasan" w:date="2025-01-24T00:30:00Z" w16du:dateUtc="2025-01-23T18:30:00Z">
                    <w:rPr>
                      <w:rFonts w:ascii="Times New Roman" w:eastAsia="Times New Roman" w:hAnsi="Times New Roman" w:cs="Times New Roman"/>
                      <w:color w:val="000000"/>
                      <w:kern w:val="0"/>
                      <w14:ligatures w14:val="none"/>
                    </w:rPr>
                  </w:rPrChange>
                </w:rPr>
                <w:delText>12.60</w:delText>
              </w:r>
            </w:del>
          </w:p>
        </w:tc>
        <w:tc>
          <w:tcPr>
            <w:tcW w:w="712" w:type="pct"/>
            <w:noWrap/>
            <w:vAlign w:val="bottom"/>
            <w:hideMark/>
            <w:tcPrChange w:id="350" w:author="Mohammad Nayeem Hasan" w:date="2025-01-24T00:32:00Z" w16du:dateUtc="2025-01-23T18:32:00Z">
              <w:tcPr>
                <w:tcW w:w="500" w:type="pct"/>
                <w:noWrap/>
                <w:vAlign w:val="bottom"/>
                <w:hideMark/>
              </w:tcPr>
            </w:tcPrChange>
          </w:tcPr>
          <w:p w14:paraId="5C86C937" w14:textId="23E5D1D2" w:rsidR="00B27639" w:rsidRPr="00162383" w:rsidRDefault="00B27639" w:rsidP="00B22058">
            <w:pPr>
              <w:rPr>
                <w:rFonts w:ascii="Times New Roman" w:eastAsia="Times New Roman" w:hAnsi="Times New Roman" w:cs="Times New Roman"/>
                <w:color w:val="000000"/>
                <w:kern w:val="0"/>
                <w:sz w:val="24"/>
                <w:szCs w:val="24"/>
                <w14:ligatures w14:val="none"/>
                <w:rPrChange w:id="351" w:author="Mohammad Nayeem Hasan" w:date="2025-01-24T00:30:00Z" w16du:dateUtc="2025-01-23T18:30:00Z">
                  <w:rPr>
                    <w:rFonts w:ascii="Times New Roman" w:eastAsia="Times New Roman" w:hAnsi="Times New Roman" w:cs="Times New Roman"/>
                    <w:color w:val="000000"/>
                    <w:kern w:val="0"/>
                    <w14:ligatures w14:val="none"/>
                  </w:rPr>
                </w:rPrChange>
              </w:rPr>
              <w:pPrChange w:id="352" w:author="Mohammad Nayeem Hasan" w:date="2025-01-24T00:32:00Z" w16du:dateUtc="2025-01-23T18:32:00Z">
                <w:pPr>
                  <w:jc w:val="right"/>
                </w:pPr>
              </w:pPrChange>
            </w:pPr>
            <w:ins w:id="353" w:author="Mohammad Nayeem Hasan" w:date="2025-01-24T00:30:00Z" w16du:dateUtc="2025-01-23T18:30:00Z">
              <w:r w:rsidRPr="00162383">
                <w:rPr>
                  <w:rFonts w:ascii="Times New Roman" w:hAnsi="Times New Roman" w:cs="Times New Roman"/>
                  <w:color w:val="000000"/>
                  <w:sz w:val="24"/>
                  <w:szCs w:val="24"/>
                  <w:rPrChange w:id="354" w:author="Mohammad Nayeem Hasan" w:date="2025-01-24T00:30:00Z" w16du:dateUtc="2025-01-23T18:30:00Z">
                    <w:rPr>
                      <w:rFonts w:ascii="Calibri" w:hAnsi="Calibri" w:cs="Calibri"/>
                      <w:color w:val="000000"/>
                    </w:rPr>
                  </w:rPrChange>
                </w:rPr>
                <w:t>0.09</w:t>
              </w:r>
            </w:ins>
            <w:commentRangeStart w:id="355"/>
            <w:del w:id="356"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357" w:author="Mohammad Nayeem Hasan" w:date="2025-01-24T00:30:00Z" w16du:dateUtc="2025-01-23T18:30:00Z">
                    <w:rPr>
                      <w:rFonts w:ascii="Times New Roman" w:eastAsia="Times New Roman" w:hAnsi="Times New Roman" w:cs="Times New Roman"/>
                      <w:color w:val="000000"/>
                      <w:kern w:val="0"/>
                      <w14:ligatures w14:val="none"/>
                    </w:rPr>
                  </w:rPrChange>
                </w:rPr>
                <w:delText>3.19</w:delText>
              </w:r>
              <w:commentRangeEnd w:id="355"/>
              <w:r w:rsidRPr="00162383" w:rsidDel="007C2D5F">
                <w:rPr>
                  <w:rStyle w:val="CommentReference"/>
                  <w:rFonts w:ascii="Times New Roman" w:hAnsi="Times New Roman" w:cs="Times New Roman"/>
                  <w:sz w:val="24"/>
                  <w:szCs w:val="24"/>
                  <w:rPrChange w:id="358" w:author="Mohammad Nayeem Hasan" w:date="2025-01-24T00:30:00Z" w16du:dateUtc="2025-01-23T18:30:00Z">
                    <w:rPr>
                      <w:rStyle w:val="CommentReference"/>
                      <w:rFonts w:ascii="Times New Roman" w:hAnsi="Times New Roman" w:cs="Times New Roman"/>
                    </w:rPr>
                  </w:rPrChange>
                </w:rPr>
                <w:commentReference w:id="355"/>
              </w:r>
            </w:del>
          </w:p>
        </w:tc>
      </w:tr>
      <w:tr w:rsidR="00162383" w:rsidRPr="00162383" w14:paraId="02EB0D7B" w14:textId="77777777" w:rsidTr="00162383">
        <w:trPr>
          <w:trHeight w:val="300"/>
          <w:trPrChange w:id="359" w:author="Mohammad Nayeem Hasan" w:date="2025-01-24T00:32:00Z" w16du:dateUtc="2025-01-23T18:32:00Z">
            <w:trPr>
              <w:trHeight w:val="300"/>
            </w:trPr>
          </w:trPrChange>
        </w:trPr>
        <w:tc>
          <w:tcPr>
            <w:tcW w:w="704" w:type="pct"/>
            <w:noWrap/>
            <w:hideMark/>
            <w:tcPrChange w:id="360" w:author="Mohammad Nayeem Hasan" w:date="2025-01-24T00:32:00Z" w16du:dateUtc="2025-01-23T18:32:00Z">
              <w:tcPr>
                <w:tcW w:w="750" w:type="pct"/>
                <w:noWrap/>
                <w:hideMark/>
              </w:tcPr>
            </w:tcPrChange>
          </w:tcPr>
          <w:p w14:paraId="3E92A07A"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361"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362" w:author="Mohammad Nayeem Hasan" w:date="2025-01-24T00:30:00Z" w16du:dateUtc="2025-01-23T18:30:00Z">
                  <w:rPr>
                    <w:rFonts w:ascii="Times New Roman" w:eastAsia="Times New Roman" w:hAnsi="Times New Roman" w:cs="Times New Roman"/>
                    <w:color w:val="000000"/>
                    <w:kern w:val="0"/>
                    <w14:ligatures w14:val="none"/>
                  </w:rPr>
                </w:rPrChange>
              </w:rPr>
              <w:t>Antarctica</w:t>
            </w:r>
          </w:p>
        </w:tc>
        <w:tc>
          <w:tcPr>
            <w:tcW w:w="994" w:type="pct"/>
            <w:noWrap/>
            <w:vAlign w:val="bottom"/>
            <w:hideMark/>
            <w:tcPrChange w:id="363" w:author="Mohammad Nayeem Hasan" w:date="2025-01-24T00:32:00Z" w16du:dateUtc="2025-01-23T18:32:00Z">
              <w:tcPr>
                <w:tcW w:w="1017" w:type="pct"/>
                <w:noWrap/>
                <w:vAlign w:val="bottom"/>
                <w:hideMark/>
              </w:tcPr>
            </w:tcPrChange>
          </w:tcPr>
          <w:p w14:paraId="1A2341CA" w14:textId="76D163A8" w:rsidR="00B27639" w:rsidRPr="00162383" w:rsidRDefault="00B27639" w:rsidP="00B22058">
            <w:pPr>
              <w:rPr>
                <w:rFonts w:ascii="Times New Roman" w:eastAsia="Times New Roman" w:hAnsi="Times New Roman" w:cs="Times New Roman"/>
                <w:color w:val="000000"/>
                <w:kern w:val="0"/>
                <w:sz w:val="24"/>
                <w:szCs w:val="24"/>
                <w14:ligatures w14:val="none"/>
                <w:rPrChange w:id="364" w:author="Mohammad Nayeem Hasan" w:date="2025-01-24T00:30:00Z" w16du:dateUtc="2025-01-23T18:30:00Z">
                  <w:rPr>
                    <w:rFonts w:ascii="Times New Roman" w:eastAsia="Times New Roman" w:hAnsi="Times New Roman" w:cs="Times New Roman"/>
                    <w:color w:val="000000"/>
                    <w:kern w:val="0"/>
                    <w14:ligatures w14:val="none"/>
                  </w:rPr>
                </w:rPrChange>
              </w:rPr>
              <w:pPrChange w:id="365" w:author="Mohammad Nayeem Hasan" w:date="2025-01-24T00:32:00Z" w16du:dateUtc="2025-01-23T18:32:00Z">
                <w:pPr>
                  <w:jc w:val="right"/>
                </w:pPr>
              </w:pPrChange>
            </w:pPr>
            <w:ins w:id="366" w:author="Mohammad Nayeem Hasan" w:date="2025-01-24T00:28:00Z" w16du:dateUtc="2025-01-23T18:28:00Z">
              <w:r w:rsidRPr="00162383">
                <w:rPr>
                  <w:rFonts w:ascii="Times New Roman" w:hAnsi="Times New Roman" w:cs="Times New Roman"/>
                  <w:color w:val="000000"/>
                  <w:sz w:val="24"/>
                  <w:szCs w:val="24"/>
                  <w:rPrChange w:id="367" w:author="Mohammad Nayeem Hasan" w:date="2025-01-24T00:30:00Z" w16du:dateUtc="2025-01-23T18:30:00Z">
                    <w:rPr>
                      <w:rFonts w:ascii="Calibri" w:hAnsi="Calibri" w:cs="Calibri"/>
                      <w:color w:val="000000"/>
                    </w:rPr>
                  </w:rPrChange>
                </w:rPr>
                <w:t>0</w:t>
              </w:r>
            </w:ins>
            <w:del w:id="368"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369"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555" w:type="pct"/>
            <w:noWrap/>
            <w:vAlign w:val="bottom"/>
            <w:hideMark/>
            <w:tcPrChange w:id="370" w:author="Mohammad Nayeem Hasan" w:date="2025-01-24T00:32:00Z" w16du:dateUtc="2025-01-23T18:32:00Z">
              <w:tcPr>
                <w:tcW w:w="566" w:type="pct"/>
                <w:noWrap/>
                <w:vAlign w:val="bottom"/>
                <w:hideMark/>
              </w:tcPr>
            </w:tcPrChange>
          </w:tcPr>
          <w:p w14:paraId="559F9136" w14:textId="207FDA65" w:rsidR="00B27639" w:rsidRPr="00162383" w:rsidRDefault="00B27639" w:rsidP="00B22058">
            <w:pPr>
              <w:rPr>
                <w:rFonts w:ascii="Times New Roman" w:eastAsia="Times New Roman" w:hAnsi="Times New Roman" w:cs="Times New Roman"/>
                <w:color w:val="000000"/>
                <w:kern w:val="0"/>
                <w:sz w:val="24"/>
                <w:szCs w:val="24"/>
                <w14:ligatures w14:val="none"/>
                <w:rPrChange w:id="371" w:author="Mohammad Nayeem Hasan" w:date="2025-01-24T00:30:00Z" w16du:dateUtc="2025-01-23T18:30:00Z">
                  <w:rPr>
                    <w:rFonts w:ascii="Times New Roman" w:eastAsia="Times New Roman" w:hAnsi="Times New Roman" w:cs="Times New Roman"/>
                    <w:color w:val="000000"/>
                    <w:kern w:val="0"/>
                    <w14:ligatures w14:val="none"/>
                  </w:rPr>
                </w:rPrChange>
              </w:rPr>
              <w:pPrChange w:id="372" w:author="Mohammad Nayeem Hasan" w:date="2025-01-24T00:32:00Z" w16du:dateUtc="2025-01-23T18:32:00Z">
                <w:pPr>
                  <w:jc w:val="right"/>
                </w:pPr>
              </w:pPrChange>
            </w:pPr>
            <w:ins w:id="373" w:author="Mohammad Nayeem Hasan" w:date="2025-01-24T00:28:00Z" w16du:dateUtc="2025-01-23T18:28:00Z">
              <w:r w:rsidRPr="00162383">
                <w:rPr>
                  <w:rFonts w:ascii="Times New Roman" w:hAnsi="Times New Roman" w:cs="Times New Roman"/>
                  <w:color w:val="000000"/>
                  <w:sz w:val="24"/>
                  <w:szCs w:val="24"/>
                  <w:rPrChange w:id="374" w:author="Mohammad Nayeem Hasan" w:date="2025-01-24T00:30:00Z" w16du:dateUtc="2025-01-23T18:30:00Z">
                    <w:rPr>
                      <w:rFonts w:ascii="Calibri" w:hAnsi="Calibri" w:cs="Calibri"/>
                      <w:color w:val="000000"/>
                    </w:rPr>
                  </w:rPrChange>
                </w:rPr>
                <w:t>0</w:t>
              </w:r>
            </w:ins>
            <w:del w:id="375"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376"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1091" w:type="pct"/>
            <w:noWrap/>
            <w:vAlign w:val="bottom"/>
            <w:hideMark/>
            <w:tcPrChange w:id="377" w:author="Mohammad Nayeem Hasan" w:date="2025-01-24T00:32:00Z" w16du:dateUtc="2025-01-23T18:32:00Z">
              <w:tcPr>
                <w:tcW w:w="1150" w:type="pct"/>
                <w:noWrap/>
                <w:vAlign w:val="bottom"/>
                <w:hideMark/>
              </w:tcPr>
            </w:tcPrChange>
          </w:tcPr>
          <w:p w14:paraId="6592B29C" w14:textId="68D435B9" w:rsidR="00B27639" w:rsidRPr="00162383" w:rsidRDefault="00B27639" w:rsidP="00B22058">
            <w:pPr>
              <w:rPr>
                <w:rFonts w:ascii="Times New Roman" w:eastAsia="Times New Roman" w:hAnsi="Times New Roman" w:cs="Times New Roman"/>
                <w:color w:val="000000"/>
                <w:kern w:val="0"/>
                <w:sz w:val="24"/>
                <w:szCs w:val="24"/>
                <w14:ligatures w14:val="none"/>
                <w:rPrChange w:id="378" w:author="Mohammad Nayeem Hasan" w:date="2025-01-24T00:30:00Z" w16du:dateUtc="2025-01-23T18:30:00Z">
                  <w:rPr>
                    <w:rFonts w:ascii="Times New Roman" w:eastAsia="Times New Roman" w:hAnsi="Times New Roman" w:cs="Times New Roman"/>
                    <w:color w:val="000000"/>
                    <w:kern w:val="0"/>
                    <w14:ligatures w14:val="none"/>
                  </w:rPr>
                </w:rPrChange>
              </w:rPr>
              <w:pPrChange w:id="379" w:author="Mohammad Nayeem Hasan" w:date="2025-01-24T00:32:00Z" w16du:dateUtc="2025-01-23T18:32:00Z">
                <w:pPr>
                  <w:jc w:val="right"/>
                </w:pPr>
              </w:pPrChange>
            </w:pPr>
            <w:del w:id="380"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381"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945" w:type="pct"/>
            <w:noWrap/>
            <w:vAlign w:val="bottom"/>
            <w:hideMark/>
            <w:tcPrChange w:id="382" w:author="Mohammad Nayeem Hasan" w:date="2025-01-24T00:32:00Z" w16du:dateUtc="2025-01-23T18:32:00Z">
              <w:tcPr>
                <w:tcW w:w="1017" w:type="pct"/>
                <w:noWrap/>
                <w:vAlign w:val="bottom"/>
                <w:hideMark/>
              </w:tcPr>
            </w:tcPrChange>
          </w:tcPr>
          <w:p w14:paraId="47DAFD63" w14:textId="4F04CBB4" w:rsidR="00B27639" w:rsidRPr="00162383" w:rsidRDefault="00B27639" w:rsidP="00B22058">
            <w:pPr>
              <w:rPr>
                <w:rFonts w:ascii="Times New Roman" w:eastAsia="Times New Roman" w:hAnsi="Times New Roman" w:cs="Times New Roman"/>
                <w:color w:val="000000"/>
                <w:kern w:val="0"/>
                <w:sz w:val="24"/>
                <w:szCs w:val="24"/>
                <w14:ligatures w14:val="none"/>
                <w:rPrChange w:id="383" w:author="Mohammad Nayeem Hasan" w:date="2025-01-24T00:30:00Z" w16du:dateUtc="2025-01-23T18:30:00Z">
                  <w:rPr>
                    <w:rFonts w:ascii="Times New Roman" w:eastAsia="Times New Roman" w:hAnsi="Times New Roman" w:cs="Times New Roman"/>
                    <w:color w:val="000000"/>
                    <w:kern w:val="0"/>
                    <w14:ligatures w14:val="none"/>
                  </w:rPr>
                </w:rPrChange>
              </w:rPr>
              <w:pPrChange w:id="384" w:author="Mohammad Nayeem Hasan" w:date="2025-01-24T00:32:00Z" w16du:dateUtc="2025-01-23T18:32:00Z">
                <w:pPr>
                  <w:jc w:val="right"/>
                </w:pPr>
              </w:pPrChange>
            </w:pPr>
            <w:del w:id="385"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386"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712" w:type="pct"/>
            <w:noWrap/>
            <w:vAlign w:val="bottom"/>
            <w:hideMark/>
            <w:tcPrChange w:id="387" w:author="Mohammad Nayeem Hasan" w:date="2025-01-24T00:32:00Z" w16du:dateUtc="2025-01-23T18:32:00Z">
              <w:tcPr>
                <w:tcW w:w="500" w:type="pct"/>
                <w:noWrap/>
                <w:vAlign w:val="bottom"/>
                <w:hideMark/>
              </w:tcPr>
            </w:tcPrChange>
          </w:tcPr>
          <w:p w14:paraId="37379C54" w14:textId="42AF292D" w:rsidR="00B27639" w:rsidRPr="00162383" w:rsidRDefault="00B27639" w:rsidP="00B22058">
            <w:pPr>
              <w:rPr>
                <w:rFonts w:ascii="Times New Roman" w:eastAsia="Times New Roman" w:hAnsi="Times New Roman" w:cs="Times New Roman"/>
                <w:color w:val="000000"/>
                <w:kern w:val="0"/>
                <w:sz w:val="24"/>
                <w:szCs w:val="24"/>
                <w14:ligatures w14:val="none"/>
                <w:rPrChange w:id="388" w:author="Mohammad Nayeem Hasan" w:date="2025-01-24T00:30:00Z" w16du:dateUtc="2025-01-23T18:30:00Z">
                  <w:rPr>
                    <w:rFonts w:ascii="Times New Roman" w:eastAsia="Times New Roman" w:hAnsi="Times New Roman" w:cs="Times New Roman"/>
                    <w:color w:val="000000"/>
                    <w:kern w:val="0"/>
                    <w14:ligatures w14:val="none"/>
                  </w:rPr>
                </w:rPrChange>
              </w:rPr>
              <w:pPrChange w:id="389" w:author="Mohammad Nayeem Hasan" w:date="2025-01-24T00:32:00Z" w16du:dateUtc="2025-01-23T18:32:00Z">
                <w:pPr>
                  <w:jc w:val="right"/>
                </w:pPr>
              </w:pPrChange>
            </w:pPr>
            <w:del w:id="390"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391"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r>
      <w:tr w:rsidR="00162383" w:rsidRPr="00162383" w14:paraId="49DEF4C4" w14:textId="77777777" w:rsidTr="00162383">
        <w:trPr>
          <w:trHeight w:val="300"/>
          <w:trPrChange w:id="392" w:author="Mohammad Nayeem Hasan" w:date="2025-01-24T00:32:00Z" w16du:dateUtc="2025-01-23T18:32:00Z">
            <w:trPr>
              <w:trHeight w:val="300"/>
            </w:trPr>
          </w:trPrChange>
        </w:trPr>
        <w:tc>
          <w:tcPr>
            <w:tcW w:w="704" w:type="pct"/>
            <w:noWrap/>
            <w:hideMark/>
            <w:tcPrChange w:id="393" w:author="Mohammad Nayeem Hasan" w:date="2025-01-24T00:32:00Z" w16du:dateUtc="2025-01-23T18:32:00Z">
              <w:tcPr>
                <w:tcW w:w="750" w:type="pct"/>
                <w:noWrap/>
                <w:hideMark/>
              </w:tcPr>
            </w:tcPrChange>
          </w:tcPr>
          <w:p w14:paraId="0E70E128"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394"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395" w:author="Mohammad Nayeem Hasan" w:date="2025-01-24T00:30:00Z" w16du:dateUtc="2025-01-23T18:30:00Z">
                  <w:rPr>
                    <w:rFonts w:ascii="Times New Roman" w:eastAsia="Times New Roman" w:hAnsi="Times New Roman" w:cs="Times New Roman"/>
                    <w:color w:val="000000"/>
                    <w:kern w:val="0"/>
                    <w14:ligatures w14:val="none"/>
                  </w:rPr>
                </w:rPrChange>
              </w:rPr>
              <w:t>Asia</w:t>
            </w:r>
          </w:p>
        </w:tc>
        <w:tc>
          <w:tcPr>
            <w:tcW w:w="994" w:type="pct"/>
            <w:noWrap/>
            <w:vAlign w:val="bottom"/>
            <w:hideMark/>
            <w:tcPrChange w:id="396" w:author="Mohammad Nayeem Hasan" w:date="2025-01-24T00:32:00Z" w16du:dateUtc="2025-01-23T18:32:00Z">
              <w:tcPr>
                <w:tcW w:w="1017" w:type="pct"/>
                <w:noWrap/>
                <w:vAlign w:val="bottom"/>
                <w:hideMark/>
              </w:tcPr>
            </w:tcPrChange>
          </w:tcPr>
          <w:p w14:paraId="1B7A7B3A" w14:textId="10436C40" w:rsidR="00B27639" w:rsidRPr="00162383" w:rsidRDefault="00B27639" w:rsidP="00B22058">
            <w:pPr>
              <w:rPr>
                <w:rFonts w:ascii="Times New Roman" w:eastAsia="Times New Roman" w:hAnsi="Times New Roman" w:cs="Times New Roman"/>
                <w:color w:val="000000"/>
                <w:kern w:val="0"/>
                <w:sz w:val="24"/>
                <w:szCs w:val="24"/>
                <w14:ligatures w14:val="none"/>
                <w:rPrChange w:id="397" w:author="Mohammad Nayeem Hasan" w:date="2025-01-24T00:30:00Z" w16du:dateUtc="2025-01-23T18:30:00Z">
                  <w:rPr>
                    <w:rFonts w:ascii="Times New Roman" w:eastAsia="Times New Roman" w:hAnsi="Times New Roman" w:cs="Times New Roman"/>
                    <w:color w:val="000000"/>
                    <w:kern w:val="0"/>
                    <w14:ligatures w14:val="none"/>
                  </w:rPr>
                </w:rPrChange>
              </w:rPr>
              <w:pPrChange w:id="398" w:author="Mohammad Nayeem Hasan" w:date="2025-01-24T00:32:00Z" w16du:dateUtc="2025-01-23T18:32:00Z">
                <w:pPr>
                  <w:jc w:val="right"/>
                </w:pPr>
              </w:pPrChange>
            </w:pPr>
            <w:ins w:id="399" w:author="Mohammad Nayeem Hasan" w:date="2025-01-24T00:28:00Z" w16du:dateUtc="2025-01-23T18:28:00Z">
              <w:r w:rsidRPr="00162383">
                <w:rPr>
                  <w:rFonts w:ascii="Times New Roman" w:hAnsi="Times New Roman" w:cs="Times New Roman"/>
                  <w:color w:val="000000"/>
                  <w:sz w:val="24"/>
                  <w:szCs w:val="24"/>
                  <w:rPrChange w:id="400" w:author="Mohammad Nayeem Hasan" w:date="2025-01-24T00:30:00Z" w16du:dateUtc="2025-01-23T18:30:00Z">
                    <w:rPr>
                      <w:rFonts w:ascii="Calibri" w:hAnsi="Calibri" w:cs="Calibri"/>
                      <w:color w:val="000000"/>
                    </w:rPr>
                  </w:rPrChange>
                </w:rPr>
                <w:t>877</w:t>
              </w:r>
            </w:ins>
            <w:ins w:id="401" w:author="Mohammad Nayeem Hasan" w:date="2025-01-24T00:30:00Z" w16du:dateUtc="2025-01-23T18:30:00Z">
              <w:r w:rsidR="00162383">
                <w:rPr>
                  <w:rFonts w:ascii="Times New Roman" w:hAnsi="Times New Roman" w:cs="Times New Roman"/>
                  <w:color w:val="000000"/>
                  <w:sz w:val="24"/>
                  <w:szCs w:val="24"/>
                </w:rPr>
                <w:t>,</w:t>
              </w:r>
            </w:ins>
            <w:ins w:id="402" w:author="Mohammad Nayeem Hasan" w:date="2025-01-24T00:28:00Z" w16du:dateUtc="2025-01-23T18:28:00Z">
              <w:r w:rsidRPr="00162383">
                <w:rPr>
                  <w:rFonts w:ascii="Times New Roman" w:hAnsi="Times New Roman" w:cs="Times New Roman"/>
                  <w:color w:val="000000"/>
                  <w:sz w:val="24"/>
                  <w:szCs w:val="24"/>
                  <w:rPrChange w:id="403" w:author="Mohammad Nayeem Hasan" w:date="2025-01-24T00:30:00Z" w16du:dateUtc="2025-01-23T18:30:00Z">
                    <w:rPr>
                      <w:rFonts w:ascii="Calibri" w:hAnsi="Calibri" w:cs="Calibri"/>
                      <w:color w:val="000000"/>
                    </w:rPr>
                  </w:rPrChange>
                </w:rPr>
                <w:t>704</w:t>
              </w:r>
            </w:ins>
            <w:del w:id="404"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405" w:author="Mohammad Nayeem Hasan" w:date="2025-01-24T00:30:00Z" w16du:dateUtc="2025-01-23T18:30:00Z">
                    <w:rPr>
                      <w:rFonts w:ascii="Times New Roman" w:eastAsia="Times New Roman" w:hAnsi="Times New Roman" w:cs="Times New Roman"/>
                      <w:color w:val="000000"/>
                      <w:kern w:val="0"/>
                      <w14:ligatures w14:val="none"/>
                    </w:rPr>
                  </w:rPrChange>
                </w:rPr>
                <w:delText>705</w:delText>
              </w:r>
            </w:del>
            <w:ins w:id="406" w:author="Md Asaduzzaman" w:date="2025-01-05T16:44:00Z" w16du:dateUtc="2025-01-05T16:44:00Z">
              <w:del w:id="407"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408"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409"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410" w:author="Mohammad Nayeem Hasan" w:date="2025-01-24T00:30:00Z" w16du:dateUtc="2025-01-23T18:30:00Z">
                    <w:rPr>
                      <w:rFonts w:ascii="Times New Roman" w:eastAsia="Times New Roman" w:hAnsi="Times New Roman" w:cs="Times New Roman"/>
                      <w:color w:val="000000"/>
                      <w:kern w:val="0"/>
                      <w14:ligatures w14:val="none"/>
                    </w:rPr>
                  </w:rPrChange>
                </w:rPr>
                <w:delText>528</w:delText>
              </w:r>
            </w:del>
          </w:p>
        </w:tc>
        <w:tc>
          <w:tcPr>
            <w:tcW w:w="555" w:type="pct"/>
            <w:noWrap/>
            <w:vAlign w:val="bottom"/>
            <w:hideMark/>
            <w:tcPrChange w:id="411" w:author="Mohammad Nayeem Hasan" w:date="2025-01-24T00:32:00Z" w16du:dateUtc="2025-01-23T18:32:00Z">
              <w:tcPr>
                <w:tcW w:w="566" w:type="pct"/>
                <w:noWrap/>
                <w:vAlign w:val="bottom"/>
                <w:hideMark/>
              </w:tcPr>
            </w:tcPrChange>
          </w:tcPr>
          <w:p w14:paraId="44D61352" w14:textId="12FDB85C" w:rsidR="00B27639" w:rsidRPr="00162383" w:rsidRDefault="00B27639" w:rsidP="00B22058">
            <w:pPr>
              <w:rPr>
                <w:rFonts w:ascii="Times New Roman" w:eastAsia="Times New Roman" w:hAnsi="Times New Roman" w:cs="Times New Roman"/>
                <w:color w:val="000000"/>
                <w:kern w:val="0"/>
                <w:sz w:val="24"/>
                <w:szCs w:val="24"/>
                <w14:ligatures w14:val="none"/>
                <w:rPrChange w:id="412" w:author="Mohammad Nayeem Hasan" w:date="2025-01-24T00:30:00Z" w16du:dateUtc="2025-01-23T18:30:00Z">
                  <w:rPr>
                    <w:rFonts w:ascii="Times New Roman" w:eastAsia="Times New Roman" w:hAnsi="Times New Roman" w:cs="Times New Roman"/>
                    <w:color w:val="000000"/>
                    <w:kern w:val="0"/>
                    <w14:ligatures w14:val="none"/>
                  </w:rPr>
                </w:rPrChange>
              </w:rPr>
              <w:pPrChange w:id="413" w:author="Mohammad Nayeem Hasan" w:date="2025-01-24T00:32:00Z" w16du:dateUtc="2025-01-23T18:32:00Z">
                <w:pPr>
                  <w:jc w:val="right"/>
                </w:pPr>
              </w:pPrChange>
            </w:pPr>
            <w:ins w:id="414" w:author="Mohammad Nayeem Hasan" w:date="2025-01-24T00:28:00Z" w16du:dateUtc="2025-01-23T18:28:00Z">
              <w:r w:rsidRPr="00162383">
                <w:rPr>
                  <w:rFonts w:ascii="Times New Roman" w:hAnsi="Times New Roman" w:cs="Times New Roman"/>
                  <w:color w:val="000000"/>
                  <w:sz w:val="24"/>
                  <w:szCs w:val="24"/>
                  <w:rPrChange w:id="415" w:author="Mohammad Nayeem Hasan" w:date="2025-01-24T00:30:00Z" w16du:dateUtc="2025-01-23T18:30:00Z">
                    <w:rPr>
                      <w:rFonts w:ascii="Calibri" w:hAnsi="Calibri" w:cs="Calibri"/>
                      <w:color w:val="000000"/>
                    </w:rPr>
                  </w:rPrChange>
                </w:rPr>
                <w:t>1</w:t>
              </w:r>
            </w:ins>
            <w:ins w:id="416" w:author="Mohammad Nayeem Hasan" w:date="2025-01-24T00:31:00Z" w16du:dateUtc="2025-01-23T18:31:00Z">
              <w:r w:rsidR="00162383">
                <w:rPr>
                  <w:rFonts w:ascii="Times New Roman" w:hAnsi="Times New Roman" w:cs="Times New Roman"/>
                  <w:color w:val="000000"/>
                  <w:sz w:val="24"/>
                  <w:szCs w:val="24"/>
                </w:rPr>
                <w:t>,</w:t>
              </w:r>
            </w:ins>
            <w:ins w:id="417" w:author="Mohammad Nayeem Hasan" w:date="2025-01-24T00:28:00Z" w16du:dateUtc="2025-01-23T18:28:00Z">
              <w:r w:rsidRPr="00162383">
                <w:rPr>
                  <w:rFonts w:ascii="Times New Roman" w:hAnsi="Times New Roman" w:cs="Times New Roman"/>
                  <w:color w:val="000000"/>
                  <w:sz w:val="24"/>
                  <w:szCs w:val="24"/>
                  <w:rPrChange w:id="418" w:author="Mohammad Nayeem Hasan" w:date="2025-01-24T00:30:00Z" w16du:dateUtc="2025-01-23T18:30:00Z">
                    <w:rPr>
                      <w:rFonts w:ascii="Calibri" w:hAnsi="Calibri" w:cs="Calibri"/>
                      <w:color w:val="000000"/>
                    </w:rPr>
                  </w:rPrChange>
                </w:rPr>
                <w:t>006</w:t>
              </w:r>
            </w:ins>
            <w:del w:id="419"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420" w:author="Mohammad Nayeem Hasan" w:date="2025-01-24T00:30:00Z" w16du:dateUtc="2025-01-23T18:30:00Z">
                    <w:rPr>
                      <w:rFonts w:ascii="Times New Roman" w:eastAsia="Times New Roman" w:hAnsi="Times New Roman" w:cs="Times New Roman"/>
                      <w:color w:val="000000"/>
                      <w:kern w:val="0"/>
                      <w14:ligatures w14:val="none"/>
                    </w:rPr>
                  </w:rPrChange>
                </w:rPr>
                <w:delText>931</w:delText>
              </w:r>
            </w:del>
          </w:p>
        </w:tc>
        <w:tc>
          <w:tcPr>
            <w:tcW w:w="1091" w:type="pct"/>
            <w:noWrap/>
            <w:vAlign w:val="bottom"/>
            <w:hideMark/>
            <w:tcPrChange w:id="421" w:author="Mohammad Nayeem Hasan" w:date="2025-01-24T00:32:00Z" w16du:dateUtc="2025-01-23T18:32:00Z">
              <w:tcPr>
                <w:tcW w:w="1150" w:type="pct"/>
                <w:noWrap/>
                <w:vAlign w:val="bottom"/>
                <w:hideMark/>
              </w:tcPr>
            </w:tcPrChange>
          </w:tcPr>
          <w:p w14:paraId="63B013EB" w14:textId="55EBCD1C" w:rsidR="00B27639" w:rsidRPr="00162383" w:rsidRDefault="00B27639" w:rsidP="00B22058">
            <w:pPr>
              <w:rPr>
                <w:rFonts w:ascii="Times New Roman" w:eastAsia="Times New Roman" w:hAnsi="Times New Roman" w:cs="Times New Roman"/>
                <w:color w:val="000000"/>
                <w:kern w:val="0"/>
                <w:sz w:val="24"/>
                <w:szCs w:val="24"/>
                <w14:ligatures w14:val="none"/>
                <w:rPrChange w:id="422" w:author="Mohammad Nayeem Hasan" w:date="2025-01-24T00:30:00Z" w16du:dateUtc="2025-01-23T18:30:00Z">
                  <w:rPr>
                    <w:rFonts w:ascii="Times New Roman" w:eastAsia="Times New Roman" w:hAnsi="Times New Roman" w:cs="Times New Roman"/>
                    <w:color w:val="000000"/>
                    <w:kern w:val="0"/>
                    <w14:ligatures w14:val="none"/>
                  </w:rPr>
                </w:rPrChange>
              </w:rPr>
              <w:pPrChange w:id="423" w:author="Mohammad Nayeem Hasan" w:date="2025-01-24T00:32:00Z" w16du:dateUtc="2025-01-23T18:32:00Z">
                <w:pPr>
                  <w:jc w:val="right"/>
                </w:pPr>
              </w:pPrChange>
            </w:pPr>
            <w:ins w:id="424" w:author="Mohammad Nayeem Hasan" w:date="2025-01-24T00:29:00Z" w16du:dateUtc="2025-01-23T18:29:00Z">
              <w:r w:rsidRPr="00162383">
                <w:rPr>
                  <w:rFonts w:ascii="Times New Roman" w:hAnsi="Times New Roman" w:cs="Times New Roman"/>
                  <w:color w:val="000000"/>
                  <w:sz w:val="24"/>
                  <w:szCs w:val="24"/>
                  <w:rPrChange w:id="425" w:author="Mohammad Nayeem Hasan" w:date="2025-01-24T00:30:00Z" w16du:dateUtc="2025-01-23T18:30:00Z">
                    <w:rPr>
                      <w:rFonts w:ascii="Calibri" w:hAnsi="Calibri" w:cs="Calibri"/>
                      <w:color w:val="000000"/>
                    </w:rPr>
                  </w:rPrChange>
                </w:rPr>
                <w:t>22</w:t>
              </w:r>
            </w:ins>
            <w:ins w:id="426" w:author="Mohammad Nayeem Hasan" w:date="2025-01-24T00:31:00Z" w16du:dateUtc="2025-01-23T18:31:00Z">
              <w:r w:rsidR="00162383">
                <w:rPr>
                  <w:rFonts w:ascii="Times New Roman" w:hAnsi="Times New Roman" w:cs="Times New Roman"/>
                  <w:color w:val="000000"/>
                  <w:sz w:val="24"/>
                  <w:szCs w:val="24"/>
                </w:rPr>
                <w:t>,</w:t>
              </w:r>
            </w:ins>
            <w:ins w:id="427" w:author="Mohammad Nayeem Hasan" w:date="2025-01-24T00:29:00Z" w16du:dateUtc="2025-01-23T18:29:00Z">
              <w:r w:rsidRPr="00162383">
                <w:rPr>
                  <w:rFonts w:ascii="Times New Roman" w:hAnsi="Times New Roman" w:cs="Times New Roman"/>
                  <w:color w:val="000000"/>
                  <w:sz w:val="24"/>
                  <w:szCs w:val="24"/>
                  <w:rPrChange w:id="428" w:author="Mohammad Nayeem Hasan" w:date="2025-01-24T00:30:00Z" w16du:dateUtc="2025-01-23T18:30:00Z">
                    <w:rPr>
                      <w:rFonts w:ascii="Calibri" w:hAnsi="Calibri" w:cs="Calibri"/>
                      <w:color w:val="000000"/>
                    </w:rPr>
                  </w:rPrChange>
                </w:rPr>
                <w:t>946.79</w:t>
              </w:r>
            </w:ins>
            <w:del w:id="429"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430" w:author="Mohammad Nayeem Hasan" w:date="2025-01-24T00:30:00Z" w16du:dateUtc="2025-01-23T18:30:00Z">
                    <w:rPr>
                      <w:rFonts w:ascii="Times New Roman" w:eastAsia="Times New Roman" w:hAnsi="Times New Roman" w:cs="Times New Roman"/>
                      <w:color w:val="000000"/>
                      <w:kern w:val="0"/>
                      <w14:ligatures w14:val="none"/>
                    </w:rPr>
                  </w:rPrChange>
                </w:rPr>
                <w:delText>18</w:delText>
              </w:r>
            </w:del>
            <w:ins w:id="431" w:author="Md Asaduzzaman" w:date="2025-01-05T16:44:00Z" w16du:dateUtc="2025-01-05T16:44:00Z">
              <w:del w:id="432"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433"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434"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435" w:author="Mohammad Nayeem Hasan" w:date="2025-01-24T00:30:00Z" w16du:dateUtc="2025-01-23T18:30:00Z">
                    <w:rPr>
                      <w:rFonts w:ascii="Times New Roman" w:eastAsia="Times New Roman" w:hAnsi="Times New Roman" w:cs="Times New Roman"/>
                      <w:color w:val="000000"/>
                      <w:kern w:val="0"/>
                      <w14:ligatures w14:val="none"/>
                    </w:rPr>
                  </w:rPrChange>
                </w:rPr>
                <w:delText>871.38</w:delText>
              </w:r>
            </w:del>
          </w:p>
        </w:tc>
        <w:tc>
          <w:tcPr>
            <w:tcW w:w="945" w:type="pct"/>
            <w:noWrap/>
            <w:vAlign w:val="bottom"/>
            <w:hideMark/>
            <w:tcPrChange w:id="436" w:author="Mohammad Nayeem Hasan" w:date="2025-01-24T00:32:00Z" w16du:dateUtc="2025-01-23T18:32:00Z">
              <w:tcPr>
                <w:tcW w:w="1017" w:type="pct"/>
                <w:noWrap/>
                <w:vAlign w:val="bottom"/>
                <w:hideMark/>
              </w:tcPr>
            </w:tcPrChange>
          </w:tcPr>
          <w:p w14:paraId="74F9041F" w14:textId="6E7890F6" w:rsidR="00B27639" w:rsidRPr="00162383" w:rsidRDefault="00B27639" w:rsidP="00B22058">
            <w:pPr>
              <w:rPr>
                <w:rFonts w:ascii="Times New Roman" w:eastAsia="Times New Roman" w:hAnsi="Times New Roman" w:cs="Times New Roman"/>
                <w:color w:val="000000"/>
                <w:kern w:val="0"/>
                <w:sz w:val="24"/>
                <w:szCs w:val="24"/>
                <w14:ligatures w14:val="none"/>
                <w:rPrChange w:id="437" w:author="Mohammad Nayeem Hasan" w:date="2025-01-24T00:30:00Z" w16du:dateUtc="2025-01-23T18:30:00Z">
                  <w:rPr>
                    <w:rFonts w:ascii="Times New Roman" w:eastAsia="Times New Roman" w:hAnsi="Times New Roman" w:cs="Times New Roman"/>
                    <w:color w:val="000000"/>
                    <w:kern w:val="0"/>
                    <w14:ligatures w14:val="none"/>
                  </w:rPr>
                </w:rPrChange>
              </w:rPr>
              <w:pPrChange w:id="438" w:author="Mohammad Nayeem Hasan" w:date="2025-01-24T00:32:00Z" w16du:dateUtc="2025-01-23T18:32:00Z">
                <w:pPr>
                  <w:jc w:val="right"/>
                </w:pPr>
              </w:pPrChange>
            </w:pPr>
            <w:ins w:id="439" w:author="Mohammad Nayeem Hasan" w:date="2025-01-24T00:29:00Z" w16du:dateUtc="2025-01-23T18:29:00Z">
              <w:r w:rsidRPr="00162383">
                <w:rPr>
                  <w:rFonts w:ascii="Times New Roman" w:hAnsi="Times New Roman" w:cs="Times New Roman"/>
                  <w:color w:val="000000"/>
                  <w:sz w:val="24"/>
                  <w:szCs w:val="24"/>
                  <w:rPrChange w:id="440" w:author="Mohammad Nayeem Hasan" w:date="2025-01-24T00:30:00Z" w16du:dateUtc="2025-01-23T18:30:00Z">
                    <w:rPr>
                      <w:rFonts w:ascii="Calibri" w:hAnsi="Calibri" w:cs="Calibri"/>
                      <w:color w:val="000000"/>
                    </w:rPr>
                  </w:rPrChange>
                </w:rPr>
                <w:t>15.71</w:t>
              </w:r>
            </w:ins>
            <w:del w:id="441"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442" w:author="Mohammad Nayeem Hasan" w:date="2025-01-24T00:30:00Z" w16du:dateUtc="2025-01-23T18:30:00Z">
                    <w:rPr>
                      <w:rFonts w:ascii="Times New Roman" w:eastAsia="Times New Roman" w:hAnsi="Times New Roman" w:cs="Times New Roman"/>
                      <w:color w:val="000000"/>
                      <w:kern w:val="0"/>
                      <w14:ligatures w14:val="none"/>
                    </w:rPr>
                  </w:rPrChange>
                </w:rPr>
                <w:delText>41.00</w:delText>
              </w:r>
            </w:del>
          </w:p>
        </w:tc>
        <w:tc>
          <w:tcPr>
            <w:tcW w:w="712" w:type="pct"/>
            <w:noWrap/>
            <w:vAlign w:val="bottom"/>
            <w:hideMark/>
            <w:tcPrChange w:id="443" w:author="Mohammad Nayeem Hasan" w:date="2025-01-24T00:32:00Z" w16du:dateUtc="2025-01-23T18:32:00Z">
              <w:tcPr>
                <w:tcW w:w="500" w:type="pct"/>
                <w:noWrap/>
                <w:vAlign w:val="bottom"/>
                <w:hideMark/>
              </w:tcPr>
            </w:tcPrChange>
          </w:tcPr>
          <w:p w14:paraId="10200CBB" w14:textId="1B1048D2" w:rsidR="00B27639" w:rsidRPr="00162383" w:rsidRDefault="00B27639" w:rsidP="00B22058">
            <w:pPr>
              <w:rPr>
                <w:rFonts w:ascii="Times New Roman" w:eastAsia="Times New Roman" w:hAnsi="Times New Roman" w:cs="Times New Roman"/>
                <w:color w:val="000000"/>
                <w:kern w:val="0"/>
                <w:sz w:val="24"/>
                <w:szCs w:val="24"/>
                <w14:ligatures w14:val="none"/>
                <w:rPrChange w:id="444" w:author="Mohammad Nayeem Hasan" w:date="2025-01-24T00:30:00Z" w16du:dateUtc="2025-01-23T18:30:00Z">
                  <w:rPr>
                    <w:rFonts w:ascii="Times New Roman" w:eastAsia="Times New Roman" w:hAnsi="Times New Roman" w:cs="Times New Roman"/>
                    <w:color w:val="000000"/>
                    <w:kern w:val="0"/>
                    <w14:ligatures w14:val="none"/>
                  </w:rPr>
                </w:rPrChange>
              </w:rPr>
              <w:pPrChange w:id="445" w:author="Mohammad Nayeem Hasan" w:date="2025-01-24T00:32:00Z" w16du:dateUtc="2025-01-23T18:32:00Z">
                <w:pPr>
                  <w:jc w:val="right"/>
                </w:pPr>
              </w:pPrChange>
            </w:pPr>
            <w:ins w:id="446" w:author="Mohammad Nayeem Hasan" w:date="2025-01-24T00:30:00Z" w16du:dateUtc="2025-01-23T18:30:00Z">
              <w:r w:rsidRPr="00162383">
                <w:rPr>
                  <w:rFonts w:ascii="Times New Roman" w:hAnsi="Times New Roman" w:cs="Times New Roman"/>
                  <w:color w:val="000000"/>
                  <w:sz w:val="24"/>
                  <w:szCs w:val="24"/>
                  <w:rPrChange w:id="447" w:author="Mohammad Nayeem Hasan" w:date="2025-01-24T00:30:00Z" w16du:dateUtc="2025-01-23T18:30:00Z">
                    <w:rPr>
                      <w:rFonts w:ascii="Calibri" w:hAnsi="Calibri" w:cs="Calibri"/>
                      <w:color w:val="000000"/>
                    </w:rPr>
                  </w:rPrChange>
                </w:rPr>
                <w:t>0.11</w:t>
              </w:r>
            </w:ins>
            <w:del w:id="448"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449" w:author="Mohammad Nayeem Hasan" w:date="2025-01-24T00:30:00Z" w16du:dateUtc="2025-01-23T18:30:00Z">
                    <w:rPr>
                      <w:rFonts w:ascii="Times New Roman" w:eastAsia="Times New Roman" w:hAnsi="Times New Roman" w:cs="Times New Roman"/>
                      <w:color w:val="000000"/>
                      <w:kern w:val="0"/>
                      <w14:ligatures w14:val="none"/>
                    </w:rPr>
                  </w:rPrChange>
                </w:rPr>
                <w:delText>0.24</w:delText>
              </w:r>
            </w:del>
          </w:p>
        </w:tc>
      </w:tr>
      <w:tr w:rsidR="00162383" w:rsidRPr="00162383" w14:paraId="2BAAD878" w14:textId="77777777" w:rsidTr="00162383">
        <w:trPr>
          <w:trHeight w:val="300"/>
          <w:trPrChange w:id="450" w:author="Mohammad Nayeem Hasan" w:date="2025-01-24T00:32:00Z" w16du:dateUtc="2025-01-23T18:32:00Z">
            <w:trPr>
              <w:trHeight w:val="300"/>
            </w:trPr>
          </w:trPrChange>
        </w:trPr>
        <w:tc>
          <w:tcPr>
            <w:tcW w:w="704" w:type="pct"/>
            <w:noWrap/>
            <w:hideMark/>
            <w:tcPrChange w:id="451" w:author="Mohammad Nayeem Hasan" w:date="2025-01-24T00:32:00Z" w16du:dateUtc="2025-01-23T18:32:00Z">
              <w:tcPr>
                <w:tcW w:w="750" w:type="pct"/>
                <w:noWrap/>
                <w:hideMark/>
              </w:tcPr>
            </w:tcPrChange>
          </w:tcPr>
          <w:p w14:paraId="0960DA59"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452"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453" w:author="Mohammad Nayeem Hasan" w:date="2025-01-24T00:30:00Z" w16du:dateUtc="2025-01-23T18:30:00Z">
                  <w:rPr>
                    <w:rFonts w:ascii="Times New Roman" w:eastAsia="Times New Roman" w:hAnsi="Times New Roman" w:cs="Times New Roman"/>
                    <w:color w:val="000000"/>
                    <w:kern w:val="0"/>
                    <w14:ligatures w14:val="none"/>
                  </w:rPr>
                </w:rPrChange>
              </w:rPr>
              <w:t>Europe</w:t>
            </w:r>
          </w:p>
        </w:tc>
        <w:tc>
          <w:tcPr>
            <w:tcW w:w="994" w:type="pct"/>
            <w:noWrap/>
            <w:vAlign w:val="bottom"/>
            <w:hideMark/>
            <w:tcPrChange w:id="454" w:author="Mohammad Nayeem Hasan" w:date="2025-01-24T00:32:00Z" w16du:dateUtc="2025-01-23T18:32:00Z">
              <w:tcPr>
                <w:tcW w:w="1017" w:type="pct"/>
                <w:noWrap/>
                <w:vAlign w:val="bottom"/>
                <w:hideMark/>
              </w:tcPr>
            </w:tcPrChange>
          </w:tcPr>
          <w:p w14:paraId="63A54552" w14:textId="112976FF" w:rsidR="00B27639" w:rsidRPr="00162383" w:rsidRDefault="00B27639" w:rsidP="00B22058">
            <w:pPr>
              <w:rPr>
                <w:rFonts w:ascii="Times New Roman" w:eastAsia="Times New Roman" w:hAnsi="Times New Roman" w:cs="Times New Roman"/>
                <w:color w:val="000000"/>
                <w:kern w:val="0"/>
                <w:sz w:val="24"/>
                <w:szCs w:val="24"/>
                <w14:ligatures w14:val="none"/>
                <w:rPrChange w:id="455" w:author="Mohammad Nayeem Hasan" w:date="2025-01-24T00:30:00Z" w16du:dateUtc="2025-01-23T18:30:00Z">
                  <w:rPr>
                    <w:rFonts w:ascii="Times New Roman" w:eastAsia="Times New Roman" w:hAnsi="Times New Roman" w:cs="Times New Roman"/>
                    <w:color w:val="000000"/>
                    <w:kern w:val="0"/>
                    <w14:ligatures w14:val="none"/>
                  </w:rPr>
                </w:rPrChange>
              </w:rPr>
              <w:pPrChange w:id="456" w:author="Mohammad Nayeem Hasan" w:date="2025-01-24T00:32:00Z" w16du:dateUtc="2025-01-23T18:32:00Z">
                <w:pPr>
                  <w:jc w:val="right"/>
                </w:pPr>
              </w:pPrChange>
            </w:pPr>
            <w:ins w:id="457" w:author="Mohammad Nayeem Hasan" w:date="2025-01-24T00:28:00Z" w16du:dateUtc="2025-01-23T18:28:00Z">
              <w:r w:rsidRPr="00162383">
                <w:rPr>
                  <w:rFonts w:ascii="Times New Roman" w:hAnsi="Times New Roman" w:cs="Times New Roman"/>
                  <w:color w:val="000000"/>
                  <w:sz w:val="24"/>
                  <w:szCs w:val="24"/>
                  <w:rPrChange w:id="458" w:author="Mohammad Nayeem Hasan" w:date="2025-01-24T00:30:00Z" w16du:dateUtc="2025-01-23T18:30:00Z">
                    <w:rPr>
                      <w:rFonts w:ascii="Calibri" w:hAnsi="Calibri" w:cs="Calibri"/>
                      <w:color w:val="000000"/>
                    </w:rPr>
                  </w:rPrChange>
                </w:rPr>
                <w:t>308</w:t>
              </w:r>
            </w:ins>
            <w:del w:id="459"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460" w:author="Mohammad Nayeem Hasan" w:date="2025-01-24T00:30:00Z" w16du:dateUtc="2025-01-23T18:30:00Z">
                    <w:rPr>
                      <w:rFonts w:ascii="Times New Roman" w:eastAsia="Times New Roman" w:hAnsi="Times New Roman" w:cs="Times New Roman"/>
                      <w:color w:val="000000"/>
                      <w:kern w:val="0"/>
                      <w14:ligatures w14:val="none"/>
                    </w:rPr>
                  </w:rPrChange>
                </w:rPr>
                <w:delText>308</w:delText>
              </w:r>
            </w:del>
          </w:p>
        </w:tc>
        <w:tc>
          <w:tcPr>
            <w:tcW w:w="555" w:type="pct"/>
            <w:noWrap/>
            <w:vAlign w:val="bottom"/>
            <w:hideMark/>
            <w:tcPrChange w:id="461" w:author="Mohammad Nayeem Hasan" w:date="2025-01-24T00:32:00Z" w16du:dateUtc="2025-01-23T18:32:00Z">
              <w:tcPr>
                <w:tcW w:w="566" w:type="pct"/>
                <w:noWrap/>
                <w:vAlign w:val="bottom"/>
                <w:hideMark/>
              </w:tcPr>
            </w:tcPrChange>
          </w:tcPr>
          <w:p w14:paraId="56615572" w14:textId="0479A695" w:rsidR="00B27639" w:rsidRPr="00162383" w:rsidRDefault="00B27639" w:rsidP="00B22058">
            <w:pPr>
              <w:rPr>
                <w:rFonts w:ascii="Times New Roman" w:eastAsia="Times New Roman" w:hAnsi="Times New Roman" w:cs="Times New Roman"/>
                <w:color w:val="000000"/>
                <w:kern w:val="0"/>
                <w:sz w:val="24"/>
                <w:szCs w:val="24"/>
                <w14:ligatures w14:val="none"/>
                <w:rPrChange w:id="462" w:author="Mohammad Nayeem Hasan" w:date="2025-01-24T00:30:00Z" w16du:dateUtc="2025-01-23T18:30:00Z">
                  <w:rPr>
                    <w:rFonts w:ascii="Times New Roman" w:eastAsia="Times New Roman" w:hAnsi="Times New Roman" w:cs="Times New Roman"/>
                    <w:color w:val="000000"/>
                    <w:kern w:val="0"/>
                    <w14:ligatures w14:val="none"/>
                  </w:rPr>
                </w:rPrChange>
              </w:rPr>
              <w:pPrChange w:id="463" w:author="Mohammad Nayeem Hasan" w:date="2025-01-24T00:32:00Z" w16du:dateUtc="2025-01-23T18:32:00Z">
                <w:pPr>
                  <w:jc w:val="right"/>
                </w:pPr>
              </w:pPrChange>
            </w:pPr>
            <w:ins w:id="464" w:author="Mohammad Nayeem Hasan" w:date="2025-01-24T00:28:00Z" w16du:dateUtc="2025-01-23T18:28:00Z">
              <w:r w:rsidRPr="00162383">
                <w:rPr>
                  <w:rFonts w:ascii="Times New Roman" w:hAnsi="Times New Roman" w:cs="Times New Roman"/>
                  <w:color w:val="000000"/>
                  <w:sz w:val="24"/>
                  <w:szCs w:val="24"/>
                  <w:rPrChange w:id="465" w:author="Mohammad Nayeem Hasan" w:date="2025-01-24T00:30:00Z" w16du:dateUtc="2025-01-23T18:30:00Z">
                    <w:rPr>
                      <w:rFonts w:ascii="Calibri" w:hAnsi="Calibri" w:cs="Calibri"/>
                      <w:color w:val="000000"/>
                    </w:rPr>
                  </w:rPrChange>
                </w:rPr>
                <w:t>0</w:t>
              </w:r>
            </w:ins>
            <w:del w:id="466"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467"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1091" w:type="pct"/>
            <w:noWrap/>
            <w:vAlign w:val="bottom"/>
            <w:hideMark/>
            <w:tcPrChange w:id="468" w:author="Mohammad Nayeem Hasan" w:date="2025-01-24T00:32:00Z" w16du:dateUtc="2025-01-23T18:32:00Z">
              <w:tcPr>
                <w:tcW w:w="1150" w:type="pct"/>
                <w:noWrap/>
                <w:vAlign w:val="bottom"/>
                <w:hideMark/>
              </w:tcPr>
            </w:tcPrChange>
          </w:tcPr>
          <w:p w14:paraId="6F17DD83" w14:textId="569C617B" w:rsidR="00B27639" w:rsidRPr="00162383" w:rsidRDefault="00B27639" w:rsidP="00B22058">
            <w:pPr>
              <w:rPr>
                <w:rFonts w:ascii="Times New Roman" w:eastAsia="Times New Roman" w:hAnsi="Times New Roman" w:cs="Times New Roman"/>
                <w:color w:val="000000"/>
                <w:kern w:val="0"/>
                <w:sz w:val="24"/>
                <w:szCs w:val="24"/>
                <w14:ligatures w14:val="none"/>
                <w:rPrChange w:id="469" w:author="Mohammad Nayeem Hasan" w:date="2025-01-24T00:30:00Z" w16du:dateUtc="2025-01-23T18:30:00Z">
                  <w:rPr>
                    <w:rFonts w:ascii="Times New Roman" w:eastAsia="Times New Roman" w:hAnsi="Times New Roman" w:cs="Times New Roman"/>
                    <w:color w:val="000000"/>
                    <w:kern w:val="0"/>
                    <w14:ligatures w14:val="none"/>
                  </w:rPr>
                </w:rPrChange>
              </w:rPr>
              <w:pPrChange w:id="470" w:author="Mohammad Nayeem Hasan" w:date="2025-01-24T00:32:00Z" w16du:dateUtc="2025-01-23T18:32:00Z">
                <w:pPr>
                  <w:jc w:val="right"/>
                </w:pPr>
              </w:pPrChange>
            </w:pPr>
            <w:ins w:id="471" w:author="Mohammad Nayeem Hasan" w:date="2025-01-24T00:29:00Z" w16du:dateUtc="2025-01-23T18:29:00Z">
              <w:r w:rsidRPr="00162383">
                <w:rPr>
                  <w:rFonts w:ascii="Times New Roman" w:hAnsi="Times New Roman" w:cs="Times New Roman"/>
                  <w:color w:val="000000"/>
                  <w:sz w:val="24"/>
                  <w:szCs w:val="24"/>
                  <w:rPrChange w:id="472" w:author="Mohammad Nayeem Hasan" w:date="2025-01-24T00:30:00Z" w16du:dateUtc="2025-01-23T18:30:00Z">
                    <w:rPr>
                      <w:rFonts w:ascii="Calibri" w:hAnsi="Calibri" w:cs="Calibri"/>
                      <w:color w:val="000000"/>
                    </w:rPr>
                  </w:rPrChange>
                </w:rPr>
                <w:t>5.12</w:t>
              </w:r>
            </w:ins>
            <w:del w:id="473"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474" w:author="Mohammad Nayeem Hasan" w:date="2025-01-24T00:30:00Z" w16du:dateUtc="2025-01-23T18:30:00Z">
                    <w:rPr>
                      <w:rFonts w:ascii="Times New Roman" w:eastAsia="Times New Roman" w:hAnsi="Times New Roman" w:cs="Times New Roman"/>
                      <w:color w:val="000000"/>
                      <w:kern w:val="0"/>
                      <w14:ligatures w14:val="none"/>
                    </w:rPr>
                  </w:rPrChange>
                </w:rPr>
                <w:delText>5.14</w:delText>
              </w:r>
            </w:del>
          </w:p>
        </w:tc>
        <w:tc>
          <w:tcPr>
            <w:tcW w:w="945" w:type="pct"/>
            <w:noWrap/>
            <w:vAlign w:val="bottom"/>
            <w:hideMark/>
            <w:tcPrChange w:id="475" w:author="Mohammad Nayeem Hasan" w:date="2025-01-24T00:32:00Z" w16du:dateUtc="2025-01-23T18:32:00Z">
              <w:tcPr>
                <w:tcW w:w="1017" w:type="pct"/>
                <w:noWrap/>
                <w:vAlign w:val="bottom"/>
                <w:hideMark/>
              </w:tcPr>
            </w:tcPrChange>
          </w:tcPr>
          <w:p w14:paraId="0199E866" w14:textId="0FE4E45C" w:rsidR="00B27639" w:rsidRPr="00162383" w:rsidRDefault="00B27639" w:rsidP="00B22058">
            <w:pPr>
              <w:rPr>
                <w:rFonts w:ascii="Times New Roman" w:eastAsia="Times New Roman" w:hAnsi="Times New Roman" w:cs="Times New Roman"/>
                <w:color w:val="000000"/>
                <w:kern w:val="0"/>
                <w:sz w:val="24"/>
                <w:szCs w:val="24"/>
                <w14:ligatures w14:val="none"/>
                <w:rPrChange w:id="476" w:author="Mohammad Nayeem Hasan" w:date="2025-01-24T00:30:00Z" w16du:dateUtc="2025-01-23T18:30:00Z">
                  <w:rPr>
                    <w:rFonts w:ascii="Times New Roman" w:eastAsia="Times New Roman" w:hAnsi="Times New Roman" w:cs="Times New Roman"/>
                    <w:color w:val="000000"/>
                    <w:kern w:val="0"/>
                    <w14:ligatures w14:val="none"/>
                  </w:rPr>
                </w:rPrChange>
              </w:rPr>
              <w:pPrChange w:id="477" w:author="Mohammad Nayeem Hasan" w:date="2025-01-24T00:32:00Z" w16du:dateUtc="2025-01-23T18:32:00Z">
                <w:pPr>
                  <w:jc w:val="right"/>
                </w:pPr>
              </w:pPrChange>
            </w:pPr>
            <w:ins w:id="478" w:author="Mohammad Nayeem Hasan" w:date="2025-01-24T00:29:00Z" w16du:dateUtc="2025-01-23T18:29:00Z">
              <w:r w:rsidRPr="00162383">
                <w:rPr>
                  <w:rFonts w:ascii="Times New Roman" w:hAnsi="Times New Roman" w:cs="Times New Roman"/>
                  <w:color w:val="000000"/>
                  <w:sz w:val="24"/>
                  <w:szCs w:val="24"/>
                  <w:rPrChange w:id="479" w:author="Mohammad Nayeem Hasan" w:date="2025-01-24T00:30:00Z" w16du:dateUtc="2025-01-23T18:30:00Z">
                    <w:rPr>
                      <w:rFonts w:ascii="Calibri" w:hAnsi="Calibri" w:cs="Calibri"/>
                      <w:color w:val="000000"/>
                    </w:rPr>
                  </w:rPrChange>
                </w:rPr>
                <w:t>0.00</w:t>
              </w:r>
            </w:ins>
            <w:del w:id="480"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481"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712" w:type="pct"/>
            <w:noWrap/>
            <w:vAlign w:val="bottom"/>
            <w:hideMark/>
            <w:tcPrChange w:id="482" w:author="Mohammad Nayeem Hasan" w:date="2025-01-24T00:32:00Z" w16du:dateUtc="2025-01-23T18:32:00Z">
              <w:tcPr>
                <w:tcW w:w="500" w:type="pct"/>
                <w:noWrap/>
                <w:vAlign w:val="bottom"/>
                <w:hideMark/>
              </w:tcPr>
            </w:tcPrChange>
          </w:tcPr>
          <w:p w14:paraId="087543A3" w14:textId="0A56A087" w:rsidR="00B27639" w:rsidRPr="00162383" w:rsidRDefault="00B27639" w:rsidP="00B22058">
            <w:pPr>
              <w:rPr>
                <w:rFonts w:ascii="Times New Roman" w:eastAsia="Times New Roman" w:hAnsi="Times New Roman" w:cs="Times New Roman"/>
                <w:color w:val="000000"/>
                <w:kern w:val="0"/>
                <w:sz w:val="24"/>
                <w:szCs w:val="24"/>
                <w14:ligatures w14:val="none"/>
                <w:rPrChange w:id="483" w:author="Mohammad Nayeem Hasan" w:date="2025-01-24T00:30:00Z" w16du:dateUtc="2025-01-23T18:30:00Z">
                  <w:rPr>
                    <w:rFonts w:ascii="Times New Roman" w:eastAsia="Times New Roman" w:hAnsi="Times New Roman" w:cs="Times New Roman"/>
                    <w:color w:val="000000"/>
                    <w:kern w:val="0"/>
                    <w14:ligatures w14:val="none"/>
                  </w:rPr>
                </w:rPrChange>
              </w:rPr>
              <w:pPrChange w:id="484" w:author="Mohammad Nayeem Hasan" w:date="2025-01-24T00:32:00Z" w16du:dateUtc="2025-01-23T18:32:00Z">
                <w:pPr>
                  <w:jc w:val="right"/>
                </w:pPr>
              </w:pPrChange>
            </w:pPr>
            <w:ins w:id="485" w:author="Mohammad Nayeem Hasan" w:date="2025-01-24T00:30:00Z" w16du:dateUtc="2025-01-23T18:30:00Z">
              <w:r w:rsidRPr="00162383">
                <w:rPr>
                  <w:rFonts w:ascii="Times New Roman" w:hAnsi="Times New Roman" w:cs="Times New Roman"/>
                  <w:color w:val="000000"/>
                  <w:sz w:val="24"/>
                  <w:szCs w:val="24"/>
                  <w:rPrChange w:id="486" w:author="Mohammad Nayeem Hasan" w:date="2025-01-24T00:30:00Z" w16du:dateUtc="2025-01-23T18:30:00Z">
                    <w:rPr>
                      <w:rFonts w:ascii="Calibri" w:hAnsi="Calibri" w:cs="Calibri"/>
                      <w:color w:val="000000"/>
                    </w:rPr>
                  </w:rPrChange>
                </w:rPr>
                <w:t>0.00</w:t>
              </w:r>
            </w:ins>
            <w:del w:id="487"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488"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r>
      <w:tr w:rsidR="00162383" w:rsidRPr="00162383" w14:paraId="77083DF6" w14:textId="77777777" w:rsidTr="00162383">
        <w:trPr>
          <w:trHeight w:val="300"/>
          <w:trPrChange w:id="489" w:author="Mohammad Nayeem Hasan" w:date="2025-01-24T00:32:00Z" w16du:dateUtc="2025-01-23T18:32:00Z">
            <w:trPr>
              <w:trHeight w:val="300"/>
            </w:trPr>
          </w:trPrChange>
        </w:trPr>
        <w:tc>
          <w:tcPr>
            <w:tcW w:w="704" w:type="pct"/>
            <w:noWrap/>
            <w:hideMark/>
            <w:tcPrChange w:id="490" w:author="Mohammad Nayeem Hasan" w:date="2025-01-24T00:32:00Z" w16du:dateUtc="2025-01-23T18:32:00Z">
              <w:tcPr>
                <w:tcW w:w="750" w:type="pct"/>
                <w:noWrap/>
                <w:hideMark/>
              </w:tcPr>
            </w:tcPrChange>
          </w:tcPr>
          <w:p w14:paraId="543F4BF9"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491"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492" w:author="Mohammad Nayeem Hasan" w:date="2025-01-24T00:30:00Z" w16du:dateUtc="2025-01-23T18:30:00Z">
                  <w:rPr>
                    <w:rFonts w:ascii="Times New Roman" w:eastAsia="Times New Roman" w:hAnsi="Times New Roman" w:cs="Times New Roman"/>
                    <w:color w:val="000000"/>
                    <w:kern w:val="0"/>
                    <w14:ligatures w14:val="none"/>
                  </w:rPr>
                </w:rPrChange>
              </w:rPr>
              <w:t>North America</w:t>
            </w:r>
          </w:p>
        </w:tc>
        <w:tc>
          <w:tcPr>
            <w:tcW w:w="994" w:type="pct"/>
            <w:noWrap/>
            <w:vAlign w:val="bottom"/>
            <w:hideMark/>
            <w:tcPrChange w:id="493" w:author="Mohammad Nayeem Hasan" w:date="2025-01-24T00:32:00Z" w16du:dateUtc="2025-01-23T18:32:00Z">
              <w:tcPr>
                <w:tcW w:w="1017" w:type="pct"/>
                <w:noWrap/>
                <w:vAlign w:val="bottom"/>
                <w:hideMark/>
              </w:tcPr>
            </w:tcPrChange>
          </w:tcPr>
          <w:p w14:paraId="1B525F85" w14:textId="59491794" w:rsidR="00B27639" w:rsidRPr="00162383" w:rsidRDefault="00B27639" w:rsidP="00B22058">
            <w:pPr>
              <w:rPr>
                <w:rFonts w:ascii="Times New Roman" w:eastAsia="Times New Roman" w:hAnsi="Times New Roman" w:cs="Times New Roman"/>
                <w:color w:val="000000"/>
                <w:kern w:val="0"/>
                <w:sz w:val="24"/>
                <w:szCs w:val="24"/>
                <w14:ligatures w14:val="none"/>
                <w:rPrChange w:id="494" w:author="Mohammad Nayeem Hasan" w:date="2025-01-24T00:30:00Z" w16du:dateUtc="2025-01-23T18:30:00Z">
                  <w:rPr>
                    <w:rFonts w:ascii="Times New Roman" w:eastAsia="Times New Roman" w:hAnsi="Times New Roman" w:cs="Times New Roman"/>
                    <w:color w:val="000000"/>
                    <w:kern w:val="0"/>
                    <w14:ligatures w14:val="none"/>
                  </w:rPr>
                </w:rPrChange>
              </w:rPr>
              <w:pPrChange w:id="495" w:author="Mohammad Nayeem Hasan" w:date="2025-01-24T00:32:00Z" w16du:dateUtc="2025-01-23T18:32:00Z">
                <w:pPr>
                  <w:jc w:val="right"/>
                </w:pPr>
              </w:pPrChange>
            </w:pPr>
            <w:ins w:id="496" w:author="Mohammad Nayeem Hasan" w:date="2025-01-24T00:28:00Z" w16du:dateUtc="2025-01-23T18:28:00Z">
              <w:r w:rsidRPr="00162383">
                <w:rPr>
                  <w:rFonts w:ascii="Times New Roman" w:hAnsi="Times New Roman" w:cs="Times New Roman"/>
                  <w:color w:val="000000"/>
                  <w:sz w:val="24"/>
                  <w:szCs w:val="24"/>
                  <w:rPrChange w:id="497" w:author="Mohammad Nayeem Hasan" w:date="2025-01-24T00:30:00Z" w16du:dateUtc="2025-01-23T18:30:00Z">
                    <w:rPr>
                      <w:rFonts w:ascii="Calibri" w:hAnsi="Calibri" w:cs="Calibri"/>
                      <w:color w:val="000000"/>
                    </w:rPr>
                  </w:rPrChange>
                </w:rPr>
                <w:t>1</w:t>
              </w:r>
            </w:ins>
            <w:ins w:id="498" w:author="Mohammad Nayeem Hasan" w:date="2025-01-24T00:31:00Z" w16du:dateUtc="2025-01-23T18:31:00Z">
              <w:r w:rsidR="00162383">
                <w:rPr>
                  <w:rFonts w:ascii="Times New Roman" w:hAnsi="Times New Roman" w:cs="Times New Roman"/>
                  <w:color w:val="000000"/>
                  <w:sz w:val="24"/>
                  <w:szCs w:val="24"/>
                </w:rPr>
                <w:t>,</w:t>
              </w:r>
            </w:ins>
            <w:ins w:id="499" w:author="Mohammad Nayeem Hasan" w:date="2025-01-24T00:28:00Z" w16du:dateUtc="2025-01-23T18:28:00Z">
              <w:r w:rsidRPr="00162383">
                <w:rPr>
                  <w:rFonts w:ascii="Times New Roman" w:hAnsi="Times New Roman" w:cs="Times New Roman"/>
                  <w:color w:val="000000"/>
                  <w:sz w:val="24"/>
                  <w:szCs w:val="24"/>
                  <w:rPrChange w:id="500" w:author="Mohammad Nayeem Hasan" w:date="2025-01-24T00:30:00Z" w16du:dateUtc="2025-01-23T18:30:00Z">
                    <w:rPr>
                      <w:rFonts w:ascii="Calibri" w:hAnsi="Calibri" w:cs="Calibri"/>
                      <w:color w:val="000000"/>
                    </w:rPr>
                  </w:rPrChange>
                </w:rPr>
                <w:t>141</w:t>
              </w:r>
            </w:ins>
            <w:ins w:id="501" w:author="Mohammad Nayeem Hasan" w:date="2025-01-24T00:30:00Z" w16du:dateUtc="2025-01-23T18:30:00Z">
              <w:r w:rsidR="00162383">
                <w:rPr>
                  <w:rFonts w:ascii="Times New Roman" w:hAnsi="Times New Roman" w:cs="Times New Roman"/>
                  <w:color w:val="000000"/>
                  <w:sz w:val="24"/>
                  <w:szCs w:val="24"/>
                </w:rPr>
                <w:t>,</w:t>
              </w:r>
            </w:ins>
            <w:ins w:id="502" w:author="Mohammad Nayeem Hasan" w:date="2025-01-24T00:28:00Z" w16du:dateUtc="2025-01-23T18:28:00Z">
              <w:r w:rsidRPr="00162383">
                <w:rPr>
                  <w:rFonts w:ascii="Times New Roman" w:hAnsi="Times New Roman" w:cs="Times New Roman"/>
                  <w:color w:val="000000"/>
                  <w:sz w:val="24"/>
                  <w:szCs w:val="24"/>
                  <w:rPrChange w:id="503" w:author="Mohammad Nayeem Hasan" w:date="2025-01-24T00:30:00Z" w16du:dateUtc="2025-01-23T18:30:00Z">
                    <w:rPr>
                      <w:rFonts w:ascii="Calibri" w:hAnsi="Calibri" w:cs="Calibri"/>
                      <w:color w:val="000000"/>
                    </w:rPr>
                  </w:rPrChange>
                </w:rPr>
                <w:t>716</w:t>
              </w:r>
            </w:ins>
            <w:del w:id="504"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505" w:author="Mohammad Nayeem Hasan" w:date="2025-01-24T00:30:00Z" w16du:dateUtc="2025-01-23T18:30:00Z">
                    <w:rPr>
                      <w:rFonts w:ascii="Times New Roman" w:eastAsia="Times New Roman" w:hAnsi="Times New Roman" w:cs="Times New Roman"/>
                      <w:color w:val="000000"/>
                      <w:kern w:val="0"/>
                      <w14:ligatures w14:val="none"/>
                    </w:rPr>
                  </w:rPrChange>
                </w:rPr>
                <w:delText>972</w:delText>
              </w:r>
            </w:del>
            <w:ins w:id="506" w:author="Md Asaduzzaman" w:date="2025-01-05T16:44:00Z" w16du:dateUtc="2025-01-05T16:44:00Z">
              <w:del w:id="507"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508"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509"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510" w:author="Mohammad Nayeem Hasan" w:date="2025-01-24T00:30:00Z" w16du:dateUtc="2025-01-23T18:30:00Z">
                    <w:rPr>
                      <w:rFonts w:ascii="Times New Roman" w:eastAsia="Times New Roman" w:hAnsi="Times New Roman" w:cs="Times New Roman"/>
                      <w:color w:val="000000"/>
                      <w:kern w:val="0"/>
                      <w14:ligatures w14:val="none"/>
                    </w:rPr>
                  </w:rPrChange>
                </w:rPr>
                <w:delText>361</w:delText>
              </w:r>
            </w:del>
          </w:p>
        </w:tc>
        <w:tc>
          <w:tcPr>
            <w:tcW w:w="555" w:type="pct"/>
            <w:noWrap/>
            <w:vAlign w:val="bottom"/>
            <w:hideMark/>
            <w:tcPrChange w:id="511" w:author="Mohammad Nayeem Hasan" w:date="2025-01-24T00:32:00Z" w16du:dateUtc="2025-01-23T18:32:00Z">
              <w:tcPr>
                <w:tcW w:w="566" w:type="pct"/>
                <w:noWrap/>
                <w:vAlign w:val="bottom"/>
                <w:hideMark/>
              </w:tcPr>
            </w:tcPrChange>
          </w:tcPr>
          <w:p w14:paraId="42273B32" w14:textId="57382A22" w:rsidR="00B27639" w:rsidRPr="00162383" w:rsidRDefault="00B27639" w:rsidP="00B22058">
            <w:pPr>
              <w:rPr>
                <w:rFonts w:ascii="Times New Roman" w:eastAsia="Times New Roman" w:hAnsi="Times New Roman" w:cs="Times New Roman"/>
                <w:color w:val="000000"/>
                <w:kern w:val="0"/>
                <w:sz w:val="24"/>
                <w:szCs w:val="24"/>
                <w14:ligatures w14:val="none"/>
                <w:rPrChange w:id="512" w:author="Mohammad Nayeem Hasan" w:date="2025-01-24T00:30:00Z" w16du:dateUtc="2025-01-23T18:30:00Z">
                  <w:rPr>
                    <w:rFonts w:ascii="Times New Roman" w:eastAsia="Times New Roman" w:hAnsi="Times New Roman" w:cs="Times New Roman"/>
                    <w:color w:val="000000"/>
                    <w:kern w:val="0"/>
                    <w14:ligatures w14:val="none"/>
                  </w:rPr>
                </w:rPrChange>
              </w:rPr>
              <w:pPrChange w:id="513" w:author="Mohammad Nayeem Hasan" w:date="2025-01-24T00:32:00Z" w16du:dateUtc="2025-01-23T18:32:00Z">
                <w:pPr>
                  <w:jc w:val="right"/>
                </w:pPr>
              </w:pPrChange>
            </w:pPr>
            <w:ins w:id="514" w:author="Mohammad Nayeem Hasan" w:date="2025-01-24T00:28:00Z" w16du:dateUtc="2025-01-23T18:28:00Z">
              <w:r w:rsidRPr="00162383">
                <w:rPr>
                  <w:rFonts w:ascii="Times New Roman" w:hAnsi="Times New Roman" w:cs="Times New Roman"/>
                  <w:color w:val="000000"/>
                  <w:sz w:val="24"/>
                  <w:szCs w:val="24"/>
                  <w:rPrChange w:id="515" w:author="Mohammad Nayeem Hasan" w:date="2025-01-24T00:30:00Z" w16du:dateUtc="2025-01-23T18:30:00Z">
                    <w:rPr>
                      <w:rFonts w:ascii="Calibri" w:hAnsi="Calibri" w:cs="Calibri"/>
                      <w:color w:val="000000"/>
                    </w:rPr>
                  </w:rPrChange>
                </w:rPr>
                <w:t>934</w:t>
              </w:r>
            </w:ins>
            <w:del w:id="516"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517" w:author="Mohammad Nayeem Hasan" w:date="2025-01-24T00:30:00Z" w16du:dateUtc="2025-01-23T18:30:00Z">
                    <w:rPr>
                      <w:rFonts w:ascii="Times New Roman" w:eastAsia="Times New Roman" w:hAnsi="Times New Roman" w:cs="Times New Roman"/>
                      <w:color w:val="000000"/>
                      <w:kern w:val="0"/>
                      <w14:ligatures w14:val="none"/>
                    </w:rPr>
                  </w:rPrChange>
                </w:rPr>
                <w:delText>667</w:delText>
              </w:r>
            </w:del>
          </w:p>
        </w:tc>
        <w:tc>
          <w:tcPr>
            <w:tcW w:w="1091" w:type="pct"/>
            <w:noWrap/>
            <w:vAlign w:val="bottom"/>
            <w:hideMark/>
            <w:tcPrChange w:id="518" w:author="Mohammad Nayeem Hasan" w:date="2025-01-24T00:32:00Z" w16du:dateUtc="2025-01-23T18:32:00Z">
              <w:tcPr>
                <w:tcW w:w="1150" w:type="pct"/>
                <w:noWrap/>
                <w:vAlign w:val="bottom"/>
                <w:hideMark/>
              </w:tcPr>
            </w:tcPrChange>
          </w:tcPr>
          <w:p w14:paraId="7616CABF" w14:textId="5EA0C85B" w:rsidR="00B27639" w:rsidRPr="00162383" w:rsidRDefault="00B27639" w:rsidP="00B22058">
            <w:pPr>
              <w:rPr>
                <w:rFonts w:ascii="Times New Roman" w:eastAsia="Times New Roman" w:hAnsi="Times New Roman" w:cs="Times New Roman"/>
                <w:color w:val="000000"/>
                <w:kern w:val="0"/>
                <w:sz w:val="24"/>
                <w:szCs w:val="24"/>
                <w14:ligatures w14:val="none"/>
                <w:rPrChange w:id="519" w:author="Mohammad Nayeem Hasan" w:date="2025-01-24T00:30:00Z" w16du:dateUtc="2025-01-23T18:30:00Z">
                  <w:rPr>
                    <w:rFonts w:ascii="Times New Roman" w:eastAsia="Times New Roman" w:hAnsi="Times New Roman" w:cs="Times New Roman"/>
                    <w:color w:val="000000"/>
                    <w:kern w:val="0"/>
                    <w14:ligatures w14:val="none"/>
                  </w:rPr>
                </w:rPrChange>
              </w:rPr>
              <w:pPrChange w:id="520" w:author="Mohammad Nayeem Hasan" w:date="2025-01-24T00:32:00Z" w16du:dateUtc="2025-01-23T18:32:00Z">
                <w:pPr>
                  <w:jc w:val="right"/>
                </w:pPr>
              </w:pPrChange>
            </w:pPr>
            <w:ins w:id="521" w:author="Mohammad Nayeem Hasan" w:date="2025-01-24T00:29:00Z" w16du:dateUtc="2025-01-23T18:29:00Z">
              <w:r w:rsidRPr="00162383">
                <w:rPr>
                  <w:rFonts w:ascii="Times New Roman" w:hAnsi="Times New Roman" w:cs="Times New Roman"/>
                  <w:color w:val="000000"/>
                  <w:sz w:val="24"/>
                  <w:szCs w:val="24"/>
                  <w:rPrChange w:id="522" w:author="Mohammad Nayeem Hasan" w:date="2025-01-24T00:30:00Z" w16du:dateUtc="2025-01-23T18:30:00Z">
                    <w:rPr>
                      <w:rFonts w:ascii="Calibri" w:hAnsi="Calibri" w:cs="Calibri"/>
                      <w:color w:val="000000"/>
                    </w:rPr>
                  </w:rPrChange>
                </w:rPr>
                <w:t>201</w:t>
              </w:r>
            </w:ins>
            <w:ins w:id="523" w:author="Mohammad Nayeem Hasan" w:date="2025-01-24T00:31:00Z" w16du:dateUtc="2025-01-23T18:31:00Z">
              <w:r w:rsidR="00162383">
                <w:rPr>
                  <w:rFonts w:ascii="Times New Roman" w:hAnsi="Times New Roman" w:cs="Times New Roman"/>
                  <w:color w:val="000000"/>
                  <w:sz w:val="24"/>
                  <w:szCs w:val="24"/>
                </w:rPr>
                <w:t>,</w:t>
              </w:r>
            </w:ins>
            <w:ins w:id="524" w:author="Mohammad Nayeem Hasan" w:date="2025-01-24T00:29:00Z" w16du:dateUtc="2025-01-23T18:29:00Z">
              <w:r w:rsidRPr="00162383">
                <w:rPr>
                  <w:rFonts w:ascii="Times New Roman" w:hAnsi="Times New Roman" w:cs="Times New Roman"/>
                  <w:color w:val="000000"/>
                  <w:sz w:val="24"/>
                  <w:szCs w:val="24"/>
                  <w:rPrChange w:id="525" w:author="Mohammad Nayeem Hasan" w:date="2025-01-24T00:30:00Z" w16du:dateUtc="2025-01-23T18:30:00Z">
                    <w:rPr>
                      <w:rFonts w:ascii="Calibri" w:hAnsi="Calibri" w:cs="Calibri"/>
                      <w:color w:val="000000"/>
                    </w:rPr>
                  </w:rPrChange>
                </w:rPr>
                <w:t>087.36</w:t>
              </w:r>
            </w:ins>
            <w:del w:id="526"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527" w:author="Mohammad Nayeem Hasan" w:date="2025-01-24T00:30:00Z" w16du:dateUtc="2025-01-23T18:30:00Z">
                    <w:rPr>
                      <w:rFonts w:ascii="Times New Roman" w:eastAsia="Times New Roman" w:hAnsi="Times New Roman" w:cs="Times New Roman"/>
                      <w:color w:val="000000"/>
                      <w:kern w:val="0"/>
                      <w14:ligatures w14:val="none"/>
                    </w:rPr>
                  </w:rPrChange>
                </w:rPr>
                <w:delText>161</w:delText>
              </w:r>
            </w:del>
            <w:ins w:id="528" w:author="Md Asaduzzaman" w:date="2025-01-05T16:44:00Z" w16du:dateUtc="2025-01-05T16:44:00Z">
              <w:del w:id="529"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530"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531"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532" w:author="Mohammad Nayeem Hasan" w:date="2025-01-24T00:30:00Z" w16du:dateUtc="2025-01-23T18:30:00Z">
                    <w:rPr>
                      <w:rFonts w:ascii="Times New Roman" w:eastAsia="Times New Roman" w:hAnsi="Times New Roman" w:cs="Times New Roman"/>
                      <w:color w:val="000000"/>
                      <w:kern w:val="0"/>
                      <w14:ligatures w14:val="none"/>
                    </w:rPr>
                  </w:rPrChange>
                </w:rPr>
                <w:delText>305.51</w:delText>
              </w:r>
            </w:del>
          </w:p>
        </w:tc>
        <w:tc>
          <w:tcPr>
            <w:tcW w:w="945" w:type="pct"/>
            <w:noWrap/>
            <w:vAlign w:val="bottom"/>
            <w:hideMark/>
            <w:tcPrChange w:id="533" w:author="Mohammad Nayeem Hasan" w:date="2025-01-24T00:32:00Z" w16du:dateUtc="2025-01-23T18:32:00Z">
              <w:tcPr>
                <w:tcW w:w="1017" w:type="pct"/>
                <w:noWrap/>
                <w:vAlign w:val="bottom"/>
                <w:hideMark/>
              </w:tcPr>
            </w:tcPrChange>
          </w:tcPr>
          <w:p w14:paraId="636CFC91" w14:textId="789712D0" w:rsidR="00B27639" w:rsidRPr="00162383" w:rsidRDefault="00B27639" w:rsidP="00B22058">
            <w:pPr>
              <w:rPr>
                <w:rFonts w:ascii="Times New Roman" w:eastAsia="Times New Roman" w:hAnsi="Times New Roman" w:cs="Times New Roman"/>
                <w:color w:val="000000"/>
                <w:kern w:val="0"/>
                <w:sz w:val="24"/>
                <w:szCs w:val="24"/>
                <w14:ligatures w14:val="none"/>
                <w:rPrChange w:id="534" w:author="Mohammad Nayeem Hasan" w:date="2025-01-24T00:30:00Z" w16du:dateUtc="2025-01-23T18:30:00Z">
                  <w:rPr>
                    <w:rFonts w:ascii="Times New Roman" w:eastAsia="Times New Roman" w:hAnsi="Times New Roman" w:cs="Times New Roman"/>
                    <w:color w:val="000000"/>
                    <w:kern w:val="0"/>
                    <w14:ligatures w14:val="none"/>
                  </w:rPr>
                </w:rPrChange>
              </w:rPr>
              <w:pPrChange w:id="535" w:author="Mohammad Nayeem Hasan" w:date="2025-01-24T00:32:00Z" w16du:dateUtc="2025-01-23T18:32:00Z">
                <w:pPr>
                  <w:jc w:val="right"/>
                </w:pPr>
              </w:pPrChange>
            </w:pPr>
            <w:ins w:id="536" w:author="Mohammad Nayeem Hasan" w:date="2025-01-24T00:29:00Z" w16du:dateUtc="2025-01-23T18:29:00Z">
              <w:r w:rsidRPr="00162383">
                <w:rPr>
                  <w:rFonts w:ascii="Times New Roman" w:hAnsi="Times New Roman" w:cs="Times New Roman"/>
                  <w:color w:val="000000"/>
                  <w:sz w:val="24"/>
                  <w:szCs w:val="24"/>
                  <w:rPrChange w:id="537" w:author="Mohammad Nayeem Hasan" w:date="2025-01-24T00:30:00Z" w16du:dateUtc="2025-01-23T18:30:00Z">
                    <w:rPr>
                      <w:rFonts w:ascii="Calibri" w:hAnsi="Calibri" w:cs="Calibri"/>
                      <w:color w:val="000000"/>
                    </w:rPr>
                  </w:rPrChange>
                </w:rPr>
                <w:t>60.93</w:t>
              </w:r>
            </w:ins>
            <w:del w:id="538"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539" w:author="Mohammad Nayeem Hasan" w:date="2025-01-24T00:30:00Z" w16du:dateUtc="2025-01-23T18:30:00Z">
                    <w:rPr>
                      <w:rFonts w:ascii="Times New Roman" w:eastAsia="Times New Roman" w:hAnsi="Times New Roman" w:cs="Times New Roman"/>
                      <w:color w:val="000000"/>
                      <w:kern w:val="0"/>
                      <w14:ligatures w14:val="none"/>
                    </w:rPr>
                  </w:rPrChange>
                </w:rPr>
                <w:delText>52.76</w:delText>
              </w:r>
            </w:del>
          </w:p>
        </w:tc>
        <w:tc>
          <w:tcPr>
            <w:tcW w:w="712" w:type="pct"/>
            <w:noWrap/>
            <w:vAlign w:val="bottom"/>
            <w:hideMark/>
            <w:tcPrChange w:id="540" w:author="Mohammad Nayeem Hasan" w:date="2025-01-24T00:32:00Z" w16du:dateUtc="2025-01-23T18:32:00Z">
              <w:tcPr>
                <w:tcW w:w="500" w:type="pct"/>
                <w:noWrap/>
                <w:vAlign w:val="bottom"/>
                <w:hideMark/>
              </w:tcPr>
            </w:tcPrChange>
          </w:tcPr>
          <w:p w14:paraId="67223831" w14:textId="4BA01536" w:rsidR="00B27639" w:rsidRPr="00162383" w:rsidRDefault="00B27639" w:rsidP="00B22058">
            <w:pPr>
              <w:rPr>
                <w:rFonts w:ascii="Times New Roman" w:eastAsia="Times New Roman" w:hAnsi="Times New Roman" w:cs="Times New Roman"/>
                <w:color w:val="000000"/>
                <w:kern w:val="0"/>
                <w:sz w:val="24"/>
                <w:szCs w:val="24"/>
                <w14:ligatures w14:val="none"/>
                <w:rPrChange w:id="541" w:author="Mohammad Nayeem Hasan" w:date="2025-01-24T00:30:00Z" w16du:dateUtc="2025-01-23T18:30:00Z">
                  <w:rPr>
                    <w:rFonts w:ascii="Times New Roman" w:eastAsia="Times New Roman" w:hAnsi="Times New Roman" w:cs="Times New Roman"/>
                    <w:color w:val="000000"/>
                    <w:kern w:val="0"/>
                    <w14:ligatures w14:val="none"/>
                  </w:rPr>
                </w:rPrChange>
              </w:rPr>
              <w:pPrChange w:id="542" w:author="Mohammad Nayeem Hasan" w:date="2025-01-24T00:32:00Z" w16du:dateUtc="2025-01-23T18:32:00Z">
                <w:pPr>
                  <w:jc w:val="right"/>
                </w:pPr>
              </w:pPrChange>
            </w:pPr>
            <w:ins w:id="543" w:author="Mohammad Nayeem Hasan" w:date="2025-01-24T00:30:00Z" w16du:dateUtc="2025-01-23T18:30:00Z">
              <w:r w:rsidRPr="00162383">
                <w:rPr>
                  <w:rFonts w:ascii="Times New Roman" w:hAnsi="Times New Roman" w:cs="Times New Roman"/>
                  <w:color w:val="000000"/>
                  <w:sz w:val="24"/>
                  <w:szCs w:val="24"/>
                  <w:rPrChange w:id="544" w:author="Mohammad Nayeem Hasan" w:date="2025-01-24T00:30:00Z" w16du:dateUtc="2025-01-23T18:30:00Z">
                    <w:rPr>
                      <w:rFonts w:ascii="Calibri" w:hAnsi="Calibri" w:cs="Calibri"/>
                      <w:color w:val="000000"/>
                    </w:rPr>
                  </w:rPrChange>
                </w:rPr>
                <w:t>0.08</w:t>
              </w:r>
            </w:ins>
            <w:del w:id="545"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546" w:author="Mohammad Nayeem Hasan" w:date="2025-01-24T00:30:00Z" w16du:dateUtc="2025-01-23T18:30:00Z">
                    <w:rPr>
                      <w:rFonts w:ascii="Times New Roman" w:eastAsia="Times New Roman" w:hAnsi="Times New Roman" w:cs="Times New Roman"/>
                      <w:color w:val="000000"/>
                      <w:kern w:val="0"/>
                      <w14:ligatures w14:val="none"/>
                    </w:rPr>
                  </w:rPrChange>
                </w:rPr>
                <w:delText>0.20</w:delText>
              </w:r>
            </w:del>
          </w:p>
        </w:tc>
      </w:tr>
      <w:tr w:rsidR="00162383" w:rsidRPr="00162383" w14:paraId="06104D71" w14:textId="77777777" w:rsidTr="00162383">
        <w:trPr>
          <w:trHeight w:val="300"/>
          <w:trPrChange w:id="547" w:author="Mohammad Nayeem Hasan" w:date="2025-01-24T00:32:00Z" w16du:dateUtc="2025-01-23T18:32:00Z">
            <w:trPr>
              <w:trHeight w:val="300"/>
            </w:trPr>
          </w:trPrChange>
        </w:trPr>
        <w:tc>
          <w:tcPr>
            <w:tcW w:w="704" w:type="pct"/>
            <w:noWrap/>
            <w:hideMark/>
            <w:tcPrChange w:id="548" w:author="Mohammad Nayeem Hasan" w:date="2025-01-24T00:32:00Z" w16du:dateUtc="2025-01-23T18:32:00Z">
              <w:tcPr>
                <w:tcW w:w="750" w:type="pct"/>
                <w:noWrap/>
                <w:hideMark/>
              </w:tcPr>
            </w:tcPrChange>
          </w:tcPr>
          <w:p w14:paraId="123DFE41"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549"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550" w:author="Mohammad Nayeem Hasan" w:date="2025-01-24T00:30:00Z" w16du:dateUtc="2025-01-23T18:30:00Z">
                  <w:rPr>
                    <w:rFonts w:ascii="Times New Roman" w:eastAsia="Times New Roman" w:hAnsi="Times New Roman" w:cs="Times New Roman"/>
                    <w:color w:val="000000"/>
                    <w:kern w:val="0"/>
                    <w14:ligatures w14:val="none"/>
                  </w:rPr>
                </w:rPrChange>
              </w:rPr>
              <w:t>Oceania</w:t>
            </w:r>
          </w:p>
        </w:tc>
        <w:tc>
          <w:tcPr>
            <w:tcW w:w="994" w:type="pct"/>
            <w:noWrap/>
            <w:vAlign w:val="bottom"/>
            <w:hideMark/>
            <w:tcPrChange w:id="551" w:author="Mohammad Nayeem Hasan" w:date="2025-01-24T00:32:00Z" w16du:dateUtc="2025-01-23T18:32:00Z">
              <w:tcPr>
                <w:tcW w:w="1017" w:type="pct"/>
                <w:noWrap/>
                <w:vAlign w:val="bottom"/>
                <w:hideMark/>
              </w:tcPr>
            </w:tcPrChange>
          </w:tcPr>
          <w:p w14:paraId="6F4FCF10" w14:textId="71819F00" w:rsidR="00B27639" w:rsidRPr="00162383" w:rsidRDefault="00B27639" w:rsidP="00B22058">
            <w:pPr>
              <w:rPr>
                <w:rFonts w:ascii="Times New Roman" w:eastAsia="Times New Roman" w:hAnsi="Times New Roman" w:cs="Times New Roman"/>
                <w:color w:val="000000"/>
                <w:kern w:val="0"/>
                <w:sz w:val="24"/>
                <w:szCs w:val="24"/>
                <w14:ligatures w14:val="none"/>
                <w:rPrChange w:id="552" w:author="Mohammad Nayeem Hasan" w:date="2025-01-24T00:30:00Z" w16du:dateUtc="2025-01-23T18:30:00Z">
                  <w:rPr>
                    <w:rFonts w:ascii="Times New Roman" w:eastAsia="Times New Roman" w:hAnsi="Times New Roman" w:cs="Times New Roman"/>
                    <w:color w:val="000000"/>
                    <w:kern w:val="0"/>
                    <w14:ligatures w14:val="none"/>
                  </w:rPr>
                </w:rPrChange>
              </w:rPr>
              <w:pPrChange w:id="553" w:author="Mohammad Nayeem Hasan" w:date="2025-01-24T00:32:00Z" w16du:dateUtc="2025-01-23T18:32:00Z">
                <w:pPr>
                  <w:jc w:val="right"/>
                </w:pPr>
              </w:pPrChange>
            </w:pPr>
            <w:ins w:id="554" w:author="Mohammad Nayeem Hasan" w:date="2025-01-24T00:28:00Z" w16du:dateUtc="2025-01-23T18:28:00Z">
              <w:r w:rsidRPr="00162383">
                <w:rPr>
                  <w:rFonts w:ascii="Times New Roman" w:hAnsi="Times New Roman" w:cs="Times New Roman"/>
                  <w:color w:val="000000"/>
                  <w:sz w:val="24"/>
                  <w:szCs w:val="24"/>
                  <w:rPrChange w:id="555" w:author="Mohammad Nayeem Hasan" w:date="2025-01-24T00:30:00Z" w16du:dateUtc="2025-01-23T18:30:00Z">
                    <w:rPr>
                      <w:rFonts w:ascii="Calibri" w:hAnsi="Calibri" w:cs="Calibri"/>
                      <w:color w:val="000000"/>
                    </w:rPr>
                  </w:rPrChange>
                </w:rPr>
                <w:t>9</w:t>
              </w:r>
            </w:ins>
            <w:ins w:id="556" w:author="Mohammad Nayeem Hasan" w:date="2025-01-24T00:31:00Z" w16du:dateUtc="2025-01-23T18:31:00Z">
              <w:r w:rsidR="00162383">
                <w:rPr>
                  <w:rFonts w:ascii="Times New Roman" w:hAnsi="Times New Roman" w:cs="Times New Roman"/>
                  <w:color w:val="000000"/>
                  <w:sz w:val="24"/>
                  <w:szCs w:val="24"/>
                </w:rPr>
                <w:t>,</w:t>
              </w:r>
            </w:ins>
            <w:ins w:id="557" w:author="Mohammad Nayeem Hasan" w:date="2025-01-24T00:28:00Z" w16du:dateUtc="2025-01-23T18:28:00Z">
              <w:r w:rsidRPr="00162383">
                <w:rPr>
                  <w:rFonts w:ascii="Times New Roman" w:hAnsi="Times New Roman" w:cs="Times New Roman"/>
                  <w:color w:val="000000"/>
                  <w:sz w:val="24"/>
                  <w:szCs w:val="24"/>
                  <w:rPrChange w:id="558" w:author="Mohammad Nayeem Hasan" w:date="2025-01-24T00:30:00Z" w16du:dateUtc="2025-01-23T18:30:00Z">
                    <w:rPr>
                      <w:rFonts w:ascii="Calibri" w:hAnsi="Calibri" w:cs="Calibri"/>
                      <w:color w:val="000000"/>
                    </w:rPr>
                  </w:rPrChange>
                </w:rPr>
                <w:t>580</w:t>
              </w:r>
            </w:ins>
            <w:del w:id="559"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560" w:author="Mohammad Nayeem Hasan" w:date="2025-01-24T00:30:00Z" w16du:dateUtc="2025-01-23T18:30:00Z">
                    <w:rPr>
                      <w:rFonts w:ascii="Times New Roman" w:eastAsia="Times New Roman" w:hAnsi="Times New Roman" w:cs="Times New Roman"/>
                      <w:color w:val="000000"/>
                      <w:kern w:val="0"/>
                      <w14:ligatures w14:val="none"/>
                    </w:rPr>
                  </w:rPrChange>
                </w:rPr>
                <w:delText>9</w:delText>
              </w:r>
            </w:del>
            <w:ins w:id="561" w:author="Md Asaduzzaman" w:date="2025-01-05T16:44:00Z" w16du:dateUtc="2025-01-05T16:44:00Z">
              <w:del w:id="562"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563"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564"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565" w:author="Mohammad Nayeem Hasan" w:date="2025-01-24T00:30:00Z" w16du:dateUtc="2025-01-23T18:30:00Z">
                    <w:rPr>
                      <w:rFonts w:ascii="Times New Roman" w:eastAsia="Times New Roman" w:hAnsi="Times New Roman" w:cs="Times New Roman"/>
                      <w:color w:val="000000"/>
                      <w:kern w:val="0"/>
                      <w14:ligatures w14:val="none"/>
                    </w:rPr>
                  </w:rPrChange>
                </w:rPr>
                <w:delText>269</w:delText>
              </w:r>
            </w:del>
          </w:p>
        </w:tc>
        <w:tc>
          <w:tcPr>
            <w:tcW w:w="555" w:type="pct"/>
            <w:noWrap/>
            <w:vAlign w:val="bottom"/>
            <w:hideMark/>
            <w:tcPrChange w:id="566" w:author="Mohammad Nayeem Hasan" w:date="2025-01-24T00:32:00Z" w16du:dateUtc="2025-01-23T18:32:00Z">
              <w:tcPr>
                <w:tcW w:w="566" w:type="pct"/>
                <w:noWrap/>
                <w:vAlign w:val="bottom"/>
                <w:hideMark/>
              </w:tcPr>
            </w:tcPrChange>
          </w:tcPr>
          <w:p w14:paraId="63C795A4" w14:textId="6637E416" w:rsidR="00B27639" w:rsidRPr="00162383" w:rsidRDefault="00B27639" w:rsidP="00B22058">
            <w:pPr>
              <w:rPr>
                <w:rFonts w:ascii="Times New Roman" w:eastAsia="Times New Roman" w:hAnsi="Times New Roman" w:cs="Times New Roman"/>
                <w:color w:val="000000"/>
                <w:kern w:val="0"/>
                <w:sz w:val="24"/>
                <w:szCs w:val="24"/>
                <w14:ligatures w14:val="none"/>
                <w:rPrChange w:id="567" w:author="Mohammad Nayeem Hasan" w:date="2025-01-24T00:30:00Z" w16du:dateUtc="2025-01-23T18:30:00Z">
                  <w:rPr>
                    <w:rFonts w:ascii="Times New Roman" w:eastAsia="Times New Roman" w:hAnsi="Times New Roman" w:cs="Times New Roman"/>
                    <w:color w:val="000000"/>
                    <w:kern w:val="0"/>
                    <w14:ligatures w14:val="none"/>
                  </w:rPr>
                </w:rPrChange>
              </w:rPr>
              <w:pPrChange w:id="568" w:author="Mohammad Nayeem Hasan" w:date="2025-01-24T00:32:00Z" w16du:dateUtc="2025-01-23T18:32:00Z">
                <w:pPr>
                  <w:jc w:val="right"/>
                </w:pPr>
              </w:pPrChange>
            </w:pPr>
            <w:ins w:id="569" w:author="Mohammad Nayeem Hasan" w:date="2025-01-24T00:28:00Z" w16du:dateUtc="2025-01-23T18:28:00Z">
              <w:r w:rsidRPr="00162383">
                <w:rPr>
                  <w:rFonts w:ascii="Times New Roman" w:hAnsi="Times New Roman" w:cs="Times New Roman"/>
                  <w:color w:val="000000"/>
                  <w:sz w:val="24"/>
                  <w:szCs w:val="24"/>
                  <w:rPrChange w:id="570" w:author="Mohammad Nayeem Hasan" w:date="2025-01-24T00:30:00Z" w16du:dateUtc="2025-01-23T18:30:00Z">
                    <w:rPr>
                      <w:rFonts w:ascii="Calibri" w:hAnsi="Calibri" w:cs="Calibri"/>
                      <w:color w:val="000000"/>
                    </w:rPr>
                  </w:rPrChange>
                </w:rPr>
                <w:t>0</w:t>
              </w:r>
            </w:ins>
            <w:del w:id="571"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572"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1091" w:type="pct"/>
            <w:noWrap/>
            <w:vAlign w:val="bottom"/>
            <w:hideMark/>
            <w:tcPrChange w:id="573" w:author="Mohammad Nayeem Hasan" w:date="2025-01-24T00:32:00Z" w16du:dateUtc="2025-01-23T18:32:00Z">
              <w:tcPr>
                <w:tcW w:w="1150" w:type="pct"/>
                <w:noWrap/>
                <w:vAlign w:val="bottom"/>
                <w:hideMark/>
              </w:tcPr>
            </w:tcPrChange>
          </w:tcPr>
          <w:p w14:paraId="7AC4A617" w14:textId="2B8D631D" w:rsidR="00B27639" w:rsidRPr="00162383" w:rsidRDefault="00B27639" w:rsidP="00B22058">
            <w:pPr>
              <w:rPr>
                <w:rFonts w:ascii="Times New Roman" w:eastAsia="Times New Roman" w:hAnsi="Times New Roman" w:cs="Times New Roman"/>
                <w:color w:val="000000"/>
                <w:kern w:val="0"/>
                <w:sz w:val="24"/>
                <w:szCs w:val="24"/>
                <w14:ligatures w14:val="none"/>
                <w:rPrChange w:id="574" w:author="Mohammad Nayeem Hasan" w:date="2025-01-24T00:30:00Z" w16du:dateUtc="2025-01-23T18:30:00Z">
                  <w:rPr>
                    <w:rFonts w:ascii="Times New Roman" w:eastAsia="Times New Roman" w:hAnsi="Times New Roman" w:cs="Times New Roman"/>
                    <w:color w:val="000000"/>
                    <w:kern w:val="0"/>
                    <w14:ligatures w14:val="none"/>
                  </w:rPr>
                </w:rPrChange>
              </w:rPr>
              <w:pPrChange w:id="575" w:author="Mohammad Nayeem Hasan" w:date="2025-01-24T00:32:00Z" w16du:dateUtc="2025-01-23T18:32:00Z">
                <w:pPr>
                  <w:jc w:val="right"/>
                </w:pPr>
              </w:pPrChange>
            </w:pPr>
            <w:ins w:id="576" w:author="Mohammad Nayeem Hasan" w:date="2025-01-24T00:29:00Z" w16du:dateUtc="2025-01-23T18:29:00Z">
              <w:r w:rsidRPr="00162383">
                <w:rPr>
                  <w:rFonts w:ascii="Times New Roman" w:hAnsi="Times New Roman" w:cs="Times New Roman"/>
                  <w:color w:val="000000"/>
                  <w:sz w:val="24"/>
                  <w:szCs w:val="24"/>
                  <w:rPrChange w:id="577" w:author="Mohammad Nayeem Hasan" w:date="2025-01-24T00:30:00Z" w16du:dateUtc="2025-01-23T18:30:00Z">
                    <w:rPr>
                      <w:rFonts w:ascii="Calibri" w:hAnsi="Calibri" w:cs="Calibri"/>
                      <w:color w:val="000000"/>
                    </w:rPr>
                  </w:rPrChange>
                </w:rPr>
                <w:t>19</w:t>
              </w:r>
            </w:ins>
            <w:ins w:id="578" w:author="Mohammad Nayeem Hasan" w:date="2025-01-24T00:31:00Z" w16du:dateUtc="2025-01-23T18:31:00Z">
              <w:r w:rsidR="00162383">
                <w:rPr>
                  <w:rFonts w:ascii="Times New Roman" w:hAnsi="Times New Roman" w:cs="Times New Roman"/>
                  <w:color w:val="000000"/>
                  <w:sz w:val="24"/>
                  <w:szCs w:val="24"/>
                </w:rPr>
                <w:t>,</w:t>
              </w:r>
            </w:ins>
            <w:ins w:id="579" w:author="Mohammad Nayeem Hasan" w:date="2025-01-24T00:29:00Z" w16du:dateUtc="2025-01-23T18:29:00Z">
              <w:r w:rsidRPr="00162383">
                <w:rPr>
                  <w:rFonts w:ascii="Times New Roman" w:hAnsi="Times New Roman" w:cs="Times New Roman"/>
                  <w:color w:val="000000"/>
                  <w:sz w:val="24"/>
                  <w:szCs w:val="24"/>
                  <w:rPrChange w:id="580" w:author="Mohammad Nayeem Hasan" w:date="2025-01-24T00:30:00Z" w16du:dateUtc="2025-01-23T18:30:00Z">
                    <w:rPr>
                      <w:rFonts w:ascii="Calibri" w:hAnsi="Calibri" w:cs="Calibri"/>
                      <w:color w:val="000000"/>
                    </w:rPr>
                  </w:rPrChange>
                </w:rPr>
                <w:t>860.92</w:t>
              </w:r>
            </w:ins>
            <w:del w:id="581"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582" w:author="Mohammad Nayeem Hasan" w:date="2025-01-24T00:30:00Z" w16du:dateUtc="2025-01-23T18:30:00Z">
                    <w:rPr>
                      <w:rFonts w:ascii="Times New Roman" w:eastAsia="Times New Roman" w:hAnsi="Times New Roman" w:cs="Times New Roman"/>
                      <w:color w:val="000000"/>
                      <w:kern w:val="0"/>
                      <w14:ligatures w14:val="none"/>
                    </w:rPr>
                  </w:rPrChange>
                </w:rPr>
                <w:delText>19</w:delText>
              </w:r>
            </w:del>
            <w:ins w:id="583" w:author="Md Asaduzzaman" w:date="2025-01-05T16:44:00Z" w16du:dateUtc="2025-01-05T16:44:00Z">
              <w:del w:id="584"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585"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586"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587" w:author="Mohammad Nayeem Hasan" w:date="2025-01-24T00:30:00Z" w16du:dateUtc="2025-01-23T18:30:00Z">
                    <w:rPr>
                      <w:rFonts w:ascii="Times New Roman" w:eastAsia="Times New Roman" w:hAnsi="Times New Roman" w:cs="Times New Roman"/>
                      <w:color w:val="000000"/>
                      <w:kern w:val="0"/>
                      <w14:ligatures w14:val="none"/>
                    </w:rPr>
                  </w:rPrChange>
                </w:rPr>
                <w:delText>427.80</w:delText>
              </w:r>
            </w:del>
          </w:p>
        </w:tc>
        <w:tc>
          <w:tcPr>
            <w:tcW w:w="945" w:type="pct"/>
            <w:noWrap/>
            <w:vAlign w:val="bottom"/>
            <w:hideMark/>
            <w:tcPrChange w:id="588" w:author="Mohammad Nayeem Hasan" w:date="2025-01-24T00:32:00Z" w16du:dateUtc="2025-01-23T18:32:00Z">
              <w:tcPr>
                <w:tcW w:w="1017" w:type="pct"/>
                <w:noWrap/>
                <w:vAlign w:val="bottom"/>
                <w:hideMark/>
              </w:tcPr>
            </w:tcPrChange>
          </w:tcPr>
          <w:p w14:paraId="6524C7AD" w14:textId="2DFA8C77" w:rsidR="00B27639" w:rsidRPr="00162383" w:rsidRDefault="00B27639" w:rsidP="00B22058">
            <w:pPr>
              <w:rPr>
                <w:rFonts w:ascii="Times New Roman" w:eastAsia="Times New Roman" w:hAnsi="Times New Roman" w:cs="Times New Roman"/>
                <w:color w:val="000000"/>
                <w:kern w:val="0"/>
                <w:sz w:val="24"/>
                <w:szCs w:val="24"/>
                <w14:ligatures w14:val="none"/>
                <w:rPrChange w:id="589" w:author="Mohammad Nayeem Hasan" w:date="2025-01-24T00:30:00Z" w16du:dateUtc="2025-01-23T18:30:00Z">
                  <w:rPr>
                    <w:rFonts w:ascii="Times New Roman" w:eastAsia="Times New Roman" w:hAnsi="Times New Roman" w:cs="Times New Roman"/>
                    <w:color w:val="000000"/>
                    <w:kern w:val="0"/>
                    <w14:ligatures w14:val="none"/>
                  </w:rPr>
                </w:rPrChange>
              </w:rPr>
              <w:pPrChange w:id="590" w:author="Mohammad Nayeem Hasan" w:date="2025-01-24T00:32:00Z" w16du:dateUtc="2025-01-23T18:32:00Z">
                <w:pPr>
                  <w:jc w:val="right"/>
                </w:pPr>
              </w:pPrChange>
            </w:pPr>
            <w:ins w:id="591" w:author="Mohammad Nayeem Hasan" w:date="2025-01-24T00:29:00Z" w16du:dateUtc="2025-01-23T18:29:00Z">
              <w:r w:rsidRPr="00162383">
                <w:rPr>
                  <w:rFonts w:ascii="Times New Roman" w:hAnsi="Times New Roman" w:cs="Times New Roman"/>
                  <w:color w:val="000000"/>
                  <w:sz w:val="24"/>
                  <w:szCs w:val="24"/>
                  <w:rPrChange w:id="592" w:author="Mohammad Nayeem Hasan" w:date="2025-01-24T00:30:00Z" w16du:dateUtc="2025-01-23T18:30:00Z">
                    <w:rPr>
                      <w:rFonts w:ascii="Calibri" w:hAnsi="Calibri" w:cs="Calibri"/>
                      <w:color w:val="000000"/>
                    </w:rPr>
                  </w:rPrChange>
                </w:rPr>
                <w:t>0.00</w:t>
              </w:r>
            </w:ins>
            <w:del w:id="593"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594"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c>
          <w:tcPr>
            <w:tcW w:w="712" w:type="pct"/>
            <w:noWrap/>
            <w:vAlign w:val="bottom"/>
            <w:hideMark/>
            <w:tcPrChange w:id="595" w:author="Mohammad Nayeem Hasan" w:date="2025-01-24T00:32:00Z" w16du:dateUtc="2025-01-23T18:32:00Z">
              <w:tcPr>
                <w:tcW w:w="500" w:type="pct"/>
                <w:noWrap/>
                <w:vAlign w:val="bottom"/>
                <w:hideMark/>
              </w:tcPr>
            </w:tcPrChange>
          </w:tcPr>
          <w:p w14:paraId="4F0D137C" w14:textId="4AAB4D6A" w:rsidR="00B27639" w:rsidRPr="00162383" w:rsidRDefault="00B27639" w:rsidP="00B22058">
            <w:pPr>
              <w:rPr>
                <w:rFonts w:ascii="Times New Roman" w:eastAsia="Times New Roman" w:hAnsi="Times New Roman" w:cs="Times New Roman"/>
                <w:color w:val="000000"/>
                <w:kern w:val="0"/>
                <w:sz w:val="24"/>
                <w:szCs w:val="24"/>
                <w14:ligatures w14:val="none"/>
                <w:rPrChange w:id="596" w:author="Mohammad Nayeem Hasan" w:date="2025-01-24T00:30:00Z" w16du:dateUtc="2025-01-23T18:30:00Z">
                  <w:rPr>
                    <w:rFonts w:ascii="Times New Roman" w:eastAsia="Times New Roman" w:hAnsi="Times New Roman" w:cs="Times New Roman"/>
                    <w:color w:val="000000"/>
                    <w:kern w:val="0"/>
                    <w14:ligatures w14:val="none"/>
                  </w:rPr>
                </w:rPrChange>
              </w:rPr>
              <w:pPrChange w:id="597" w:author="Mohammad Nayeem Hasan" w:date="2025-01-24T00:32:00Z" w16du:dateUtc="2025-01-23T18:32:00Z">
                <w:pPr>
                  <w:jc w:val="right"/>
                </w:pPr>
              </w:pPrChange>
            </w:pPr>
            <w:ins w:id="598" w:author="Mohammad Nayeem Hasan" w:date="2025-01-24T00:30:00Z" w16du:dateUtc="2025-01-23T18:30:00Z">
              <w:r w:rsidRPr="00162383">
                <w:rPr>
                  <w:rFonts w:ascii="Times New Roman" w:hAnsi="Times New Roman" w:cs="Times New Roman"/>
                  <w:color w:val="000000"/>
                  <w:sz w:val="24"/>
                  <w:szCs w:val="24"/>
                  <w:rPrChange w:id="599" w:author="Mohammad Nayeem Hasan" w:date="2025-01-24T00:30:00Z" w16du:dateUtc="2025-01-23T18:30:00Z">
                    <w:rPr>
                      <w:rFonts w:ascii="Calibri" w:hAnsi="Calibri" w:cs="Calibri"/>
                      <w:color w:val="000000"/>
                    </w:rPr>
                  </w:rPrChange>
                </w:rPr>
                <w:t>0.00</w:t>
              </w:r>
            </w:ins>
            <w:del w:id="600"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601" w:author="Mohammad Nayeem Hasan" w:date="2025-01-24T00:30:00Z" w16du:dateUtc="2025-01-23T18:30:00Z">
                    <w:rPr>
                      <w:rFonts w:ascii="Times New Roman" w:eastAsia="Times New Roman" w:hAnsi="Times New Roman" w:cs="Times New Roman"/>
                      <w:color w:val="000000"/>
                      <w:kern w:val="0"/>
                      <w14:ligatures w14:val="none"/>
                    </w:rPr>
                  </w:rPrChange>
                </w:rPr>
                <w:delText>0</w:delText>
              </w:r>
            </w:del>
          </w:p>
        </w:tc>
      </w:tr>
      <w:tr w:rsidR="00162383" w:rsidRPr="00162383" w14:paraId="2E1CD41E" w14:textId="77777777" w:rsidTr="00162383">
        <w:trPr>
          <w:trHeight w:val="300"/>
          <w:trPrChange w:id="602" w:author="Mohammad Nayeem Hasan" w:date="2025-01-24T00:32:00Z" w16du:dateUtc="2025-01-23T18:32:00Z">
            <w:trPr>
              <w:trHeight w:val="300"/>
            </w:trPr>
          </w:trPrChange>
        </w:trPr>
        <w:tc>
          <w:tcPr>
            <w:tcW w:w="704" w:type="pct"/>
            <w:noWrap/>
            <w:hideMark/>
            <w:tcPrChange w:id="603" w:author="Mohammad Nayeem Hasan" w:date="2025-01-24T00:32:00Z" w16du:dateUtc="2025-01-23T18:32:00Z">
              <w:tcPr>
                <w:tcW w:w="750" w:type="pct"/>
                <w:noWrap/>
                <w:hideMark/>
              </w:tcPr>
            </w:tcPrChange>
          </w:tcPr>
          <w:p w14:paraId="3A7798E8" w14:textId="77777777" w:rsidR="00B27639" w:rsidRPr="00162383" w:rsidRDefault="00B27639" w:rsidP="00B27639">
            <w:pPr>
              <w:rPr>
                <w:rFonts w:ascii="Times New Roman" w:eastAsia="Times New Roman" w:hAnsi="Times New Roman" w:cs="Times New Roman"/>
                <w:color w:val="000000"/>
                <w:kern w:val="0"/>
                <w:sz w:val="24"/>
                <w:szCs w:val="24"/>
                <w14:ligatures w14:val="none"/>
                <w:rPrChange w:id="604" w:author="Mohammad Nayeem Hasan" w:date="2025-01-24T00:30:00Z" w16du:dateUtc="2025-01-23T18:30:00Z">
                  <w:rPr>
                    <w:rFonts w:ascii="Times New Roman" w:eastAsia="Times New Roman" w:hAnsi="Times New Roman" w:cs="Times New Roman"/>
                    <w:color w:val="000000"/>
                    <w:kern w:val="0"/>
                    <w14:ligatures w14:val="none"/>
                  </w:rPr>
                </w:rPrChange>
              </w:rPr>
            </w:pPr>
            <w:r w:rsidRPr="00162383">
              <w:rPr>
                <w:rFonts w:ascii="Times New Roman" w:eastAsia="Times New Roman" w:hAnsi="Times New Roman" w:cs="Times New Roman"/>
                <w:color w:val="000000"/>
                <w:kern w:val="0"/>
                <w:sz w:val="24"/>
                <w:szCs w:val="24"/>
                <w14:ligatures w14:val="none"/>
                <w:rPrChange w:id="605" w:author="Mohammad Nayeem Hasan" w:date="2025-01-24T00:30:00Z" w16du:dateUtc="2025-01-23T18:30:00Z">
                  <w:rPr>
                    <w:rFonts w:ascii="Times New Roman" w:eastAsia="Times New Roman" w:hAnsi="Times New Roman" w:cs="Times New Roman"/>
                    <w:color w:val="000000"/>
                    <w:kern w:val="0"/>
                    <w14:ligatures w14:val="none"/>
                  </w:rPr>
                </w:rPrChange>
              </w:rPr>
              <w:t>South America</w:t>
            </w:r>
          </w:p>
        </w:tc>
        <w:tc>
          <w:tcPr>
            <w:tcW w:w="994" w:type="pct"/>
            <w:noWrap/>
            <w:vAlign w:val="bottom"/>
            <w:hideMark/>
            <w:tcPrChange w:id="606" w:author="Mohammad Nayeem Hasan" w:date="2025-01-24T00:32:00Z" w16du:dateUtc="2025-01-23T18:32:00Z">
              <w:tcPr>
                <w:tcW w:w="1017" w:type="pct"/>
                <w:noWrap/>
                <w:vAlign w:val="bottom"/>
                <w:hideMark/>
              </w:tcPr>
            </w:tcPrChange>
          </w:tcPr>
          <w:p w14:paraId="1931C03E" w14:textId="362F052F" w:rsidR="00B27639" w:rsidRPr="00162383" w:rsidRDefault="00B27639" w:rsidP="00B22058">
            <w:pPr>
              <w:rPr>
                <w:rFonts w:ascii="Times New Roman" w:eastAsia="Times New Roman" w:hAnsi="Times New Roman" w:cs="Times New Roman"/>
                <w:color w:val="000000"/>
                <w:kern w:val="0"/>
                <w:sz w:val="24"/>
                <w:szCs w:val="24"/>
                <w14:ligatures w14:val="none"/>
                <w:rPrChange w:id="607" w:author="Mohammad Nayeem Hasan" w:date="2025-01-24T00:30:00Z" w16du:dateUtc="2025-01-23T18:30:00Z">
                  <w:rPr>
                    <w:rFonts w:ascii="Times New Roman" w:eastAsia="Times New Roman" w:hAnsi="Times New Roman" w:cs="Times New Roman"/>
                    <w:color w:val="000000"/>
                    <w:kern w:val="0"/>
                    <w14:ligatures w14:val="none"/>
                  </w:rPr>
                </w:rPrChange>
              </w:rPr>
              <w:pPrChange w:id="608" w:author="Mohammad Nayeem Hasan" w:date="2025-01-24T00:32:00Z" w16du:dateUtc="2025-01-23T18:32:00Z">
                <w:pPr>
                  <w:jc w:val="right"/>
                </w:pPr>
              </w:pPrChange>
            </w:pPr>
            <w:ins w:id="609" w:author="Mohammad Nayeem Hasan" w:date="2025-01-24T00:28:00Z" w16du:dateUtc="2025-01-23T18:28:00Z">
              <w:r w:rsidRPr="00162383">
                <w:rPr>
                  <w:rFonts w:ascii="Times New Roman" w:hAnsi="Times New Roman" w:cs="Times New Roman"/>
                  <w:color w:val="000000"/>
                  <w:sz w:val="24"/>
                  <w:szCs w:val="24"/>
                  <w:rPrChange w:id="610" w:author="Mohammad Nayeem Hasan" w:date="2025-01-24T00:30:00Z" w16du:dateUtc="2025-01-23T18:30:00Z">
                    <w:rPr>
                      <w:rFonts w:ascii="Calibri" w:hAnsi="Calibri" w:cs="Calibri"/>
                      <w:color w:val="000000"/>
                    </w:rPr>
                  </w:rPrChange>
                </w:rPr>
                <w:t>11</w:t>
              </w:r>
            </w:ins>
            <w:ins w:id="611" w:author="Mohammad Nayeem Hasan" w:date="2025-01-24T00:31:00Z" w16du:dateUtc="2025-01-23T18:31:00Z">
              <w:r w:rsidR="00162383">
                <w:rPr>
                  <w:rFonts w:ascii="Times New Roman" w:hAnsi="Times New Roman" w:cs="Times New Roman"/>
                  <w:color w:val="000000"/>
                  <w:sz w:val="24"/>
                  <w:szCs w:val="24"/>
                </w:rPr>
                <w:t>,</w:t>
              </w:r>
            </w:ins>
            <w:ins w:id="612" w:author="Mohammad Nayeem Hasan" w:date="2025-01-24T00:28:00Z" w16du:dateUtc="2025-01-23T18:28:00Z">
              <w:r w:rsidRPr="00162383">
                <w:rPr>
                  <w:rFonts w:ascii="Times New Roman" w:hAnsi="Times New Roman" w:cs="Times New Roman"/>
                  <w:color w:val="000000"/>
                  <w:sz w:val="24"/>
                  <w:szCs w:val="24"/>
                  <w:rPrChange w:id="613" w:author="Mohammad Nayeem Hasan" w:date="2025-01-24T00:30:00Z" w16du:dateUtc="2025-01-23T18:30:00Z">
                    <w:rPr>
                      <w:rFonts w:ascii="Calibri" w:hAnsi="Calibri" w:cs="Calibri"/>
                      <w:color w:val="000000"/>
                    </w:rPr>
                  </w:rPrChange>
                </w:rPr>
                <w:t>875</w:t>
              </w:r>
            </w:ins>
            <w:ins w:id="614" w:author="Mohammad Nayeem Hasan" w:date="2025-01-24T00:31:00Z" w16du:dateUtc="2025-01-23T18:31:00Z">
              <w:r w:rsidR="00162383">
                <w:rPr>
                  <w:rFonts w:ascii="Times New Roman" w:hAnsi="Times New Roman" w:cs="Times New Roman"/>
                  <w:color w:val="000000"/>
                  <w:sz w:val="24"/>
                  <w:szCs w:val="24"/>
                </w:rPr>
                <w:t>,</w:t>
              </w:r>
            </w:ins>
            <w:ins w:id="615" w:author="Mohammad Nayeem Hasan" w:date="2025-01-24T00:28:00Z" w16du:dateUtc="2025-01-23T18:28:00Z">
              <w:r w:rsidRPr="00162383">
                <w:rPr>
                  <w:rFonts w:ascii="Times New Roman" w:hAnsi="Times New Roman" w:cs="Times New Roman"/>
                  <w:color w:val="000000"/>
                  <w:sz w:val="24"/>
                  <w:szCs w:val="24"/>
                  <w:rPrChange w:id="616" w:author="Mohammad Nayeem Hasan" w:date="2025-01-24T00:30:00Z" w16du:dateUtc="2025-01-23T18:30:00Z">
                    <w:rPr>
                      <w:rFonts w:ascii="Calibri" w:hAnsi="Calibri" w:cs="Calibri"/>
                      <w:color w:val="000000"/>
                    </w:rPr>
                  </w:rPrChange>
                </w:rPr>
                <w:t>396</w:t>
              </w:r>
            </w:ins>
            <w:del w:id="617"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618" w:author="Mohammad Nayeem Hasan" w:date="2025-01-24T00:30:00Z" w16du:dateUtc="2025-01-23T18:30:00Z">
                    <w:rPr>
                      <w:rFonts w:ascii="Times New Roman" w:eastAsia="Times New Roman" w:hAnsi="Times New Roman" w:cs="Times New Roman"/>
                      <w:color w:val="000000"/>
                      <w:kern w:val="0"/>
                      <w14:ligatures w14:val="none"/>
                    </w:rPr>
                  </w:rPrChange>
                </w:rPr>
                <w:delText>11</w:delText>
              </w:r>
            </w:del>
            <w:ins w:id="619" w:author="Md Asaduzzaman" w:date="2025-01-05T16:44:00Z" w16du:dateUtc="2025-01-05T16:44:00Z">
              <w:del w:id="620"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621"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622"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623" w:author="Mohammad Nayeem Hasan" w:date="2025-01-24T00:30:00Z" w16du:dateUtc="2025-01-23T18:30:00Z">
                    <w:rPr>
                      <w:rFonts w:ascii="Times New Roman" w:eastAsia="Times New Roman" w:hAnsi="Times New Roman" w:cs="Times New Roman"/>
                      <w:color w:val="000000"/>
                      <w:kern w:val="0"/>
                      <w14:ligatures w14:val="none"/>
                    </w:rPr>
                  </w:rPrChange>
                </w:rPr>
                <w:delText>474</w:delText>
              </w:r>
            </w:del>
            <w:ins w:id="624" w:author="Md Asaduzzaman" w:date="2025-01-05T16:44:00Z" w16du:dateUtc="2025-01-05T16:44:00Z">
              <w:del w:id="625"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626"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627" w:author="Mohammad Nayeem Hasan" w:date="2025-01-24T00:28:00Z" w16du:dateUtc="2025-01-23T18:28:00Z">
              <w:r w:rsidRPr="00162383" w:rsidDel="00730205">
                <w:rPr>
                  <w:rFonts w:ascii="Times New Roman" w:eastAsia="Times New Roman" w:hAnsi="Times New Roman" w:cs="Times New Roman"/>
                  <w:color w:val="000000"/>
                  <w:kern w:val="0"/>
                  <w:sz w:val="24"/>
                  <w:szCs w:val="24"/>
                  <w14:ligatures w14:val="none"/>
                  <w:rPrChange w:id="628" w:author="Mohammad Nayeem Hasan" w:date="2025-01-24T00:30:00Z" w16du:dateUtc="2025-01-23T18:30:00Z">
                    <w:rPr>
                      <w:rFonts w:ascii="Times New Roman" w:eastAsia="Times New Roman" w:hAnsi="Times New Roman" w:cs="Times New Roman"/>
                      <w:color w:val="000000"/>
                      <w:kern w:val="0"/>
                      <w14:ligatures w14:val="none"/>
                    </w:rPr>
                  </w:rPrChange>
                </w:rPr>
                <w:delText>844</w:delText>
              </w:r>
            </w:del>
          </w:p>
        </w:tc>
        <w:tc>
          <w:tcPr>
            <w:tcW w:w="555" w:type="pct"/>
            <w:noWrap/>
            <w:vAlign w:val="bottom"/>
            <w:hideMark/>
            <w:tcPrChange w:id="629" w:author="Mohammad Nayeem Hasan" w:date="2025-01-24T00:32:00Z" w16du:dateUtc="2025-01-23T18:32:00Z">
              <w:tcPr>
                <w:tcW w:w="566" w:type="pct"/>
                <w:noWrap/>
                <w:vAlign w:val="bottom"/>
                <w:hideMark/>
              </w:tcPr>
            </w:tcPrChange>
          </w:tcPr>
          <w:p w14:paraId="24A8DAB3" w14:textId="2B8BF4B2" w:rsidR="00B27639" w:rsidRPr="00162383" w:rsidRDefault="00B27639" w:rsidP="00B22058">
            <w:pPr>
              <w:rPr>
                <w:rFonts w:ascii="Times New Roman" w:eastAsia="Times New Roman" w:hAnsi="Times New Roman" w:cs="Times New Roman"/>
                <w:color w:val="000000"/>
                <w:kern w:val="0"/>
                <w:sz w:val="24"/>
                <w:szCs w:val="24"/>
                <w14:ligatures w14:val="none"/>
                <w:rPrChange w:id="630" w:author="Mohammad Nayeem Hasan" w:date="2025-01-24T00:30:00Z" w16du:dateUtc="2025-01-23T18:30:00Z">
                  <w:rPr>
                    <w:rFonts w:ascii="Times New Roman" w:eastAsia="Times New Roman" w:hAnsi="Times New Roman" w:cs="Times New Roman"/>
                    <w:color w:val="000000"/>
                    <w:kern w:val="0"/>
                    <w14:ligatures w14:val="none"/>
                  </w:rPr>
                </w:rPrChange>
              </w:rPr>
              <w:pPrChange w:id="631" w:author="Mohammad Nayeem Hasan" w:date="2025-01-24T00:32:00Z" w16du:dateUtc="2025-01-23T18:32:00Z">
                <w:pPr>
                  <w:jc w:val="right"/>
                </w:pPr>
              </w:pPrChange>
            </w:pPr>
            <w:ins w:id="632" w:author="Mohammad Nayeem Hasan" w:date="2025-01-24T00:28:00Z" w16du:dateUtc="2025-01-23T18:28:00Z">
              <w:r w:rsidRPr="00162383">
                <w:rPr>
                  <w:rFonts w:ascii="Times New Roman" w:hAnsi="Times New Roman" w:cs="Times New Roman"/>
                  <w:color w:val="000000"/>
                  <w:sz w:val="24"/>
                  <w:szCs w:val="24"/>
                  <w:rPrChange w:id="633" w:author="Mohammad Nayeem Hasan" w:date="2025-01-24T00:30:00Z" w16du:dateUtc="2025-01-23T18:30:00Z">
                    <w:rPr>
                      <w:rFonts w:ascii="Calibri" w:hAnsi="Calibri" w:cs="Calibri"/>
                      <w:color w:val="000000"/>
                    </w:rPr>
                  </w:rPrChange>
                </w:rPr>
                <w:t>7</w:t>
              </w:r>
            </w:ins>
            <w:ins w:id="634" w:author="Mohammad Nayeem Hasan" w:date="2025-01-24T00:31:00Z" w16du:dateUtc="2025-01-23T18:31:00Z">
              <w:r w:rsidR="00162383">
                <w:rPr>
                  <w:rFonts w:ascii="Times New Roman" w:hAnsi="Times New Roman" w:cs="Times New Roman"/>
                  <w:color w:val="000000"/>
                  <w:sz w:val="24"/>
                  <w:szCs w:val="24"/>
                </w:rPr>
                <w:t>,</w:t>
              </w:r>
            </w:ins>
            <w:ins w:id="635" w:author="Mohammad Nayeem Hasan" w:date="2025-01-24T00:28:00Z" w16du:dateUtc="2025-01-23T18:28:00Z">
              <w:r w:rsidRPr="00162383">
                <w:rPr>
                  <w:rFonts w:ascii="Times New Roman" w:hAnsi="Times New Roman" w:cs="Times New Roman"/>
                  <w:color w:val="000000"/>
                  <w:sz w:val="24"/>
                  <w:szCs w:val="24"/>
                  <w:rPrChange w:id="636" w:author="Mohammad Nayeem Hasan" w:date="2025-01-24T00:30:00Z" w16du:dateUtc="2025-01-23T18:30:00Z">
                    <w:rPr>
                      <w:rFonts w:ascii="Calibri" w:hAnsi="Calibri" w:cs="Calibri"/>
                      <w:color w:val="000000"/>
                    </w:rPr>
                  </w:rPrChange>
                </w:rPr>
                <w:t>217</w:t>
              </w:r>
            </w:ins>
            <w:del w:id="637"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638" w:author="Mohammad Nayeem Hasan" w:date="2025-01-24T00:30:00Z" w16du:dateUtc="2025-01-23T18:30:00Z">
                    <w:rPr>
                      <w:rFonts w:ascii="Times New Roman" w:eastAsia="Times New Roman" w:hAnsi="Times New Roman" w:cs="Times New Roman"/>
                      <w:color w:val="000000"/>
                      <w:kern w:val="0"/>
                      <w14:ligatures w14:val="none"/>
                    </w:rPr>
                  </w:rPrChange>
                </w:rPr>
                <w:delText>6</w:delText>
              </w:r>
            </w:del>
            <w:ins w:id="639" w:author="Md Asaduzzaman" w:date="2025-01-05T16:44:00Z" w16du:dateUtc="2025-01-05T16:44:00Z">
              <w:del w:id="640"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641"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642" w:author="Mohammad Nayeem Hasan" w:date="2025-01-24T00:28:00Z" w16du:dateUtc="2025-01-23T18:28:00Z">
              <w:r w:rsidRPr="00162383" w:rsidDel="000A0CCB">
                <w:rPr>
                  <w:rFonts w:ascii="Times New Roman" w:eastAsia="Times New Roman" w:hAnsi="Times New Roman" w:cs="Times New Roman"/>
                  <w:color w:val="000000"/>
                  <w:kern w:val="0"/>
                  <w:sz w:val="24"/>
                  <w:szCs w:val="24"/>
                  <w14:ligatures w14:val="none"/>
                  <w:rPrChange w:id="643" w:author="Mohammad Nayeem Hasan" w:date="2025-01-24T00:30:00Z" w16du:dateUtc="2025-01-23T18:30:00Z">
                    <w:rPr>
                      <w:rFonts w:ascii="Times New Roman" w:eastAsia="Times New Roman" w:hAnsi="Times New Roman" w:cs="Times New Roman"/>
                      <w:color w:val="000000"/>
                      <w:kern w:val="0"/>
                      <w14:ligatures w14:val="none"/>
                    </w:rPr>
                  </w:rPrChange>
                </w:rPr>
                <w:delText>875</w:delText>
              </w:r>
            </w:del>
          </w:p>
        </w:tc>
        <w:tc>
          <w:tcPr>
            <w:tcW w:w="1091" w:type="pct"/>
            <w:noWrap/>
            <w:vAlign w:val="bottom"/>
            <w:hideMark/>
            <w:tcPrChange w:id="644" w:author="Mohammad Nayeem Hasan" w:date="2025-01-24T00:32:00Z" w16du:dateUtc="2025-01-23T18:32:00Z">
              <w:tcPr>
                <w:tcW w:w="1150" w:type="pct"/>
                <w:noWrap/>
                <w:vAlign w:val="bottom"/>
                <w:hideMark/>
              </w:tcPr>
            </w:tcPrChange>
          </w:tcPr>
          <w:p w14:paraId="7CDAC623" w14:textId="791D33D9" w:rsidR="00B27639" w:rsidRPr="00162383" w:rsidRDefault="00B27639" w:rsidP="00B22058">
            <w:pPr>
              <w:rPr>
                <w:rFonts w:ascii="Times New Roman" w:eastAsia="Times New Roman" w:hAnsi="Times New Roman" w:cs="Times New Roman"/>
                <w:color w:val="000000"/>
                <w:kern w:val="0"/>
                <w:sz w:val="24"/>
                <w:szCs w:val="24"/>
                <w14:ligatures w14:val="none"/>
                <w:rPrChange w:id="645" w:author="Mohammad Nayeem Hasan" w:date="2025-01-24T00:30:00Z" w16du:dateUtc="2025-01-23T18:30:00Z">
                  <w:rPr>
                    <w:rFonts w:ascii="Times New Roman" w:eastAsia="Times New Roman" w:hAnsi="Times New Roman" w:cs="Times New Roman"/>
                    <w:color w:val="000000"/>
                    <w:kern w:val="0"/>
                    <w14:ligatures w14:val="none"/>
                  </w:rPr>
                </w:rPrChange>
              </w:rPr>
              <w:pPrChange w:id="646" w:author="Mohammad Nayeem Hasan" w:date="2025-01-24T00:32:00Z" w16du:dateUtc="2025-01-23T18:32:00Z">
                <w:pPr>
                  <w:jc w:val="right"/>
                </w:pPr>
              </w:pPrChange>
            </w:pPr>
            <w:ins w:id="647" w:author="Mohammad Nayeem Hasan" w:date="2025-01-24T00:29:00Z" w16du:dateUtc="2025-01-23T18:29:00Z">
              <w:r w:rsidRPr="00162383">
                <w:rPr>
                  <w:rFonts w:ascii="Times New Roman" w:hAnsi="Times New Roman" w:cs="Times New Roman"/>
                  <w:color w:val="000000"/>
                  <w:sz w:val="24"/>
                  <w:szCs w:val="24"/>
                  <w:rPrChange w:id="648" w:author="Mohammad Nayeem Hasan" w:date="2025-01-24T00:30:00Z" w16du:dateUtc="2025-01-23T18:30:00Z">
                    <w:rPr>
                      <w:rFonts w:ascii="Calibri" w:hAnsi="Calibri" w:cs="Calibri"/>
                      <w:color w:val="000000"/>
                    </w:rPr>
                  </w:rPrChange>
                </w:rPr>
                <w:t>238</w:t>
              </w:r>
            </w:ins>
            <w:ins w:id="649" w:author="Mohammad Nayeem Hasan" w:date="2025-01-24T00:31:00Z" w16du:dateUtc="2025-01-23T18:31:00Z">
              <w:r w:rsidR="00162383">
                <w:rPr>
                  <w:rFonts w:ascii="Times New Roman" w:hAnsi="Times New Roman" w:cs="Times New Roman"/>
                  <w:color w:val="000000"/>
                  <w:sz w:val="24"/>
                  <w:szCs w:val="24"/>
                </w:rPr>
                <w:t>,</w:t>
              </w:r>
            </w:ins>
            <w:ins w:id="650" w:author="Mohammad Nayeem Hasan" w:date="2025-01-24T00:29:00Z" w16du:dateUtc="2025-01-23T18:29:00Z">
              <w:r w:rsidRPr="00162383">
                <w:rPr>
                  <w:rFonts w:ascii="Times New Roman" w:hAnsi="Times New Roman" w:cs="Times New Roman"/>
                  <w:color w:val="000000"/>
                  <w:sz w:val="24"/>
                  <w:szCs w:val="24"/>
                  <w:rPrChange w:id="651" w:author="Mohammad Nayeem Hasan" w:date="2025-01-24T00:30:00Z" w16du:dateUtc="2025-01-23T18:30:00Z">
                    <w:rPr>
                      <w:rFonts w:ascii="Calibri" w:hAnsi="Calibri" w:cs="Calibri"/>
                      <w:color w:val="000000"/>
                    </w:rPr>
                  </w:rPrChange>
                </w:rPr>
                <w:t>373.15</w:t>
              </w:r>
            </w:ins>
            <w:del w:id="652"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653" w:author="Mohammad Nayeem Hasan" w:date="2025-01-24T00:30:00Z" w16du:dateUtc="2025-01-23T18:30:00Z">
                    <w:rPr>
                      <w:rFonts w:ascii="Times New Roman" w:eastAsia="Times New Roman" w:hAnsi="Times New Roman" w:cs="Times New Roman"/>
                      <w:color w:val="000000"/>
                      <w:kern w:val="0"/>
                      <w14:ligatures w14:val="none"/>
                    </w:rPr>
                  </w:rPrChange>
                </w:rPr>
                <w:delText>213</w:delText>
              </w:r>
            </w:del>
            <w:ins w:id="654" w:author="Md Asaduzzaman" w:date="2025-01-05T16:44:00Z" w16du:dateUtc="2025-01-05T16:44:00Z">
              <w:del w:id="655"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656" w:author="Mohammad Nayeem Hasan" w:date="2025-01-24T00:30:00Z" w16du:dateUtc="2025-01-23T18:30:00Z">
                      <w:rPr>
                        <w:rFonts w:ascii="Times New Roman" w:eastAsia="Times New Roman" w:hAnsi="Times New Roman" w:cs="Times New Roman"/>
                        <w:color w:val="000000"/>
                        <w:kern w:val="0"/>
                        <w14:ligatures w14:val="none"/>
                      </w:rPr>
                    </w:rPrChange>
                  </w:rPr>
                  <w:delText>,</w:delText>
                </w:r>
              </w:del>
            </w:ins>
            <w:del w:id="657" w:author="Mohammad Nayeem Hasan" w:date="2025-01-24T00:29:00Z" w16du:dateUtc="2025-01-23T18:29:00Z">
              <w:r w:rsidRPr="00162383" w:rsidDel="00AF4519">
                <w:rPr>
                  <w:rFonts w:ascii="Times New Roman" w:eastAsia="Times New Roman" w:hAnsi="Times New Roman" w:cs="Times New Roman"/>
                  <w:color w:val="000000"/>
                  <w:kern w:val="0"/>
                  <w:sz w:val="24"/>
                  <w:szCs w:val="24"/>
                  <w14:ligatures w14:val="none"/>
                  <w:rPrChange w:id="658" w:author="Mohammad Nayeem Hasan" w:date="2025-01-24T00:30:00Z" w16du:dateUtc="2025-01-23T18:30:00Z">
                    <w:rPr>
                      <w:rFonts w:ascii="Times New Roman" w:eastAsia="Times New Roman" w:hAnsi="Times New Roman" w:cs="Times New Roman"/>
                      <w:color w:val="000000"/>
                      <w:kern w:val="0"/>
                      <w14:ligatures w14:val="none"/>
                    </w:rPr>
                  </w:rPrChange>
                </w:rPr>
                <w:delText>265.45</w:delText>
              </w:r>
            </w:del>
          </w:p>
        </w:tc>
        <w:tc>
          <w:tcPr>
            <w:tcW w:w="945" w:type="pct"/>
            <w:noWrap/>
            <w:vAlign w:val="bottom"/>
            <w:hideMark/>
            <w:tcPrChange w:id="659" w:author="Mohammad Nayeem Hasan" w:date="2025-01-24T00:32:00Z" w16du:dateUtc="2025-01-23T18:32:00Z">
              <w:tcPr>
                <w:tcW w:w="1017" w:type="pct"/>
                <w:noWrap/>
                <w:vAlign w:val="bottom"/>
                <w:hideMark/>
              </w:tcPr>
            </w:tcPrChange>
          </w:tcPr>
          <w:p w14:paraId="6FF026FF" w14:textId="08B934EF" w:rsidR="00B27639" w:rsidRPr="00162383" w:rsidRDefault="00B27639" w:rsidP="00B22058">
            <w:pPr>
              <w:rPr>
                <w:rFonts w:ascii="Times New Roman" w:eastAsia="Times New Roman" w:hAnsi="Times New Roman" w:cs="Times New Roman"/>
                <w:color w:val="000000"/>
                <w:kern w:val="0"/>
                <w:sz w:val="24"/>
                <w:szCs w:val="24"/>
                <w14:ligatures w14:val="none"/>
                <w:rPrChange w:id="660" w:author="Mohammad Nayeem Hasan" w:date="2025-01-24T00:30:00Z" w16du:dateUtc="2025-01-23T18:30:00Z">
                  <w:rPr>
                    <w:rFonts w:ascii="Times New Roman" w:eastAsia="Times New Roman" w:hAnsi="Times New Roman" w:cs="Times New Roman"/>
                    <w:color w:val="000000"/>
                    <w:kern w:val="0"/>
                    <w14:ligatures w14:val="none"/>
                  </w:rPr>
                </w:rPrChange>
              </w:rPr>
              <w:pPrChange w:id="661" w:author="Mohammad Nayeem Hasan" w:date="2025-01-24T00:32:00Z" w16du:dateUtc="2025-01-23T18:32:00Z">
                <w:pPr>
                  <w:jc w:val="right"/>
                </w:pPr>
              </w:pPrChange>
            </w:pPr>
            <w:ins w:id="662" w:author="Mohammad Nayeem Hasan" w:date="2025-01-24T00:29:00Z" w16du:dateUtc="2025-01-23T18:29:00Z">
              <w:r w:rsidRPr="00162383">
                <w:rPr>
                  <w:rFonts w:ascii="Times New Roman" w:hAnsi="Times New Roman" w:cs="Times New Roman"/>
                  <w:color w:val="000000"/>
                  <w:sz w:val="24"/>
                  <w:szCs w:val="24"/>
                  <w:rPrChange w:id="663" w:author="Mohammad Nayeem Hasan" w:date="2025-01-24T00:30:00Z" w16du:dateUtc="2025-01-23T18:30:00Z">
                    <w:rPr>
                      <w:rFonts w:ascii="Calibri" w:hAnsi="Calibri" w:cs="Calibri"/>
                      <w:color w:val="000000"/>
                    </w:rPr>
                  </w:rPrChange>
                </w:rPr>
                <w:t>117.57</w:t>
              </w:r>
            </w:ins>
            <w:del w:id="664" w:author="Mohammad Nayeem Hasan" w:date="2025-01-24T00:29:00Z" w16du:dateUtc="2025-01-23T18:29:00Z">
              <w:r w:rsidRPr="00162383" w:rsidDel="002C76F7">
                <w:rPr>
                  <w:rFonts w:ascii="Times New Roman" w:eastAsia="Times New Roman" w:hAnsi="Times New Roman" w:cs="Times New Roman"/>
                  <w:color w:val="000000"/>
                  <w:kern w:val="0"/>
                  <w:sz w:val="24"/>
                  <w:szCs w:val="24"/>
                  <w14:ligatures w14:val="none"/>
                  <w:rPrChange w:id="665" w:author="Mohammad Nayeem Hasan" w:date="2025-01-24T00:30:00Z" w16du:dateUtc="2025-01-23T18:30:00Z">
                    <w:rPr>
                      <w:rFonts w:ascii="Times New Roman" w:eastAsia="Times New Roman" w:hAnsi="Times New Roman" w:cs="Times New Roman"/>
                      <w:color w:val="000000"/>
                      <w:kern w:val="0"/>
                      <w14:ligatures w14:val="none"/>
                    </w:rPr>
                  </w:rPrChange>
                </w:rPr>
                <w:delText>108.20</w:delText>
              </w:r>
            </w:del>
          </w:p>
        </w:tc>
        <w:tc>
          <w:tcPr>
            <w:tcW w:w="712" w:type="pct"/>
            <w:noWrap/>
            <w:vAlign w:val="bottom"/>
            <w:hideMark/>
            <w:tcPrChange w:id="666" w:author="Mohammad Nayeem Hasan" w:date="2025-01-24T00:32:00Z" w16du:dateUtc="2025-01-23T18:32:00Z">
              <w:tcPr>
                <w:tcW w:w="500" w:type="pct"/>
                <w:noWrap/>
                <w:vAlign w:val="bottom"/>
                <w:hideMark/>
              </w:tcPr>
            </w:tcPrChange>
          </w:tcPr>
          <w:p w14:paraId="6B14EF42" w14:textId="4443A392" w:rsidR="00B27639" w:rsidRPr="00162383" w:rsidRDefault="00B27639" w:rsidP="00B22058">
            <w:pPr>
              <w:rPr>
                <w:rFonts w:ascii="Times New Roman" w:eastAsia="Times New Roman" w:hAnsi="Times New Roman" w:cs="Times New Roman"/>
                <w:color w:val="000000"/>
                <w:kern w:val="0"/>
                <w:sz w:val="24"/>
                <w:szCs w:val="24"/>
                <w14:ligatures w14:val="none"/>
                <w:rPrChange w:id="667" w:author="Mohammad Nayeem Hasan" w:date="2025-01-24T00:30:00Z" w16du:dateUtc="2025-01-23T18:30:00Z">
                  <w:rPr>
                    <w:rFonts w:ascii="Times New Roman" w:eastAsia="Times New Roman" w:hAnsi="Times New Roman" w:cs="Times New Roman"/>
                    <w:color w:val="000000"/>
                    <w:kern w:val="0"/>
                    <w14:ligatures w14:val="none"/>
                  </w:rPr>
                </w:rPrChange>
              </w:rPr>
              <w:pPrChange w:id="668" w:author="Mohammad Nayeem Hasan" w:date="2025-01-24T00:32:00Z" w16du:dateUtc="2025-01-23T18:32:00Z">
                <w:pPr>
                  <w:jc w:val="right"/>
                </w:pPr>
              </w:pPrChange>
            </w:pPr>
            <w:ins w:id="669" w:author="Mohammad Nayeem Hasan" w:date="2025-01-24T00:30:00Z" w16du:dateUtc="2025-01-23T18:30:00Z">
              <w:r w:rsidRPr="00162383">
                <w:rPr>
                  <w:rFonts w:ascii="Times New Roman" w:hAnsi="Times New Roman" w:cs="Times New Roman"/>
                  <w:color w:val="000000"/>
                  <w:sz w:val="24"/>
                  <w:szCs w:val="24"/>
                  <w:rPrChange w:id="670" w:author="Mohammad Nayeem Hasan" w:date="2025-01-24T00:30:00Z" w16du:dateUtc="2025-01-23T18:30:00Z">
                    <w:rPr>
                      <w:rFonts w:ascii="Calibri" w:hAnsi="Calibri" w:cs="Calibri"/>
                      <w:color w:val="000000"/>
                    </w:rPr>
                  </w:rPrChange>
                </w:rPr>
                <w:t>0.06</w:t>
              </w:r>
            </w:ins>
            <w:del w:id="671" w:author="Mohammad Nayeem Hasan" w:date="2025-01-24T00:30:00Z" w16du:dateUtc="2025-01-23T18:30:00Z">
              <w:r w:rsidRPr="00162383" w:rsidDel="007C2D5F">
                <w:rPr>
                  <w:rFonts w:ascii="Times New Roman" w:eastAsia="Times New Roman" w:hAnsi="Times New Roman" w:cs="Times New Roman"/>
                  <w:color w:val="000000"/>
                  <w:kern w:val="0"/>
                  <w:sz w:val="24"/>
                  <w:szCs w:val="24"/>
                  <w14:ligatures w14:val="none"/>
                  <w:rPrChange w:id="672" w:author="Mohammad Nayeem Hasan" w:date="2025-01-24T00:30:00Z" w16du:dateUtc="2025-01-23T18:30:00Z">
                    <w:rPr>
                      <w:rFonts w:ascii="Times New Roman" w:eastAsia="Times New Roman" w:hAnsi="Times New Roman" w:cs="Times New Roman"/>
                      <w:color w:val="000000"/>
                      <w:kern w:val="0"/>
                      <w14:ligatures w14:val="none"/>
                    </w:rPr>
                  </w:rPrChange>
                </w:rPr>
                <w:delText>0.37</w:delText>
              </w:r>
            </w:del>
          </w:p>
        </w:tc>
      </w:tr>
      <w:tr w:rsidR="00162383" w:rsidRPr="00162383" w14:paraId="09530153" w14:textId="77777777" w:rsidTr="00162383">
        <w:trPr>
          <w:trHeight w:val="300"/>
          <w:trPrChange w:id="673" w:author="Mohammad Nayeem Hasan" w:date="2025-01-24T00:32:00Z" w16du:dateUtc="2025-01-23T18:32:00Z">
            <w:trPr>
              <w:trHeight w:val="300"/>
            </w:trPr>
          </w:trPrChange>
        </w:trPr>
        <w:tc>
          <w:tcPr>
            <w:tcW w:w="704" w:type="pct"/>
            <w:noWrap/>
            <w:hideMark/>
            <w:tcPrChange w:id="674" w:author="Mohammad Nayeem Hasan" w:date="2025-01-24T00:32:00Z" w16du:dateUtc="2025-01-23T18:32:00Z">
              <w:tcPr>
                <w:tcW w:w="750" w:type="pct"/>
                <w:noWrap/>
                <w:hideMark/>
              </w:tcPr>
            </w:tcPrChange>
          </w:tcPr>
          <w:p w14:paraId="11DCB589" w14:textId="77777777" w:rsidR="00B27639" w:rsidRPr="00162383" w:rsidRDefault="00B27639" w:rsidP="00B27639">
            <w:pPr>
              <w:rPr>
                <w:rFonts w:ascii="Times New Roman" w:eastAsia="Times New Roman" w:hAnsi="Times New Roman" w:cs="Times New Roman"/>
                <w:b/>
                <w:bCs/>
                <w:color w:val="000000"/>
                <w:kern w:val="0"/>
                <w:sz w:val="24"/>
                <w:szCs w:val="24"/>
                <w14:ligatures w14:val="none"/>
                <w:rPrChange w:id="675" w:author="Mohammad Nayeem Hasan" w:date="2025-01-24T00:30:00Z" w16du:dateUtc="2025-01-23T18:30:00Z">
                  <w:rPr>
                    <w:rFonts w:ascii="Times New Roman" w:eastAsia="Times New Roman" w:hAnsi="Times New Roman" w:cs="Times New Roman"/>
                    <w:b/>
                    <w:bCs/>
                    <w:color w:val="000000"/>
                    <w:kern w:val="0"/>
                    <w14:ligatures w14:val="none"/>
                  </w:rPr>
                </w:rPrChange>
              </w:rPr>
            </w:pPr>
            <w:r w:rsidRPr="00162383">
              <w:rPr>
                <w:rFonts w:ascii="Times New Roman" w:eastAsia="Times New Roman" w:hAnsi="Times New Roman" w:cs="Times New Roman"/>
                <w:b/>
                <w:bCs/>
                <w:color w:val="000000"/>
                <w:kern w:val="0"/>
                <w:sz w:val="24"/>
                <w:szCs w:val="24"/>
                <w14:ligatures w14:val="none"/>
                <w:rPrChange w:id="676" w:author="Mohammad Nayeem Hasan" w:date="2025-01-24T00:30:00Z" w16du:dateUtc="2025-01-23T18:30:00Z">
                  <w:rPr>
                    <w:rFonts w:ascii="Times New Roman" w:eastAsia="Times New Roman" w:hAnsi="Times New Roman" w:cs="Times New Roman"/>
                    <w:b/>
                    <w:bCs/>
                    <w:color w:val="000000"/>
                    <w:kern w:val="0"/>
                    <w14:ligatures w14:val="none"/>
                  </w:rPr>
                </w:rPrChange>
              </w:rPr>
              <w:t>Grand Total</w:t>
            </w:r>
          </w:p>
        </w:tc>
        <w:tc>
          <w:tcPr>
            <w:tcW w:w="994" w:type="pct"/>
            <w:noWrap/>
            <w:hideMark/>
            <w:tcPrChange w:id="677" w:author="Mohammad Nayeem Hasan" w:date="2025-01-24T00:32:00Z" w16du:dateUtc="2025-01-23T18:32:00Z">
              <w:tcPr>
                <w:tcW w:w="1017" w:type="pct"/>
                <w:noWrap/>
                <w:hideMark/>
              </w:tcPr>
            </w:tcPrChange>
          </w:tcPr>
          <w:p w14:paraId="5B2D0F20" w14:textId="46016732" w:rsidR="00B27639" w:rsidRPr="00162383" w:rsidRDefault="00B27639" w:rsidP="00B22058">
            <w:pPr>
              <w:rPr>
                <w:rFonts w:ascii="Times New Roman" w:eastAsia="Times New Roman" w:hAnsi="Times New Roman" w:cs="Times New Roman"/>
                <w:b/>
                <w:bCs/>
                <w:color w:val="000000"/>
                <w:kern w:val="0"/>
                <w:sz w:val="24"/>
                <w:szCs w:val="24"/>
                <w14:ligatures w14:val="none"/>
                <w:rPrChange w:id="678" w:author="Mohammad Nayeem Hasan" w:date="2025-01-24T00:30:00Z" w16du:dateUtc="2025-01-23T18:30:00Z">
                  <w:rPr>
                    <w:rFonts w:ascii="Times New Roman" w:eastAsia="Times New Roman" w:hAnsi="Times New Roman" w:cs="Times New Roman"/>
                    <w:b/>
                    <w:bCs/>
                    <w:color w:val="000000"/>
                    <w:kern w:val="0"/>
                    <w14:ligatures w14:val="none"/>
                  </w:rPr>
                </w:rPrChange>
              </w:rPr>
              <w:pPrChange w:id="679" w:author="Mohammad Nayeem Hasan" w:date="2025-01-24T00:32:00Z" w16du:dateUtc="2025-01-23T18:32:00Z">
                <w:pPr>
                  <w:jc w:val="right"/>
                </w:pPr>
              </w:pPrChange>
            </w:pPr>
            <w:ins w:id="680" w:author="Mohammad Nayeem Hasan" w:date="2025-01-24T00:28:00Z" w16du:dateUtc="2025-01-23T18:28:00Z">
              <w:r w:rsidRPr="00162383">
                <w:rPr>
                  <w:rFonts w:ascii="Times New Roman" w:eastAsia="Times New Roman" w:hAnsi="Times New Roman" w:cs="Times New Roman"/>
                  <w:b/>
                  <w:bCs/>
                  <w:color w:val="000000"/>
                  <w:kern w:val="0"/>
                  <w:sz w:val="24"/>
                  <w:szCs w:val="24"/>
                  <w14:ligatures w14:val="none"/>
                  <w:rPrChange w:id="681" w:author="Mohammad Nayeem Hasan" w:date="2025-01-24T00:30:00Z" w16du:dateUtc="2025-01-23T18:30:00Z">
                    <w:rPr>
                      <w:rFonts w:ascii="Times New Roman" w:eastAsia="Times New Roman" w:hAnsi="Times New Roman" w:cs="Times New Roman"/>
                      <w:b/>
                      <w:bCs/>
                      <w:color w:val="000000"/>
                      <w:kern w:val="0"/>
                      <w14:ligatures w14:val="none"/>
                    </w:rPr>
                  </w:rPrChange>
                </w:rPr>
                <w:t>14</w:t>
              </w:r>
            </w:ins>
            <w:ins w:id="682" w:author="Mohammad Nayeem Hasan" w:date="2025-01-24T00:31:00Z" w16du:dateUtc="2025-01-23T18:31:00Z">
              <w:r w:rsidR="00162383">
                <w:rPr>
                  <w:rFonts w:ascii="Times New Roman" w:eastAsia="Times New Roman" w:hAnsi="Times New Roman" w:cs="Times New Roman"/>
                  <w:b/>
                  <w:bCs/>
                  <w:color w:val="000000"/>
                  <w:kern w:val="0"/>
                  <w:sz w:val="24"/>
                  <w:szCs w:val="24"/>
                  <w14:ligatures w14:val="none"/>
                </w:rPr>
                <w:t>,</w:t>
              </w:r>
            </w:ins>
            <w:ins w:id="683" w:author="Mohammad Nayeem Hasan" w:date="2025-01-24T00:28:00Z" w16du:dateUtc="2025-01-23T18:28:00Z">
              <w:r w:rsidRPr="00162383">
                <w:rPr>
                  <w:rFonts w:ascii="Times New Roman" w:eastAsia="Times New Roman" w:hAnsi="Times New Roman" w:cs="Times New Roman"/>
                  <w:b/>
                  <w:bCs/>
                  <w:color w:val="000000"/>
                  <w:kern w:val="0"/>
                  <w:sz w:val="24"/>
                  <w:szCs w:val="24"/>
                  <w14:ligatures w14:val="none"/>
                  <w:rPrChange w:id="684" w:author="Mohammad Nayeem Hasan" w:date="2025-01-24T00:30:00Z" w16du:dateUtc="2025-01-23T18:30:00Z">
                    <w:rPr>
                      <w:rFonts w:ascii="Times New Roman" w:eastAsia="Times New Roman" w:hAnsi="Times New Roman" w:cs="Times New Roman"/>
                      <w:b/>
                      <w:bCs/>
                      <w:color w:val="000000"/>
                      <w:kern w:val="0"/>
                      <w14:ligatures w14:val="none"/>
                    </w:rPr>
                  </w:rPrChange>
                </w:rPr>
                <w:t>073</w:t>
              </w:r>
            </w:ins>
            <w:ins w:id="685" w:author="Mohammad Nayeem Hasan" w:date="2025-01-24T00:31:00Z" w16du:dateUtc="2025-01-23T18:31:00Z">
              <w:r w:rsidR="00162383">
                <w:rPr>
                  <w:rFonts w:ascii="Times New Roman" w:eastAsia="Times New Roman" w:hAnsi="Times New Roman" w:cs="Times New Roman"/>
                  <w:b/>
                  <w:bCs/>
                  <w:color w:val="000000"/>
                  <w:kern w:val="0"/>
                  <w:sz w:val="24"/>
                  <w:szCs w:val="24"/>
                  <w14:ligatures w14:val="none"/>
                </w:rPr>
                <w:t>,</w:t>
              </w:r>
            </w:ins>
            <w:ins w:id="686" w:author="Mohammad Nayeem Hasan" w:date="2025-01-24T00:28:00Z" w16du:dateUtc="2025-01-23T18:28:00Z">
              <w:r w:rsidRPr="00162383">
                <w:rPr>
                  <w:rFonts w:ascii="Times New Roman" w:eastAsia="Times New Roman" w:hAnsi="Times New Roman" w:cs="Times New Roman"/>
                  <w:b/>
                  <w:bCs/>
                  <w:color w:val="000000"/>
                  <w:kern w:val="0"/>
                  <w:sz w:val="24"/>
                  <w:szCs w:val="24"/>
                  <w14:ligatures w14:val="none"/>
                  <w:rPrChange w:id="687" w:author="Mohammad Nayeem Hasan" w:date="2025-01-24T00:30:00Z" w16du:dateUtc="2025-01-23T18:30:00Z">
                    <w:rPr>
                      <w:rFonts w:ascii="Times New Roman" w:eastAsia="Times New Roman" w:hAnsi="Times New Roman" w:cs="Times New Roman"/>
                      <w:b/>
                      <w:bCs/>
                      <w:color w:val="000000"/>
                      <w:kern w:val="0"/>
                      <w14:ligatures w14:val="none"/>
                    </w:rPr>
                  </w:rPrChange>
                </w:rPr>
                <w:t>666</w:t>
              </w:r>
            </w:ins>
            <w:del w:id="688" w:author="Mohammad Nayeem Hasan" w:date="2025-01-24T00:28:00Z" w16du:dateUtc="2025-01-23T18:28:00Z">
              <w:r w:rsidRPr="00162383" w:rsidDel="006A1C12">
                <w:rPr>
                  <w:rFonts w:ascii="Times New Roman" w:eastAsia="Times New Roman" w:hAnsi="Times New Roman" w:cs="Times New Roman"/>
                  <w:b/>
                  <w:bCs/>
                  <w:color w:val="000000"/>
                  <w:kern w:val="0"/>
                  <w:sz w:val="24"/>
                  <w:szCs w:val="24"/>
                  <w14:ligatures w14:val="none"/>
                  <w:rPrChange w:id="689" w:author="Mohammad Nayeem Hasan" w:date="2025-01-24T00:30:00Z" w16du:dateUtc="2025-01-23T18:30:00Z">
                    <w:rPr>
                      <w:rFonts w:ascii="Times New Roman" w:eastAsia="Times New Roman" w:hAnsi="Times New Roman" w:cs="Times New Roman"/>
                      <w:b/>
                      <w:bCs/>
                      <w:color w:val="000000"/>
                      <w:kern w:val="0"/>
                      <w14:ligatures w14:val="none"/>
                    </w:rPr>
                  </w:rPrChange>
                </w:rPr>
                <w:delText>13</w:delText>
              </w:r>
            </w:del>
            <w:ins w:id="690" w:author="Md Asaduzzaman" w:date="2025-01-05T16:44:00Z" w16du:dateUtc="2025-01-05T16:44:00Z">
              <w:del w:id="691" w:author="Mohammad Nayeem Hasan" w:date="2025-01-24T00:28:00Z" w16du:dateUtc="2025-01-23T18:28:00Z">
                <w:r w:rsidRPr="00162383" w:rsidDel="006A1C12">
                  <w:rPr>
                    <w:rFonts w:ascii="Times New Roman" w:eastAsia="Times New Roman" w:hAnsi="Times New Roman" w:cs="Times New Roman"/>
                    <w:b/>
                    <w:bCs/>
                    <w:color w:val="000000"/>
                    <w:kern w:val="0"/>
                    <w:sz w:val="24"/>
                    <w:szCs w:val="24"/>
                    <w14:ligatures w14:val="none"/>
                    <w:rPrChange w:id="692" w:author="Mohammad Nayeem Hasan" w:date="2025-01-24T00:30:00Z" w16du:dateUtc="2025-01-23T18:30:00Z">
                      <w:rPr>
                        <w:rFonts w:ascii="Times New Roman" w:eastAsia="Times New Roman" w:hAnsi="Times New Roman" w:cs="Times New Roman"/>
                        <w:b/>
                        <w:bCs/>
                        <w:color w:val="000000"/>
                        <w:kern w:val="0"/>
                        <w14:ligatures w14:val="none"/>
                      </w:rPr>
                    </w:rPrChange>
                  </w:rPr>
                  <w:delText>,</w:delText>
                </w:r>
              </w:del>
            </w:ins>
            <w:del w:id="693" w:author="Mohammad Nayeem Hasan" w:date="2025-01-24T00:28:00Z" w16du:dateUtc="2025-01-23T18:28:00Z">
              <w:r w:rsidRPr="00162383" w:rsidDel="006A1C12">
                <w:rPr>
                  <w:rFonts w:ascii="Times New Roman" w:eastAsia="Times New Roman" w:hAnsi="Times New Roman" w:cs="Times New Roman"/>
                  <w:b/>
                  <w:bCs/>
                  <w:color w:val="000000"/>
                  <w:kern w:val="0"/>
                  <w:sz w:val="24"/>
                  <w:szCs w:val="24"/>
                  <w14:ligatures w14:val="none"/>
                  <w:rPrChange w:id="694" w:author="Mohammad Nayeem Hasan" w:date="2025-01-24T00:30:00Z" w16du:dateUtc="2025-01-23T18:30:00Z">
                    <w:rPr>
                      <w:rFonts w:ascii="Times New Roman" w:eastAsia="Times New Roman" w:hAnsi="Times New Roman" w:cs="Times New Roman"/>
                      <w:b/>
                      <w:bCs/>
                      <w:color w:val="000000"/>
                      <w:kern w:val="0"/>
                      <w14:ligatures w14:val="none"/>
                    </w:rPr>
                  </w:rPrChange>
                </w:rPr>
                <w:delText>291</w:delText>
              </w:r>
            </w:del>
            <w:ins w:id="695" w:author="Md Asaduzzaman" w:date="2025-01-05T16:44:00Z" w16du:dateUtc="2025-01-05T16:44:00Z">
              <w:del w:id="696" w:author="Mohammad Nayeem Hasan" w:date="2025-01-24T00:28:00Z" w16du:dateUtc="2025-01-23T18:28:00Z">
                <w:r w:rsidRPr="00162383" w:rsidDel="006A1C12">
                  <w:rPr>
                    <w:rFonts w:ascii="Times New Roman" w:eastAsia="Times New Roman" w:hAnsi="Times New Roman" w:cs="Times New Roman"/>
                    <w:b/>
                    <w:bCs/>
                    <w:color w:val="000000"/>
                    <w:kern w:val="0"/>
                    <w:sz w:val="24"/>
                    <w:szCs w:val="24"/>
                    <w14:ligatures w14:val="none"/>
                    <w:rPrChange w:id="697" w:author="Mohammad Nayeem Hasan" w:date="2025-01-24T00:30:00Z" w16du:dateUtc="2025-01-23T18:30:00Z">
                      <w:rPr>
                        <w:rFonts w:ascii="Times New Roman" w:eastAsia="Times New Roman" w:hAnsi="Times New Roman" w:cs="Times New Roman"/>
                        <w:b/>
                        <w:bCs/>
                        <w:color w:val="000000"/>
                        <w:kern w:val="0"/>
                        <w14:ligatures w14:val="none"/>
                      </w:rPr>
                    </w:rPrChange>
                  </w:rPr>
                  <w:delText>,</w:delText>
                </w:r>
              </w:del>
            </w:ins>
            <w:del w:id="698" w:author="Mohammad Nayeem Hasan" w:date="2025-01-24T00:28:00Z" w16du:dateUtc="2025-01-23T18:28:00Z">
              <w:r w:rsidRPr="00162383" w:rsidDel="006A1C12">
                <w:rPr>
                  <w:rFonts w:ascii="Times New Roman" w:eastAsia="Times New Roman" w:hAnsi="Times New Roman" w:cs="Times New Roman"/>
                  <w:b/>
                  <w:bCs/>
                  <w:color w:val="000000"/>
                  <w:kern w:val="0"/>
                  <w:sz w:val="24"/>
                  <w:szCs w:val="24"/>
                  <w14:ligatures w14:val="none"/>
                  <w:rPrChange w:id="699" w:author="Mohammad Nayeem Hasan" w:date="2025-01-24T00:30:00Z" w16du:dateUtc="2025-01-23T18:30:00Z">
                    <w:rPr>
                      <w:rFonts w:ascii="Times New Roman" w:eastAsia="Times New Roman" w:hAnsi="Times New Roman" w:cs="Times New Roman"/>
                      <w:b/>
                      <w:bCs/>
                      <w:color w:val="000000"/>
                      <w:kern w:val="0"/>
                      <w14:ligatures w14:val="none"/>
                    </w:rPr>
                  </w:rPrChange>
                </w:rPr>
                <w:delText>974</w:delText>
              </w:r>
            </w:del>
          </w:p>
        </w:tc>
        <w:tc>
          <w:tcPr>
            <w:tcW w:w="555" w:type="pct"/>
            <w:noWrap/>
            <w:hideMark/>
            <w:tcPrChange w:id="700" w:author="Mohammad Nayeem Hasan" w:date="2025-01-24T00:32:00Z" w16du:dateUtc="2025-01-23T18:32:00Z">
              <w:tcPr>
                <w:tcW w:w="566" w:type="pct"/>
                <w:noWrap/>
                <w:hideMark/>
              </w:tcPr>
            </w:tcPrChange>
          </w:tcPr>
          <w:p w14:paraId="6AAA2DF7" w14:textId="41BE59FA" w:rsidR="00B27639" w:rsidRPr="00162383" w:rsidRDefault="00B27639" w:rsidP="00B22058">
            <w:pPr>
              <w:rPr>
                <w:rFonts w:ascii="Times New Roman" w:eastAsia="Times New Roman" w:hAnsi="Times New Roman" w:cs="Times New Roman"/>
                <w:b/>
                <w:bCs/>
                <w:color w:val="000000"/>
                <w:kern w:val="0"/>
                <w:sz w:val="24"/>
                <w:szCs w:val="24"/>
                <w14:ligatures w14:val="none"/>
                <w:rPrChange w:id="701" w:author="Mohammad Nayeem Hasan" w:date="2025-01-24T00:30:00Z" w16du:dateUtc="2025-01-23T18:30:00Z">
                  <w:rPr>
                    <w:rFonts w:ascii="Times New Roman" w:eastAsia="Times New Roman" w:hAnsi="Times New Roman" w:cs="Times New Roman"/>
                    <w:b/>
                    <w:bCs/>
                    <w:color w:val="000000"/>
                    <w:kern w:val="0"/>
                    <w14:ligatures w14:val="none"/>
                  </w:rPr>
                </w:rPrChange>
              </w:rPr>
              <w:pPrChange w:id="702" w:author="Mohammad Nayeem Hasan" w:date="2025-01-24T00:32:00Z" w16du:dateUtc="2025-01-23T18:32:00Z">
                <w:pPr>
                  <w:jc w:val="right"/>
                </w:pPr>
              </w:pPrChange>
            </w:pPr>
            <w:ins w:id="703" w:author="Mohammad Nayeem Hasan" w:date="2025-01-24T00:29:00Z" w16du:dateUtc="2025-01-23T18:29:00Z">
              <w:r w:rsidRPr="00162383">
                <w:rPr>
                  <w:rFonts w:ascii="Times New Roman" w:eastAsia="Times New Roman" w:hAnsi="Times New Roman" w:cs="Times New Roman"/>
                  <w:b/>
                  <w:bCs/>
                  <w:color w:val="000000"/>
                  <w:kern w:val="0"/>
                  <w:sz w:val="24"/>
                  <w:szCs w:val="24"/>
                  <w14:ligatures w14:val="none"/>
                  <w:rPrChange w:id="704" w:author="Mohammad Nayeem Hasan" w:date="2025-01-24T00:30:00Z" w16du:dateUtc="2025-01-23T18:30:00Z">
                    <w:rPr>
                      <w:rFonts w:ascii="Times New Roman" w:eastAsia="Times New Roman" w:hAnsi="Times New Roman" w:cs="Times New Roman"/>
                      <w:b/>
                      <w:bCs/>
                      <w:color w:val="000000"/>
                      <w:kern w:val="0"/>
                      <w14:ligatures w14:val="none"/>
                    </w:rPr>
                  </w:rPrChange>
                </w:rPr>
                <w:t>9</w:t>
              </w:r>
            </w:ins>
            <w:ins w:id="705" w:author="Mohammad Nayeem Hasan" w:date="2025-01-24T00:31:00Z" w16du:dateUtc="2025-01-23T18:31:00Z">
              <w:r w:rsidR="00162383">
                <w:rPr>
                  <w:rFonts w:ascii="Times New Roman" w:eastAsia="Times New Roman" w:hAnsi="Times New Roman" w:cs="Times New Roman"/>
                  <w:b/>
                  <w:bCs/>
                  <w:color w:val="000000"/>
                  <w:kern w:val="0"/>
                  <w:sz w:val="24"/>
                  <w:szCs w:val="24"/>
                  <w14:ligatures w14:val="none"/>
                </w:rPr>
                <w:t>,</w:t>
              </w:r>
            </w:ins>
            <w:ins w:id="706" w:author="Mohammad Nayeem Hasan" w:date="2025-01-24T00:29:00Z" w16du:dateUtc="2025-01-23T18:29:00Z">
              <w:r w:rsidRPr="00162383">
                <w:rPr>
                  <w:rFonts w:ascii="Times New Roman" w:eastAsia="Times New Roman" w:hAnsi="Times New Roman" w:cs="Times New Roman"/>
                  <w:b/>
                  <w:bCs/>
                  <w:color w:val="000000"/>
                  <w:kern w:val="0"/>
                  <w:sz w:val="24"/>
                  <w:szCs w:val="24"/>
                  <w14:ligatures w14:val="none"/>
                  <w:rPrChange w:id="707" w:author="Mohammad Nayeem Hasan" w:date="2025-01-24T00:30:00Z" w16du:dateUtc="2025-01-23T18:30:00Z">
                    <w:rPr>
                      <w:rFonts w:ascii="Times New Roman" w:eastAsia="Times New Roman" w:hAnsi="Times New Roman" w:cs="Times New Roman"/>
                      <w:b/>
                      <w:bCs/>
                      <w:color w:val="000000"/>
                      <w:kern w:val="0"/>
                      <w14:ligatures w14:val="none"/>
                    </w:rPr>
                  </w:rPrChange>
                </w:rPr>
                <w:t>316</w:t>
              </w:r>
            </w:ins>
            <w:del w:id="708" w:author="Mohammad Nayeem Hasan" w:date="2025-01-24T00:29:00Z" w16du:dateUtc="2025-01-23T18:29:00Z">
              <w:r w:rsidRPr="00162383" w:rsidDel="00FE3A63">
                <w:rPr>
                  <w:rFonts w:ascii="Times New Roman" w:eastAsia="Times New Roman" w:hAnsi="Times New Roman" w:cs="Times New Roman"/>
                  <w:b/>
                  <w:bCs/>
                  <w:color w:val="000000"/>
                  <w:kern w:val="0"/>
                  <w:sz w:val="24"/>
                  <w:szCs w:val="24"/>
                  <w14:ligatures w14:val="none"/>
                  <w:rPrChange w:id="709" w:author="Mohammad Nayeem Hasan" w:date="2025-01-24T00:30:00Z" w16du:dateUtc="2025-01-23T18:30:00Z">
                    <w:rPr>
                      <w:rFonts w:ascii="Times New Roman" w:eastAsia="Times New Roman" w:hAnsi="Times New Roman" w:cs="Times New Roman"/>
                      <w:b/>
                      <w:bCs/>
                      <w:color w:val="000000"/>
                      <w:kern w:val="0"/>
                      <w14:ligatures w14:val="none"/>
                    </w:rPr>
                  </w:rPrChange>
                </w:rPr>
                <w:delText>8</w:delText>
              </w:r>
            </w:del>
            <w:ins w:id="710" w:author="Md Asaduzzaman" w:date="2025-01-05T16:44:00Z" w16du:dateUtc="2025-01-05T16:44:00Z">
              <w:del w:id="711" w:author="Mohammad Nayeem Hasan" w:date="2025-01-24T00:29:00Z" w16du:dateUtc="2025-01-23T18:29:00Z">
                <w:r w:rsidRPr="00162383" w:rsidDel="00FE3A63">
                  <w:rPr>
                    <w:rFonts w:ascii="Times New Roman" w:eastAsia="Times New Roman" w:hAnsi="Times New Roman" w:cs="Times New Roman"/>
                    <w:b/>
                    <w:bCs/>
                    <w:color w:val="000000"/>
                    <w:kern w:val="0"/>
                    <w:sz w:val="24"/>
                    <w:szCs w:val="24"/>
                    <w14:ligatures w14:val="none"/>
                    <w:rPrChange w:id="712" w:author="Mohammad Nayeem Hasan" w:date="2025-01-24T00:30:00Z" w16du:dateUtc="2025-01-23T18:30:00Z">
                      <w:rPr>
                        <w:rFonts w:ascii="Times New Roman" w:eastAsia="Times New Roman" w:hAnsi="Times New Roman" w:cs="Times New Roman"/>
                        <w:b/>
                        <w:bCs/>
                        <w:color w:val="000000"/>
                        <w:kern w:val="0"/>
                        <w14:ligatures w14:val="none"/>
                      </w:rPr>
                    </w:rPrChange>
                  </w:rPr>
                  <w:delText>,</w:delText>
                </w:r>
              </w:del>
            </w:ins>
            <w:del w:id="713" w:author="Mohammad Nayeem Hasan" w:date="2025-01-24T00:29:00Z" w16du:dateUtc="2025-01-23T18:29:00Z">
              <w:r w:rsidRPr="00162383" w:rsidDel="00FE3A63">
                <w:rPr>
                  <w:rFonts w:ascii="Times New Roman" w:eastAsia="Times New Roman" w:hAnsi="Times New Roman" w:cs="Times New Roman"/>
                  <w:b/>
                  <w:bCs/>
                  <w:color w:val="000000"/>
                  <w:kern w:val="0"/>
                  <w:sz w:val="24"/>
                  <w:szCs w:val="24"/>
                  <w14:ligatures w14:val="none"/>
                  <w:rPrChange w:id="714" w:author="Mohammad Nayeem Hasan" w:date="2025-01-24T00:30:00Z" w16du:dateUtc="2025-01-23T18:30:00Z">
                    <w:rPr>
                      <w:rFonts w:ascii="Times New Roman" w:eastAsia="Times New Roman" w:hAnsi="Times New Roman" w:cs="Times New Roman"/>
                      <w:b/>
                      <w:bCs/>
                      <w:color w:val="000000"/>
                      <w:kern w:val="0"/>
                      <w14:ligatures w14:val="none"/>
                    </w:rPr>
                  </w:rPrChange>
                </w:rPr>
                <w:delText>605</w:delText>
              </w:r>
            </w:del>
          </w:p>
        </w:tc>
        <w:tc>
          <w:tcPr>
            <w:tcW w:w="1091" w:type="pct"/>
            <w:noWrap/>
            <w:hideMark/>
            <w:tcPrChange w:id="715" w:author="Mohammad Nayeem Hasan" w:date="2025-01-24T00:32:00Z" w16du:dateUtc="2025-01-23T18:32:00Z">
              <w:tcPr>
                <w:tcW w:w="1150" w:type="pct"/>
                <w:noWrap/>
                <w:hideMark/>
              </w:tcPr>
            </w:tcPrChange>
          </w:tcPr>
          <w:p w14:paraId="1DB259CA" w14:textId="422D86BF" w:rsidR="00B27639" w:rsidRPr="00162383" w:rsidRDefault="00B27639" w:rsidP="00B22058">
            <w:pPr>
              <w:rPr>
                <w:rFonts w:ascii="Times New Roman" w:hAnsi="Times New Roman" w:cs="Times New Roman"/>
                <w:b/>
                <w:bCs/>
                <w:color w:val="000000"/>
                <w:sz w:val="24"/>
                <w:szCs w:val="24"/>
                <w:rPrChange w:id="716" w:author="Mohammad Nayeem Hasan" w:date="2025-01-24T00:30:00Z" w16du:dateUtc="2025-01-23T18:30:00Z">
                  <w:rPr>
                    <w:rFonts w:ascii="Times New Roman" w:eastAsia="Times New Roman" w:hAnsi="Times New Roman" w:cs="Times New Roman"/>
                    <w:b/>
                    <w:bCs/>
                    <w:color w:val="000000"/>
                    <w:kern w:val="0"/>
                    <w14:ligatures w14:val="none"/>
                  </w:rPr>
                </w:rPrChange>
              </w:rPr>
              <w:pPrChange w:id="717" w:author="Mohammad Nayeem Hasan" w:date="2025-01-24T00:32:00Z" w16du:dateUtc="2025-01-23T18:32:00Z">
                <w:pPr>
                  <w:jc w:val="right"/>
                </w:pPr>
              </w:pPrChange>
            </w:pPr>
            <w:ins w:id="718" w:author="Mohammad Nayeem Hasan" w:date="2025-01-24T00:29:00Z" w16du:dateUtc="2025-01-23T18:29:00Z">
              <w:r w:rsidRPr="00162383">
                <w:rPr>
                  <w:rFonts w:ascii="Times New Roman" w:hAnsi="Times New Roman" w:cs="Times New Roman"/>
                  <w:b/>
                  <w:bCs/>
                  <w:color w:val="000000"/>
                  <w:sz w:val="24"/>
                  <w:szCs w:val="24"/>
                  <w:rPrChange w:id="719" w:author="Mohammad Nayeem Hasan" w:date="2025-01-24T00:30:00Z" w16du:dateUtc="2025-01-23T18:30:00Z">
                    <w:rPr>
                      <w:rFonts w:ascii="Calibri" w:hAnsi="Calibri" w:cs="Calibri"/>
                      <w:b/>
                      <w:bCs/>
                      <w:color w:val="000000"/>
                    </w:rPr>
                  </w:rPrChange>
                </w:rPr>
                <w:t>568</w:t>
              </w:r>
            </w:ins>
            <w:ins w:id="720" w:author="Mohammad Nayeem Hasan" w:date="2025-01-24T00:31:00Z" w16du:dateUtc="2025-01-23T18:31:00Z">
              <w:r w:rsidR="00162383">
                <w:rPr>
                  <w:rFonts w:ascii="Times New Roman" w:hAnsi="Times New Roman" w:cs="Times New Roman"/>
                  <w:b/>
                  <w:bCs/>
                  <w:color w:val="000000"/>
                  <w:sz w:val="24"/>
                  <w:szCs w:val="24"/>
                </w:rPr>
                <w:t>,</w:t>
              </w:r>
            </w:ins>
            <w:ins w:id="721" w:author="Mohammad Nayeem Hasan" w:date="2025-01-24T00:29:00Z" w16du:dateUtc="2025-01-23T18:29:00Z">
              <w:r w:rsidRPr="00162383">
                <w:rPr>
                  <w:rFonts w:ascii="Times New Roman" w:hAnsi="Times New Roman" w:cs="Times New Roman"/>
                  <w:b/>
                  <w:bCs/>
                  <w:color w:val="000000"/>
                  <w:sz w:val="24"/>
                  <w:szCs w:val="24"/>
                  <w:rPrChange w:id="722" w:author="Mohammad Nayeem Hasan" w:date="2025-01-24T00:30:00Z" w16du:dateUtc="2025-01-23T18:30:00Z">
                    <w:rPr>
                      <w:rFonts w:ascii="Calibri" w:hAnsi="Calibri" w:cs="Calibri"/>
                      <w:b/>
                      <w:bCs/>
                      <w:color w:val="000000"/>
                    </w:rPr>
                  </w:rPrChange>
                </w:rPr>
                <w:t>157.79</w:t>
              </w:r>
            </w:ins>
            <w:del w:id="723" w:author="Mohammad Nayeem Hasan" w:date="2025-01-24T00:29:00Z" w16du:dateUtc="2025-01-23T18:29:00Z">
              <w:r w:rsidRPr="00162383" w:rsidDel="00B27639">
                <w:rPr>
                  <w:rFonts w:ascii="Times New Roman" w:eastAsia="Times New Roman" w:hAnsi="Times New Roman" w:cs="Times New Roman"/>
                  <w:b/>
                  <w:bCs/>
                  <w:color w:val="000000"/>
                  <w:kern w:val="0"/>
                  <w:sz w:val="24"/>
                  <w:szCs w:val="24"/>
                  <w14:ligatures w14:val="none"/>
                  <w:rPrChange w:id="724" w:author="Mohammad Nayeem Hasan" w:date="2025-01-24T00:30:00Z" w16du:dateUtc="2025-01-23T18:30:00Z">
                    <w:rPr>
                      <w:rFonts w:ascii="Times New Roman" w:eastAsia="Times New Roman" w:hAnsi="Times New Roman" w:cs="Times New Roman"/>
                      <w:b/>
                      <w:bCs/>
                      <w:color w:val="000000"/>
                      <w:kern w:val="0"/>
                      <w14:ligatures w14:val="none"/>
                    </w:rPr>
                  </w:rPrChange>
                </w:rPr>
                <w:delText>465</w:delText>
              </w:r>
            </w:del>
            <w:ins w:id="725" w:author="Md Asaduzzaman" w:date="2025-01-05T16:44:00Z" w16du:dateUtc="2025-01-05T16:44:00Z">
              <w:del w:id="726" w:author="Mohammad Nayeem Hasan" w:date="2025-01-24T00:29:00Z" w16du:dateUtc="2025-01-23T18:29:00Z">
                <w:r w:rsidRPr="00162383" w:rsidDel="00B27639">
                  <w:rPr>
                    <w:rFonts w:ascii="Times New Roman" w:eastAsia="Times New Roman" w:hAnsi="Times New Roman" w:cs="Times New Roman"/>
                    <w:b/>
                    <w:bCs/>
                    <w:color w:val="000000"/>
                    <w:kern w:val="0"/>
                    <w:sz w:val="24"/>
                    <w:szCs w:val="24"/>
                    <w14:ligatures w14:val="none"/>
                    <w:rPrChange w:id="727" w:author="Mohammad Nayeem Hasan" w:date="2025-01-24T00:30:00Z" w16du:dateUtc="2025-01-23T18:30:00Z">
                      <w:rPr>
                        <w:rFonts w:ascii="Times New Roman" w:eastAsia="Times New Roman" w:hAnsi="Times New Roman" w:cs="Times New Roman"/>
                        <w:b/>
                        <w:bCs/>
                        <w:color w:val="000000"/>
                        <w:kern w:val="0"/>
                        <w14:ligatures w14:val="none"/>
                      </w:rPr>
                    </w:rPrChange>
                  </w:rPr>
                  <w:delText>,</w:delText>
                </w:r>
              </w:del>
            </w:ins>
            <w:del w:id="728" w:author="Mohammad Nayeem Hasan" w:date="2025-01-24T00:29:00Z" w16du:dateUtc="2025-01-23T18:29:00Z">
              <w:r w:rsidRPr="00162383" w:rsidDel="00B27639">
                <w:rPr>
                  <w:rFonts w:ascii="Times New Roman" w:eastAsia="Times New Roman" w:hAnsi="Times New Roman" w:cs="Times New Roman"/>
                  <w:b/>
                  <w:bCs/>
                  <w:color w:val="000000"/>
                  <w:kern w:val="0"/>
                  <w:sz w:val="24"/>
                  <w:szCs w:val="24"/>
                  <w14:ligatures w14:val="none"/>
                  <w:rPrChange w:id="729" w:author="Mohammad Nayeem Hasan" w:date="2025-01-24T00:30:00Z" w16du:dateUtc="2025-01-23T18:30:00Z">
                    <w:rPr>
                      <w:rFonts w:ascii="Times New Roman" w:eastAsia="Times New Roman" w:hAnsi="Times New Roman" w:cs="Times New Roman"/>
                      <w:b/>
                      <w:bCs/>
                      <w:color w:val="000000"/>
                      <w:kern w:val="0"/>
                      <w14:ligatures w14:val="none"/>
                    </w:rPr>
                  </w:rPrChange>
                </w:rPr>
                <w:delText>548.55</w:delText>
              </w:r>
            </w:del>
            <w:del w:id="730" w:author="Md Asaduzzaman" w:date="2025-01-05T16:44:00Z" w16du:dateUtc="2025-01-05T16:44:00Z">
              <w:r w:rsidRPr="00162383" w:rsidDel="008F7FA8">
                <w:rPr>
                  <w:rFonts w:ascii="Times New Roman" w:eastAsia="Times New Roman" w:hAnsi="Times New Roman" w:cs="Times New Roman"/>
                  <w:b/>
                  <w:bCs/>
                  <w:color w:val="000000"/>
                  <w:kern w:val="0"/>
                  <w:sz w:val="24"/>
                  <w:szCs w:val="24"/>
                  <w14:ligatures w14:val="none"/>
                  <w:rPrChange w:id="731" w:author="Mohammad Nayeem Hasan" w:date="2025-01-24T00:30:00Z" w16du:dateUtc="2025-01-23T18:30:00Z">
                    <w:rPr>
                      <w:rFonts w:ascii="Times New Roman" w:eastAsia="Times New Roman" w:hAnsi="Times New Roman" w:cs="Times New Roman"/>
                      <w:b/>
                      <w:bCs/>
                      <w:color w:val="000000"/>
                      <w:kern w:val="0"/>
                      <w14:ligatures w14:val="none"/>
                    </w:rPr>
                  </w:rPrChange>
                </w:rPr>
                <w:delText>12</w:delText>
              </w:r>
            </w:del>
          </w:p>
        </w:tc>
        <w:tc>
          <w:tcPr>
            <w:tcW w:w="945" w:type="pct"/>
            <w:noWrap/>
            <w:hideMark/>
            <w:tcPrChange w:id="732" w:author="Mohammad Nayeem Hasan" w:date="2025-01-24T00:32:00Z" w16du:dateUtc="2025-01-23T18:32:00Z">
              <w:tcPr>
                <w:tcW w:w="1017" w:type="pct"/>
                <w:noWrap/>
                <w:hideMark/>
              </w:tcPr>
            </w:tcPrChange>
          </w:tcPr>
          <w:p w14:paraId="5E2B53ED" w14:textId="5AFCFBA3" w:rsidR="00B27639" w:rsidRPr="00162383" w:rsidRDefault="00B27639" w:rsidP="00B22058">
            <w:pPr>
              <w:rPr>
                <w:rFonts w:ascii="Times New Roman" w:hAnsi="Times New Roman" w:cs="Times New Roman"/>
                <w:b/>
                <w:bCs/>
                <w:color w:val="000000"/>
                <w:sz w:val="24"/>
                <w:szCs w:val="24"/>
                <w:rPrChange w:id="733" w:author="Mohammad Nayeem Hasan" w:date="2025-01-24T00:30:00Z" w16du:dateUtc="2025-01-23T18:30:00Z">
                  <w:rPr>
                    <w:rFonts w:ascii="Times New Roman" w:eastAsia="Times New Roman" w:hAnsi="Times New Roman" w:cs="Times New Roman"/>
                    <w:b/>
                    <w:bCs/>
                    <w:color w:val="000000"/>
                    <w:kern w:val="0"/>
                    <w14:ligatures w14:val="none"/>
                  </w:rPr>
                </w:rPrChange>
              </w:rPr>
              <w:pPrChange w:id="734" w:author="Mohammad Nayeem Hasan" w:date="2025-01-24T00:32:00Z" w16du:dateUtc="2025-01-23T18:32:00Z">
                <w:pPr>
                  <w:jc w:val="right"/>
                </w:pPr>
              </w:pPrChange>
            </w:pPr>
            <w:ins w:id="735" w:author="Mohammad Nayeem Hasan" w:date="2025-01-24T00:30:00Z" w16du:dateUtc="2025-01-23T18:30:00Z">
              <w:r w:rsidRPr="00162383">
                <w:rPr>
                  <w:rFonts w:ascii="Times New Roman" w:hAnsi="Times New Roman" w:cs="Times New Roman"/>
                  <w:b/>
                  <w:bCs/>
                  <w:color w:val="000000"/>
                  <w:sz w:val="24"/>
                  <w:szCs w:val="24"/>
                  <w:rPrChange w:id="736" w:author="Mohammad Nayeem Hasan" w:date="2025-01-24T00:30:00Z" w16du:dateUtc="2025-01-23T18:30:00Z">
                    <w:rPr>
                      <w:rFonts w:ascii="Calibri" w:hAnsi="Calibri" w:cs="Calibri"/>
                      <w:b/>
                      <w:bCs/>
                      <w:color w:val="000000"/>
                    </w:rPr>
                  </w:rPrChange>
                </w:rPr>
                <w:t>210.33</w:t>
              </w:r>
            </w:ins>
            <w:del w:id="737" w:author="Mohammad Nayeem Hasan" w:date="2025-01-24T00:30:00Z" w16du:dateUtc="2025-01-23T18:30:00Z">
              <w:r w:rsidRPr="00162383" w:rsidDel="00B27639">
                <w:rPr>
                  <w:rFonts w:ascii="Times New Roman" w:eastAsia="Times New Roman" w:hAnsi="Times New Roman" w:cs="Times New Roman"/>
                  <w:b/>
                  <w:bCs/>
                  <w:color w:val="000000"/>
                  <w:kern w:val="0"/>
                  <w:sz w:val="24"/>
                  <w:szCs w:val="24"/>
                  <w14:ligatures w14:val="none"/>
                  <w:rPrChange w:id="738" w:author="Mohammad Nayeem Hasan" w:date="2025-01-24T00:30:00Z" w16du:dateUtc="2025-01-23T18:30:00Z">
                    <w:rPr>
                      <w:rFonts w:ascii="Times New Roman" w:eastAsia="Times New Roman" w:hAnsi="Times New Roman" w:cs="Times New Roman"/>
                      <w:b/>
                      <w:bCs/>
                      <w:color w:val="000000"/>
                      <w:kern w:val="0"/>
                      <w14:ligatures w14:val="none"/>
                    </w:rPr>
                  </w:rPrChange>
                </w:rPr>
                <w:delText>214.5</w:delText>
              </w:r>
            </w:del>
            <w:ins w:id="739" w:author="Md Asaduzzaman" w:date="2025-01-05T16:44:00Z" w16du:dateUtc="2025-01-05T16:44:00Z">
              <w:del w:id="740" w:author="Mohammad Nayeem Hasan" w:date="2025-01-24T00:30:00Z" w16du:dateUtc="2025-01-23T18:30:00Z">
                <w:r w:rsidRPr="00162383" w:rsidDel="00B27639">
                  <w:rPr>
                    <w:rFonts w:ascii="Times New Roman" w:eastAsia="Times New Roman" w:hAnsi="Times New Roman" w:cs="Times New Roman"/>
                    <w:b/>
                    <w:bCs/>
                    <w:color w:val="000000"/>
                    <w:kern w:val="0"/>
                    <w:sz w:val="24"/>
                    <w:szCs w:val="24"/>
                    <w14:ligatures w14:val="none"/>
                    <w:rPrChange w:id="741" w:author="Mohammad Nayeem Hasan" w:date="2025-01-24T00:30:00Z" w16du:dateUtc="2025-01-23T18:30:00Z">
                      <w:rPr>
                        <w:rFonts w:ascii="Times New Roman" w:eastAsia="Times New Roman" w:hAnsi="Times New Roman" w:cs="Times New Roman"/>
                        <w:b/>
                        <w:bCs/>
                        <w:color w:val="000000"/>
                        <w:kern w:val="0"/>
                        <w14:ligatures w14:val="none"/>
                      </w:rPr>
                    </w:rPrChange>
                  </w:rPr>
                  <w:delText>7</w:delText>
                </w:r>
              </w:del>
            </w:ins>
            <w:del w:id="742" w:author="Mohammad Nayeem Hasan" w:date="2025-01-24T00:30:00Z" w16du:dateUtc="2025-01-23T18:30:00Z">
              <w:r w:rsidRPr="00162383" w:rsidDel="00B27639">
                <w:rPr>
                  <w:rFonts w:ascii="Times New Roman" w:eastAsia="Times New Roman" w:hAnsi="Times New Roman" w:cs="Times New Roman"/>
                  <w:b/>
                  <w:bCs/>
                  <w:color w:val="000000"/>
                  <w:kern w:val="0"/>
                  <w:sz w:val="24"/>
                  <w:szCs w:val="24"/>
                  <w14:ligatures w14:val="none"/>
                  <w:rPrChange w:id="743" w:author="Mohammad Nayeem Hasan" w:date="2025-01-24T00:30:00Z" w16du:dateUtc="2025-01-23T18:30:00Z">
                    <w:rPr>
                      <w:rFonts w:ascii="Times New Roman" w:eastAsia="Times New Roman" w:hAnsi="Times New Roman" w:cs="Times New Roman"/>
                      <w:b/>
                      <w:bCs/>
                      <w:color w:val="000000"/>
                      <w:kern w:val="0"/>
                      <w14:ligatures w14:val="none"/>
                    </w:rPr>
                  </w:rPrChange>
                </w:rPr>
                <w:delText>653014</w:delText>
              </w:r>
            </w:del>
          </w:p>
        </w:tc>
        <w:tc>
          <w:tcPr>
            <w:tcW w:w="712" w:type="pct"/>
            <w:noWrap/>
            <w:hideMark/>
            <w:tcPrChange w:id="744" w:author="Mohammad Nayeem Hasan" w:date="2025-01-24T00:32:00Z" w16du:dateUtc="2025-01-23T18:32:00Z">
              <w:tcPr>
                <w:tcW w:w="500" w:type="pct"/>
                <w:noWrap/>
                <w:vAlign w:val="bottom"/>
                <w:hideMark/>
              </w:tcPr>
            </w:tcPrChange>
          </w:tcPr>
          <w:p w14:paraId="3F3F981E" w14:textId="469776DB" w:rsidR="00B27639" w:rsidRPr="00162383" w:rsidRDefault="00B27639" w:rsidP="00B22058">
            <w:pPr>
              <w:rPr>
                <w:rFonts w:ascii="Times New Roman" w:eastAsia="Times New Roman" w:hAnsi="Times New Roman" w:cs="Times New Roman"/>
                <w:b/>
                <w:bCs/>
                <w:color w:val="000000"/>
                <w:kern w:val="0"/>
                <w:sz w:val="24"/>
                <w:szCs w:val="24"/>
                <w14:ligatures w14:val="none"/>
                <w:rPrChange w:id="745" w:author="Mohammad Nayeem Hasan" w:date="2025-01-24T00:30:00Z" w16du:dateUtc="2025-01-23T18:30:00Z">
                  <w:rPr>
                    <w:rFonts w:ascii="Times New Roman" w:eastAsia="Times New Roman" w:hAnsi="Times New Roman" w:cs="Times New Roman"/>
                    <w:b/>
                    <w:bCs/>
                    <w:color w:val="000000"/>
                    <w:kern w:val="0"/>
                    <w14:ligatures w14:val="none"/>
                  </w:rPr>
                </w:rPrChange>
              </w:rPr>
              <w:pPrChange w:id="746" w:author="Mohammad Nayeem Hasan" w:date="2025-01-24T00:32:00Z" w16du:dateUtc="2025-01-23T18:32:00Z">
                <w:pPr>
                  <w:jc w:val="right"/>
                </w:pPr>
              </w:pPrChange>
            </w:pPr>
            <w:ins w:id="747" w:author="Mohammad Nayeem Hasan" w:date="2025-01-24T00:30:00Z" w16du:dateUtc="2025-01-23T18:30:00Z">
              <w:r w:rsidRPr="00162383">
                <w:rPr>
                  <w:rFonts w:ascii="Times New Roman" w:hAnsi="Times New Roman" w:cs="Times New Roman"/>
                  <w:color w:val="000000"/>
                  <w:sz w:val="24"/>
                  <w:szCs w:val="24"/>
                  <w:rPrChange w:id="748" w:author="Mohammad Nayeem Hasan" w:date="2025-01-24T00:30:00Z" w16du:dateUtc="2025-01-23T18:30:00Z">
                    <w:rPr>
                      <w:rFonts w:ascii="Calibri" w:hAnsi="Calibri" w:cs="Calibri"/>
                      <w:color w:val="000000"/>
                    </w:rPr>
                  </w:rPrChange>
                </w:rPr>
                <w:t>0.07</w:t>
              </w:r>
            </w:ins>
            <w:del w:id="749" w:author="Mohammad Nayeem Hasan" w:date="2025-01-24T00:30:00Z" w16du:dateUtc="2025-01-23T18:30:00Z">
              <w:r w:rsidRPr="00162383" w:rsidDel="007C2D5F">
                <w:rPr>
                  <w:rFonts w:ascii="Times New Roman" w:eastAsia="Times New Roman" w:hAnsi="Times New Roman" w:cs="Times New Roman"/>
                  <w:b/>
                  <w:bCs/>
                  <w:color w:val="000000"/>
                  <w:kern w:val="0"/>
                  <w:sz w:val="24"/>
                  <w:szCs w:val="24"/>
                  <w14:ligatures w14:val="none"/>
                  <w:rPrChange w:id="750" w:author="Mohammad Nayeem Hasan" w:date="2025-01-24T00:30:00Z" w16du:dateUtc="2025-01-23T18:30:00Z">
                    <w:rPr>
                      <w:rFonts w:ascii="Times New Roman" w:eastAsia="Times New Roman" w:hAnsi="Times New Roman" w:cs="Times New Roman"/>
                      <w:b/>
                      <w:bCs/>
                      <w:color w:val="000000"/>
                      <w:kern w:val="0"/>
                      <w14:ligatures w14:val="none"/>
                    </w:rPr>
                  </w:rPrChange>
                </w:rPr>
                <w:delText>0.87</w:delText>
              </w:r>
            </w:del>
          </w:p>
        </w:tc>
      </w:tr>
    </w:tbl>
    <w:p w14:paraId="3E378AAB" w14:textId="77777777" w:rsidR="0049437D" w:rsidRPr="00FA5849" w:rsidRDefault="0049437D" w:rsidP="008864CF">
      <w:pPr>
        <w:rPr>
          <w:rFonts w:ascii="Times New Roman" w:hAnsi="Times New Roman" w:cs="Times New Roman"/>
        </w:rPr>
      </w:pPr>
    </w:p>
    <w:p w14:paraId="61A1C826" w14:textId="77777777" w:rsidR="005C5E8A" w:rsidRPr="00FA5849" w:rsidRDefault="005C5E8A" w:rsidP="006218CC">
      <w:pPr>
        <w:rPr>
          <w:rFonts w:ascii="Times New Roman" w:hAnsi="Times New Roman" w:cs="Times New Roman"/>
        </w:rPr>
      </w:pPr>
    </w:p>
    <w:p w14:paraId="648BB0BB" w14:textId="7EC722B1" w:rsidR="00742D8B" w:rsidRPr="00FA5849" w:rsidRDefault="00522DAF" w:rsidP="008864CF">
      <w:pPr>
        <w:rPr>
          <w:rFonts w:ascii="Times New Roman" w:hAnsi="Times New Roman" w:cs="Times New Roman"/>
          <w:b/>
          <w:bCs/>
        </w:rPr>
      </w:pPr>
      <w:r w:rsidRPr="00FA5849">
        <w:rPr>
          <w:rFonts w:ascii="Times New Roman" w:hAnsi="Times New Roman" w:cs="Times New Roman"/>
        </w:rPr>
        <w:t>In the</w:t>
      </w:r>
      <w:r w:rsidR="007449F0" w:rsidRPr="00FA5849">
        <w:rPr>
          <w:rFonts w:ascii="Times New Roman" w:hAnsi="Times New Roman" w:cs="Times New Roman"/>
        </w:rPr>
        <w:t xml:space="preserve"> </w:t>
      </w:r>
      <w:r w:rsidR="0028323C" w:rsidRPr="00FA5849">
        <w:rPr>
          <w:rFonts w:ascii="Times New Roman" w:hAnsi="Times New Roman" w:cs="Times New Roman"/>
        </w:rPr>
        <w:t xml:space="preserve">Generalized </w:t>
      </w:r>
      <w:r w:rsidR="0028323C" w:rsidRPr="00FA5849">
        <w:rPr>
          <w:rFonts w:ascii="Times New Roman" w:hAnsi="Times New Roman" w:cs="Times New Roman"/>
          <w:highlight w:val="yellow"/>
        </w:rPr>
        <w:t>linear</w:t>
      </w:r>
      <w:r w:rsidRPr="00FA5849">
        <w:rPr>
          <w:rFonts w:ascii="Times New Roman" w:hAnsi="Times New Roman" w:cs="Times New Roman"/>
          <w:highlight w:val="yellow"/>
          <w:rPrChange w:id="751" w:author="Md Asaduzzaman" w:date="2025-01-05T16:45:00Z" w16du:dateUtc="2025-01-05T16:45:00Z">
            <w:rPr/>
          </w:rPrChange>
        </w:rPr>
        <w:t xml:space="preserve"> regression</w:t>
      </w:r>
      <w:r w:rsidRPr="00FA5849">
        <w:rPr>
          <w:rFonts w:ascii="Times New Roman" w:hAnsi="Times New Roman" w:cs="Times New Roman"/>
        </w:rPr>
        <w:t>, we identified association</w:t>
      </w:r>
      <w:r w:rsidR="006974F2" w:rsidRPr="00FA5849">
        <w:rPr>
          <w:rFonts w:ascii="Times New Roman" w:hAnsi="Times New Roman" w:cs="Times New Roman"/>
        </w:rPr>
        <w:t>s</w:t>
      </w:r>
      <w:r w:rsidRPr="00FA5849">
        <w:rPr>
          <w:rFonts w:ascii="Times New Roman" w:hAnsi="Times New Roman" w:cs="Times New Roman"/>
        </w:rPr>
        <w:t xml:space="preserve"> of several factors for </w:t>
      </w:r>
      <w:r w:rsidR="00C430AF" w:rsidRPr="00FA5849">
        <w:rPr>
          <w:rFonts w:ascii="Times New Roman" w:hAnsi="Times New Roman" w:cs="Times New Roman"/>
        </w:rPr>
        <w:t xml:space="preserve">the </w:t>
      </w:r>
      <w:r w:rsidRPr="00FA5849">
        <w:rPr>
          <w:rFonts w:ascii="Times New Roman" w:hAnsi="Times New Roman" w:cs="Times New Roman"/>
        </w:rPr>
        <w:t>increased</w:t>
      </w:r>
      <w:ins w:id="752" w:author="Mohammad Nayeem Hasan" w:date="2025-01-24T01:14:00Z" w16du:dateUtc="2025-01-23T19:14:00Z">
        <w:r w:rsidR="002F4DD6">
          <w:rPr>
            <w:rFonts w:ascii="Times New Roman" w:hAnsi="Times New Roman" w:cs="Times New Roman"/>
          </w:rPr>
          <w:t xml:space="preserve"> case and</w:t>
        </w:r>
      </w:ins>
      <w:r w:rsidRPr="00FA5849">
        <w:rPr>
          <w:rFonts w:ascii="Times New Roman" w:hAnsi="Times New Roman" w:cs="Times New Roman"/>
        </w:rPr>
        <w:t xml:space="preserve"> </w:t>
      </w:r>
      <w:r w:rsidR="006974F2" w:rsidRPr="00FA5849">
        <w:rPr>
          <w:rFonts w:ascii="Times New Roman" w:hAnsi="Times New Roman" w:cs="Times New Roman"/>
        </w:rPr>
        <w:t xml:space="preserve">death rate for dengue.  </w:t>
      </w:r>
      <w:r w:rsidR="006218CC" w:rsidRPr="00FA5849">
        <w:rPr>
          <w:rFonts w:ascii="Times New Roman" w:hAnsi="Times New Roman" w:cs="Times New Roman"/>
        </w:rPr>
        <w:t>The proportion of the urban population</w:t>
      </w:r>
      <w:r w:rsidR="00C430AF" w:rsidRPr="00FA5849">
        <w:rPr>
          <w:rFonts w:ascii="Times New Roman" w:hAnsi="Times New Roman" w:cs="Times New Roman"/>
        </w:rPr>
        <w:t xml:space="preserve"> (</w:t>
      </w:r>
      <w:r w:rsidR="00C430AF" w:rsidRPr="002524E6">
        <w:rPr>
          <w:rFonts w:ascii="Times New Roman" w:hAnsi="Times New Roman" w:cs="Times New Roman"/>
          <w:highlight w:val="yellow"/>
          <w:rPrChange w:id="753" w:author="Mohammad Nayeem Hasan" w:date="2025-01-24T01:16:00Z" w16du:dateUtc="2025-01-23T19:16:00Z">
            <w:rPr>
              <w:rFonts w:ascii="Times New Roman" w:hAnsi="Times New Roman" w:cs="Times New Roman"/>
            </w:rPr>
          </w:rPrChange>
        </w:rPr>
        <w:t xml:space="preserve">IRR: 1.01, 95% CI: </w:t>
      </w:r>
      <w:ins w:id="754" w:author="Mohammad Nayeem Hasan" w:date="2025-01-24T01:15:00Z" w16du:dateUtc="2025-01-23T19:15:00Z">
        <w:r w:rsidR="002F4DD6" w:rsidRPr="002524E6">
          <w:rPr>
            <w:rFonts w:ascii="Times New Roman" w:hAnsi="Times New Roman" w:cs="Times New Roman"/>
            <w:highlight w:val="yellow"/>
            <w:rPrChange w:id="755" w:author="Mohammad Nayeem Hasan" w:date="2025-01-24T01:16:00Z" w16du:dateUtc="2025-01-23T19:16:00Z">
              <w:rPr>
                <w:rFonts w:ascii="Times New Roman" w:hAnsi="Times New Roman" w:cs="Times New Roman"/>
              </w:rPr>
            </w:rPrChange>
          </w:rPr>
          <w:t>0.98</w:t>
        </w:r>
      </w:ins>
      <w:del w:id="756" w:author="Mohammad Nayeem Hasan" w:date="2025-01-24T01:15:00Z" w16du:dateUtc="2025-01-23T19:15:00Z">
        <w:r w:rsidR="00C430AF" w:rsidRPr="002524E6" w:rsidDel="002F4DD6">
          <w:rPr>
            <w:rFonts w:ascii="Times New Roman" w:hAnsi="Times New Roman" w:cs="Times New Roman"/>
            <w:highlight w:val="yellow"/>
            <w:rPrChange w:id="757" w:author="Mohammad Nayeem Hasan" w:date="2025-01-24T01:16:00Z" w16du:dateUtc="2025-01-23T19:16:00Z">
              <w:rPr>
                <w:rFonts w:ascii="Times New Roman" w:hAnsi="Times New Roman" w:cs="Times New Roman"/>
              </w:rPr>
            </w:rPrChange>
          </w:rPr>
          <w:delText>1.01</w:delText>
        </w:r>
      </w:del>
      <w:r w:rsidR="00C430AF" w:rsidRPr="002524E6">
        <w:rPr>
          <w:rFonts w:ascii="Times New Roman" w:hAnsi="Times New Roman" w:cs="Times New Roman"/>
          <w:highlight w:val="yellow"/>
          <w:rPrChange w:id="758" w:author="Mohammad Nayeem Hasan" w:date="2025-01-24T01:16:00Z" w16du:dateUtc="2025-01-23T19:16:00Z">
            <w:rPr>
              <w:rFonts w:ascii="Times New Roman" w:hAnsi="Times New Roman" w:cs="Times New Roman"/>
            </w:rPr>
          </w:rPrChange>
        </w:rPr>
        <w:t>–1.0</w:t>
      </w:r>
      <w:ins w:id="759" w:author="Mohammad Nayeem Hasan" w:date="2025-01-24T01:15:00Z" w16du:dateUtc="2025-01-23T19:15:00Z">
        <w:r w:rsidR="002F4DD6" w:rsidRPr="002524E6">
          <w:rPr>
            <w:rFonts w:ascii="Times New Roman" w:hAnsi="Times New Roman" w:cs="Times New Roman"/>
            <w:highlight w:val="yellow"/>
            <w:rPrChange w:id="760" w:author="Mohammad Nayeem Hasan" w:date="2025-01-24T01:16:00Z" w16du:dateUtc="2025-01-23T19:16:00Z">
              <w:rPr>
                <w:rFonts w:ascii="Times New Roman" w:hAnsi="Times New Roman" w:cs="Times New Roman"/>
              </w:rPr>
            </w:rPrChange>
          </w:rPr>
          <w:t>1</w:t>
        </w:r>
      </w:ins>
      <w:del w:id="761" w:author="Mohammad Nayeem Hasan" w:date="2025-01-24T01:15:00Z" w16du:dateUtc="2025-01-23T19:15:00Z">
        <w:r w:rsidR="00C430AF" w:rsidRPr="002524E6" w:rsidDel="002F4DD6">
          <w:rPr>
            <w:rFonts w:ascii="Times New Roman" w:hAnsi="Times New Roman" w:cs="Times New Roman"/>
            <w:highlight w:val="yellow"/>
            <w:rPrChange w:id="762" w:author="Mohammad Nayeem Hasan" w:date="2025-01-24T01:16:00Z" w16du:dateUtc="2025-01-23T19:16:00Z">
              <w:rPr>
                <w:rFonts w:ascii="Times New Roman" w:hAnsi="Times New Roman" w:cs="Times New Roman"/>
              </w:rPr>
            </w:rPrChange>
          </w:rPr>
          <w:delText>2</w:delText>
        </w:r>
      </w:del>
      <w:r w:rsidR="00C430AF" w:rsidRPr="002524E6">
        <w:rPr>
          <w:rFonts w:ascii="Times New Roman" w:hAnsi="Times New Roman" w:cs="Times New Roman"/>
          <w:highlight w:val="yellow"/>
          <w:rPrChange w:id="763" w:author="Mohammad Nayeem Hasan" w:date="2025-01-24T01:16:00Z" w16du:dateUtc="2025-01-23T19:16:00Z">
            <w:rPr>
              <w:rFonts w:ascii="Times New Roman" w:hAnsi="Times New Roman" w:cs="Times New Roman"/>
            </w:rPr>
          </w:rPrChange>
        </w:rPr>
        <w:t>, p = 0.</w:t>
      </w:r>
      <w:ins w:id="764" w:author="Mohammad Nayeem Hasan" w:date="2025-01-24T01:15:00Z" w16du:dateUtc="2025-01-23T19:15:00Z">
        <w:r w:rsidR="002F4DD6" w:rsidRPr="002524E6">
          <w:rPr>
            <w:rFonts w:ascii="Times New Roman" w:hAnsi="Times New Roman" w:cs="Times New Roman"/>
            <w:highlight w:val="yellow"/>
            <w:rPrChange w:id="765" w:author="Mohammad Nayeem Hasan" w:date="2025-01-24T01:16:00Z" w16du:dateUtc="2025-01-23T19:16:00Z">
              <w:rPr>
                <w:rFonts w:ascii="Times New Roman" w:hAnsi="Times New Roman" w:cs="Times New Roman"/>
              </w:rPr>
            </w:rPrChange>
          </w:rPr>
          <w:t>132</w:t>
        </w:r>
      </w:ins>
      <w:del w:id="766" w:author="Mohammad Nayeem Hasan" w:date="2025-01-24T01:15:00Z" w16du:dateUtc="2025-01-23T19:15:00Z">
        <w:r w:rsidR="00C430AF" w:rsidRPr="00FA5849" w:rsidDel="002F4DD6">
          <w:rPr>
            <w:rFonts w:ascii="Times New Roman" w:hAnsi="Times New Roman" w:cs="Times New Roman"/>
          </w:rPr>
          <w:delText>023</w:delText>
        </w:r>
      </w:del>
      <w:r w:rsidR="00C430AF" w:rsidRPr="00FA5849">
        <w:rPr>
          <w:rFonts w:ascii="Times New Roman" w:hAnsi="Times New Roman" w:cs="Times New Roman"/>
        </w:rPr>
        <w:t>)</w:t>
      </w:r>
      <w:r w:rsidR="006218CC" w:rsidRPr="00FA5849">
        <w:rPr>
          <w:rFonts w:ascii="Times New Roman" w:hAnsi="Times New Roman" w:cs="Times New Roman"/>
        </w:rPr>
        <w:t xml:space="preserve"> and Population density</w:t>
      </w:r>
      <w:r w:rsidR="00C430AF" w:rsidRPr="00FA5849">
        <w:rPr>
          <w:rFonts w:ascii="Times New Roman" w:hAnsi="Times New Roman" w:cs="Times New Roman"/>
        </w:rPr>
        <w:t xml:space="preserve"> (</w:t>
      </w:r>
      <w:r w:rsidR="00C430AF" w:rsidRPr="002524E6">
        <w:rPr>
          <w:rFonts w:ascii="Times New Roman" w:hAnsi="Times New Roman" w:cs="Times New Roman"/>
          <w:highlight w:val="yellow"/>
          <w:rPrChange w:id="767" w:author="Mohammad Nayeem Hasan" w:date="2025-01-24T01:16:00Z" w16du:dateUtc="2025-01-23T19:16:00Z">
            <w:rPr>
              <w:rFonts w:ascii="Times New Roman" w:hAnsi="Times New Roman" w:cs="Times New Roman"/>
            </w:rPr>
          </w:rPrChange>
        </w:rPr>
        <w:t xml:space="preserve">IRR: 1.01, 95% CI: </w:t>
      </w:r>
      <w:ins w:id="768" w:author="Mohammad Nayeem Hasan" w:date="2025-01-24T01:15:00Z" w16du:dateUtc="2025-01-23T19:15:00Z">
        <w:r w:rsidR="002F4DD6" w:rsidRPr="002524E6">
          <w:rPr>
            <w:rFonts w:ascii="Times New Roman" w:hAnsi="Times New Roman" w:cs="Times New Roman"/>
            <w:highlight w:val="yellow"/>
            <w:rPrChange w:id="769" w:author="Mohammad Nayeem Hasan" w:date="2025-01-24T01:16:00Z" w16du:dateUtc="2025-01-23T19:16:00Z">
              <w:rPr>
                <w:rFonts w:ascii="Times New Roman" w:hAnsi="Times New Roman" w:cs="Times New Roman"/>
              </w:rPr>
            </w:rPrChange>
          </w:rPr>
          <w:t>0.99</w:t>
        </w:r>
      </w:ins>
      <w:del w:id="770" w:author="Mohammad Nayeem Hasan" w:date="2025-01-24T01:15:00Z" w16du:dateUtc="2025-01-23T19:15:00Z">
        <w:r w:rsidR="00C430AF" w:rsidRPr="002524E6" w:rsidDel="002F4DD6">
          <w:rPr>
            <w:rFonts w:ascii="Times New Roman" w:hAnsi="Times New Roman" w:cs="Times New Roman"/>
            <w:highlight w:val="yellow"/>
            <w:rPrChange w:id="771" w:author="Mohammad Nayeem Hasan" w:date="2025-01-24T01:16:00Z" w16du:dateUtc="2025-01-23T19:16:00Z">
              <w:rPr>
                <w:rFonts w:ascii="Times New Roman" w:hAnsi="Times New Roman" w:cs="Times New Roman"/>
              </w:rPr>
            </w:rPrChange>
          </w:rPr>
          <w:delText>1.01</w:delText>
        </w:r>
      </w:del>
      <w:r w:rsidR="00C430AF" w:rsidRPr="002524E6">
        <w:rPr>
          <w:rFonts w:ascii="Times New Roman" w:hAnsi="Times New Roman" w:cs="Times New Roman"/>
          <w:highlight w:val="yellow"/>
          <w:rPrChange w:id="772" w:author="Mohammad Nayeem Hasan" w:date="2025-01-24T01:16:00Z" w16du:dateUtc="2025-01-23T19:16:00Z">
            <w:rPr>
              <w:rFonts w:ascii="Times New Roman" w:hAnsi="Times New Roman" w:cs="Times New Roman"/>
            </w:rPr>
          </w:rPrChange>
        </w:rPr>
        <w:t>–1.02, p = 0.0</w:t>
      </w:r>
      <w:ins w:id="773" w:author="Mohammad Nayeem Hasan" w:date="2025-01-24T01:15:00Z" w16du:dateUtc="2025-01-23T19:15:00Z">
        <w:r w:rsidR="002F4DD6" w:rsidRPr="002524E6">
          <w:rPr>
            <w:rFonts w:ascii="Times New Roman" w:hAnsi="Times New Roman" w:cs="Times New Roman"/>
            <w:highlight w:val="yellow"/>
            <w:rPrChange w:id="774" w:author="Mohammad Nayeem Hasan" w:date="2025-01-24T01:16:00Z" w16du:dateUtc="2025-01-23T19:16:00Z">
              <w:rPr>
                <w:rFonts w:ascii="Times New Roman" w:hAnsi="Times New Roman" w:cs="Times New Roman"/>
              </w:rPr>
            </w:rPrChange>
          </w:rPr>
          <w:t>98</w:t>
        </w:r>
      </w:ins>
      <w:del w:id="775" w:author="Mohammad Nayeem Hasan" w:date="2025-01-24T01:15:00Z" w16du:dateUtc="2025-01-23T19:15:00Z">
        <w:r w:rsidR="00C430AF" w:rsidRPr="00FA5849" w:rsidDel="002F4DD6">
          <w:rPr>
            <w:rFonts w:ascii="Times New Roman" w:hAnsi="Times New Roman" w:cs="Times New Roman"/>
          </w:rPr>
          <w:delText>07</w:delText>
        </w:r>
      </w:del>
      <w:r w:rsidR="00C430AF" w:rsidRPr="00FA5849">
        <w:rPr>
          <w:rFonts w:ascii="Times New Roman" w:hAnsi="Times New Roman" w:cs="Times New Roman"/>
        </w:rPr>
        <w:t>)</w:t>
      </w:r>
      <w:r w:rsidR="006218CC" w:rsidRPr="00FA5849">
        <w:rPr>
          <w:rFonts w:ascii="Times New Roman" w:hAnsi="Times New Roman" w:cs="Times New Roman"/>
        </w:rPr>
        <w:t xml:space="preserve"> demonstrated a significant association, indicating that urbanization and higher population density may contribute to higher dengue mortality</w:t>
      </w:r>
      <w:r w:rsidR="00C430AF" w:rsidRPr="00FA5849">
        <w:rPr>
          <w:rFonts w:ascii="Times New Roman" w:hAnsi="Times New Roman" w:cs="Times New Roman"/>
        </w:rPr>
        <w:t xml:space="preserve">. </w:t>
      </w:r>
      <w:r w:rsidR="006218CC" w:rsidRPr="00FA5849">
        <w:rPr>
          <w:rFonts w:ascii="Times New Roman" w:hAnsi="Times New Roman" w:cs="Times New Roman"/>
        </w:rPr>
        <w:t xml:space="preserve"> </w:t>
      </w:r>
      <w:r w:rsidR="00946217" w:rsidRPr="00FA5849">
        <w:rPr>
          <w:rFonts w:ascii="Times New Roman" w:hAnsi="Times New Roman" w:cs="Times New Roman"/>
        </w:rPr>
        <w:t>The high</w:t>
      </w:r>
      <w:r w:rsidR="00977542" w:rsidRPr="00FA5849">
        <w:rPr>
          <w:rFonts w:ascii="Times New Roman" w:hAnsi="Times New Roman" w:cs="Times New Roman"/>
        </w:rPr>
        <w:t xml:space="preserve"> a</w:t>
      </w:r>
      <w:r w:rsidR="006218CC" w:rsidRPr="00FA5849">
        <w:rPr>
          <w:rFonts w:ascii="Times New Roman" w:hAnsi="Times New Roman" w:cs="Times New Roman"/>
        </w:rPr>
        <w:t xml:space="preserve">verage temperature </w:t>
      </w:r>
      <w:r w:rsidR="00946217" w:rsidRPr="00FA5849">
        <w:rPr>
          <w:rFonts w:ascii="Times New Roman" w:hAnsi="Times New Roman" w:cs="Times New Roman"/>
        </w:rPr>
        <w:t xml:space="preserve">was also associated with high </w:t>
      </w:r>
      <w:r w:rsidR="006218CC" w:rsidRPr="00FA5849">
        <w:rPr>
          <w:rFonts w:ascii="Times New Roman" w:hAnsi="Times New Roman" w:cs="Times New Roman"/>
        </w:rPr>
        <w:t>dengue mortality (</w:t>
      </w:r>
      <w:r w:rsidR="006218CC" w:rsidRPr="002524E6">
        <w:rPr>
          <w:rFonts w:ascii="Times New Roman" w:hAnsi="Times New Roman" w:cs="Times New Roman"/>
          <w:highlight w:val="yellow"/>
          <w:rPrChange w:id="776" w:author="Mohammad Nayeem Hasan" w:date="2025-01-24T01:16:00Z" w16du:dateUtc="2025-01-23T19:16:00Z">
            <w:rPr>
              <w:rFonts w:ascii="Times New Roman" w:hAnsi="Times New Roman" w:cs="Times New Roman"/>
            </w:rPr>
          </w:rPrChange>
        </w:rPr>
        <w:t>IRR: 1.1</w:t>
      </w:r>
      <w:ins w:id="777" w:author="Mohammad Nayeem Hasan" w:date="2025-01-24T01:15:00Z" w16du:dateUtc="2025-01-23T19:15:00Z">
        <w:r w:rsidR="002F4DD6" w:rsidRPr="002524E6">
          <w:rPr>
            <w:rFonts w:ascii="Times New Roman" w:hAnsi="Times New Roman" w:cs="Times New Roman"/>
            <w:highlight w:val="yellow"/>
            <w:rPrChange w:id="778" w:author="Mohammad Nayeem Hasan" w:date="2025-01-24T01:16:00Z" w16du:dateUtc="2025-01-23T19:16:00Z">
              <w:rPr>
                <w:rFonts w:ascii="Times New Roman" w:hAnsi="Times New Roman" w:cs="Times New Roman"/>
              </w:rPr>
            </w:rPrChange>
          </w:rPr>
          <w:t>9</w:t>
        </w:r>
      </w:ins>
      <w:del w:id="779" w:author="Mohammad Nayeem Hasan" w:date="2025-01-24T01:15:00Z" w16du:dateUtc="2025-01-23T19:15:00Z">
        <w:r w:rsidR="006218CC" w:rsidRPr="002524E6" w:rsidDel="002F4DD6">
          <w:rPr>
            <w:rFonts w:ascii="Times New Roman" w:hAnsi="Times New Roman" w:cs="Times New Roman"/>
            <w:highlight w:val="yellow"/>
            <w:rPrChange w:id="780" w:author="Mohammad Nayeem Hasan" w:date="2025-01-24T01:16:00Z" w16du:dateUtc="2025-01-23T19:16:00Z">
              <w:rPr>
                <w:rFonts w:ascii="Times New Roman" w:hAnsi="Times New Roman" w:cs="Times New Roman"/>
              </w:rPr>
            </w:rPrChange>
          </w:rPr>
          <w:delText>4</w:delText>
        </w:r>
      </w:del>
      <w:r w:rsidR="006218CC" w:rsidRPr="002524E6">
        <w:rPr>
          <w:rFonts w:ascii="Times New Roman" w:hAnsi="Times New Roman" w:cs="Times New Roman"/>
          <w:highlight w:val="yellow"/>
          <w:rPrChange w:id="781" w:author="Mohammad Nayeem Hasan" w:date="2025-01-24T01:16:00Z" w16du:dateUtc="2025-01-23T19:16:00Z">
            <w:rPr>
              <w:rFonts w:ascii="Times New Roman" w:hAnsi="Times New Roman" w:cs="Times New Roman"/>
            </w:rPr>
          </w:rPrChange>
        </w:rPr>
        <w:t>, 95% CI: 1.1</w:t>
      </w:r>
      <w:ins w:id="782" w:author="Mohammad Nayeem Hasan" w:date="2025-01-24T01:15:00Z" w16du:dateUtc="2025-01-23T19:15:00Z">
        <w:r w:rsidR="002F4DD6" w:rsidRPr="002524E6">
          <w:rPr>
            <w:rFonts w:ascii="Times New Roman" w:hAnsi="Times New Roman" w:cs="Times New Roman"/>
            <w:highlight w:val="yellow"/>
            <w:rPrChange w:id="783" w:author="Mohammad Nayeem Hasan" w:date="2025-01-24T01:16:00Z" w16du:dateUtc="2025-01-23T19:16:00Z">
              <w:rPr>
                <w:rFonts w:ascii="Times New Roman" w:hAnsi="Times New Roman" w:cs="Times New Roman"/>
              </w:rPr>
            </w:rPrChange>
          </w:rPr>
          <w:t>5</w:t>
        </w:r>
      </w:ins>
      <w:del w:id="784" w:author="Mohammad Nayeem Hasan" w:date="2025-01-24T01:15:00Z" w16du:dateUtc="2025-01-23T19:15:00Z">
        <w:r w:rsidR="006218CC" w:rsidRPr="002524E6" w:rsidDel="002F4DD6">
          <w:rPr>
            <w:rFonts w:ascii="Times New Roman" w:hAnsi="Times New Roman" w:cs="Times New Roman"/>
            <w:highlight w:val="yellow"/>
            <w:rPrChange w:id="785" w:author="Mohammad Nayeem Hasan" w:date="2025-01-24T01:16:00Z" w16du:dateUtc="2025-01-23T19:16:00Z">
              <w:rPr>
                <w:rFonts w:ascii="Times New Roman" w:hAnsi="Times New Roman" w:cs="Times New Roman"/>
              </w:rPr>
            </w:rPrChange>
          </w:rPr>
          <w:delText>0</w:delText>
        </w:r>
      </w:del>
      <w:r w:rsidR="006218CC" w:rsidRPr="002524E6">
        <w:rPr>
          <w:rFonts w:ascii="Times New Roman" w:hAnsi="Times New Roman" w:cs="Times New Roman"/>
          <w:highlight w:val="yellow"/>
          <w:rPrChange w:id="786" w:author="Mohammad Nayeem Hasan" w:date="2025-01-24T01:16:00Z" w16du:dateUtc="2025-01-23T19:16:00Z">
            <w:rPr>
              <w:rFonts w:ascii="Times New Roman" w:hAnsi="Times New Roman" w:cs="Times New Roman"/>
            </w:rPr>
          </w:rPrChange>
        </w:rPr>
        <w:t>–1.</w:t>
      </w:r>
      <w:ins w:id="787" w:author="Mohammad Nayeem Hasan" w:date="2025-01-24T01:16:00Z" w16du:dateUtc="2025-01-23T19:16:00Z">
        <w:r w:rsidR="002F4DD6" w:rsidRPr="002524E6">
          <w:rPr>
            <w:rFonts w:ascii="Times New Roman" w:hAnsi="Times New Roman" w:cs="Times New Roman"/>
            <w:highlight w:val="yellow"/>
            <w:rPrChange w:id="788" w:author="Mohammad Nayeem Hasan" w:date="2025-01-24T01:16:00Z" w16du:dateUtc="2025-01-23T19:16:00Z">
              <w:rPr>
                <w:rFonts w:ascii="Times New Roman" w:hAnsi="Times New Roman" w:cs="Times New Roman"/>
              </w:rPr>
            </w:rPrChange>
          </w:rPr>
          <w:t>24</w:t>
        </w:r>
      </w:ins>
      <w:del w:id="789" w:author="Mohammad Nayeem Hasan" w:date="2025-01-24T01:16:00Z" w16du:dateUtc="2025-01-23T19:16:00Z">
        <w:r w:rsidR="006218CC" w:rsidRPr="002524E6" w:rsidDel="002F4DD6">
          <w:rPr>
            <w:rFonts w:ascii="Times New Roman" w:hAnsi="Times New Roman" w:cs="Times New Roman"/>
            <w:highlight w:val="yellow"/>
            <w:rPrChange w:id="790" w:author="Mohammad Nayeem Hasan" w:date="2025-01-24T01:16:00Z" w16du:dateUtc="2025-01-23T19:16:00Z">
              <w:rPr>
                <w:rFonts w:ascii="Times New Roman" w:hAnsi="Times New Roman" w:cs="Times New Roman"/>
              </w:rPr>
            </w:rPrChange>
          </w:rPr>
          <w:delText>19</w:delText>
        </w:r>
      </w:del>
      <w:r w:rsidR="006218CC" w:rsidRPr="002524E6">
        <w:rPr>
          <w:rFonts w:ascii="Times New Roman" w:hAnsi="Times New Roman" w:cs="Times New Roman"/>
          <w:highlight w:val="yellow"/>
          <w:rPrChange w:id="791" w:author="Mohammad Nayeem Hasan" w:date="2025-01-24T01:16:00Z" w16du:dateUtc="2025-01-23T19:16:00Z">
            <w:rPr>
              <w:rFonts w:ascii="Times New Roman" w:hAnsi="Times New Roman" w:cs="Times New Roman"/>
            </w:rPr>
          </w:rPrChange>
        </w:rPr>
        <w:t>, p &lt; 0.001</w:t>
      </w:r>
      <w:r w:rsidR="006218CC" w:rsidRPr="00FA5849">
        <w:rPr>
          <w:rFonts w:ascii="Times New Roman" w:hAnsi="Times New Roman" w:cs="Times New Roman"/>
        </w:rPr>
        <w:t>)</w:t>
      </w:r>
      <w:r w:rsidR="00946217" w:rsidRPr="00FA5849">
        <w:rPr>
          <w:rFonts w:ascii="Times New Roman" w:hAnsi="Times New Roman" w:cs="Times New Roman"/>
        </w:rPr>
        <w:t xml:space="preserve"> (Table 2). </w:t>
      </w:r>
    </w:p>
    <w:p w14:paraId="71581B72" w14:textId="77777777" w:rsidR="00742D8B" w:rsidRPr="00FA5849" w:rsidRDefault="00742D8B" w:rsidP="008864CF">
      <w:pPr>
        <w:rPr>
          <w:rFonts w:ascii="Times New Roman" w:hAnsi="Times New Roman" w:cs="Times New Roman"/>
          <w:b/>
          <w:bCs/>
        </w:rPr>
      </w:pPr>
    </w:p>
    <w:p w14:paraId="4F9B3627" w14:textId="43421A23" w:rsidR="0049437D" w:rsidRPr="00FA5849" w:rsidRDefault="001A0A02" w:rsidP="008864CF">
      <w:pPr>
        <w:rPr>
          <w:rFonts w:ascii="Times New Roman" w:hAnsi="Times New Roman" w:cs="Times New Roman"/>
          <w:b/>
          <w:bCs/>
        </w:rPr>
      </w:pPr>
      <w:r w:rsidRPr="00FA5849">
        <w:rPr>
          <w:rFonts w:ascii="Times New Roman" w:hAnsi="Times New Roman" w:cs="Times New Roman"/>
          <w:b/>
          <w:bCs/>
        </w:rPr>
        <w:t xml:space="preserve">Table 2: </w:t>
      </w:r>
      <w:r w:rsidR="00986603" w:rsidRPr="00FA5849">
        <w:rPr>
          <w:rFonts w:ascii="Times New Roman" w:hAnsi="Times New Roman" w:cs="Times New Roman"/>
          <w:b/>
          <w:bCs/>
        </w:rPr>
        <w:t xml:space="preserve">Factors associated with dengue cases, deaths, case–fatality ratio and other explanatory variables in different counties using a </w:t>
      </w:r>
      <w:r w:rsidR="003C2627" w:rsidRPr="00FA5849">
        <w:rPr>
          <w:rFonts w:ascii="Times New Roman" w:hAnsi="Times New Roman" w:cs="Times New Roman"/>
          <w:b/>
          <w:bCs/>
        </w:rPr>
        <w:t xml:space="preserve">multiple linear </w:t>
      </w:r>
      <w:r w:rsidR="00986603" w:rsidRPr="00FA5849">
        <w:rPr>
          <w:rFonts w:ascii="Times New Roman" w:hAnsi="Times New Roman" w:cs="Times New Roman"/>
          <w:b/>
          <w:bCs/>
        </w:rPr>
        <w:t>regression model between 1 January 2024 and 31 December 2024.</w:t>
      </w:r>
      <w:r w:rsidR="009C7D46" w:rsidRPr="00FA5849">
        <w:rPr>
          <w:rFonts w:ascii="Times New Roman" w:hAnsi="Times New Roman" w:cs="Times New Roman"/>
          <w:b/>
          <w:bCs/>
        </w:rPr>
        <w:t xml:space="preserve"> Data were collected from WHO’s global dengue surveillance system (</w:t>
      </w:r>
      <w:hyperlink r:id="rId27" w:history="1">
        <w:r w:rsidR="009C7D46" w:rsidRPr="00FA5849">
          <w:rPr>
            <w:rStyle w:val="Hyperlink"/>
            <w:rFonts w:ascii="Times New Roman" w:hAnsi="Times New Roman" w:cs="Times New Roman"/>
            <w:b/>
            <w:bCs/>
          </w:rPr>
          <w:t>https://worldhealthorg.shinyapps.io/dengue_global/</w:t>
        </w:r>
      </w:hyperlink>
      <w:r w:rsidR="009C7D46" w:rsidRPr="00FA5849">
        <w:rPr>
          <w:rFonts w:ascii="Times New Roman" w:hAnsi="Times New Roman" w:cs="Times New Roman"/>
          <w:b/>
          <w:bCs/>
        </w:rPr>
        <w:t xml:space="preserve"> ) </w:t>
      </w:r>
    </w:p>
    <w:tbl>
      <w:tblPr>
        <w:tblStyle w:val="TableGrid"/>
        <w:tblW w:w="5000" w:type="pct"/>
        <w:tblLook w:val="04A0" w:firstRow="1" w:lastRow="0" w:firstColumn="1" w:lastColumn="0" w:noHBand="0" w:noVBand="1"/>
        <w:tblPrChange w:id="792" w:author="Mohammad Nayeem Hasan" w:date="2025-01-24T01:00:00Z" w16du:dateUtc="2025-01-23T19:00:00Z">
          <w:tblPr>
            <w:tblStyle w:val="TableGrid"/>
            <w:tblW w:w="7578" w:type="pct"/>
            <w:tblLook w:val="04A0" w:firstRow="1" w:lastRow="0" w:firstColumn="1" w:lastColumn="0" w:noHBand="0" w:noVBand="1"/>
          </w:tblPr>
        </w:tblPrChange>
      </w:tblPr>
      <w:tblGrid>
        <w:gridCol w:w="2772"/>
        <w:gridCol w:w="2105"/>
        <w:gridCol w:w="1035"/>
        <w:gridCol w:w="2106"/>
        <w:gridCol w:w="1332"/>
        <w:tblGridChange w:id="793">
          <w:tblGrid>
            <w:gridCol w:w="2090"/>
            <w:gridCol w:w="682"/>
            <w:gridCol w:w="1728"/>
            <w:gridCol w:w="377"/>
            <w:gridCol w:w="1035"/>
            <w:gridCol w:w="998"/>
            <w:gridCol w:w="1108"/>
            <w:gridCol w:w="496"/>
            <w:gridCol w:w="836"/>
            <w:gridCol w:w="1"/>
          </w:tblGrid>
        </w:tblGridChange>
      </w:tblGrid>
      <w:tr w:rsidR="008653AF" w:rsidRPr="00FA5849" w14:paraId="2B59E7A2" w14:textId="5AB0CD7B" w:rsidTr="004C00D1">
        <w:tc>
          <w:tcPr>
            <w:tcW w:w="1498" w:type="pct"/>
            <w:tcPrChange w:id="794" w:author="Mohammad Nayeem Hasan" w:date="2025-01-24T01:00:00Z" w16du:dateUtc="2025-01-23T19:00:00Z">
              <w:tcPr>
                <w:tcW w:w="737" w:type="pct"/>
              </w:tcPr>
            </w:tcPrChange>
          </w:tcPr>
          <w:p w14:paraId="39B626B7" w14:textId="77777777" w:rsidR="008653AF" w:rsidRPr="00FA5849" w:rsidRDefault="008653AF" w:rsidP="008653AF">
            <w:pPr>
              <w:rPr>
                <w:rFonts w:ascii="Times New Roman" w:hAnsi="Times New Roman" w:cs="Times New Roman"/>
              </w:rPr>
            </w:pPr>
          </w:p>
        </w:tc>
        <w:tc>
          <w:tcPr>
            <w:tcW w:w="1141" w:type="pct"/>
            <w:tcPrChange w:id="795" w:author="Mohammad Nayeem Hasan" w:date="2025-01-24T01:00:00Z" w16du:dateUtc="2025-01-23T19:00:00Z">
              <w:tcPr>
                <w:tcW w:w="850" w:type="pct"/>
                <w:gridSpan w:val="2"/>
              </w:tcPr>
            </w:tcPrChange>
          </w:tcPr>
          <w:p w14:paraId="05D05798" w14:textId="2AB52D54" w:rsidR="008653AF" w:rsidRPr="00FA5849" w:rsidRDefault="00BC4A25" w:rsidP="008653AF">
            <w:pPr>
              <w:jc w:val="center"/>
              <w:rPr>
                <w:rFonts w:ascii="Times New Roman" w:hAnsi="Times New Roman" w:cs="Times New Roman"/>
              </w:rPr>
            </w:pPr>
            <w:ins w:id="796" w:author="Mohammad Nayeem Hasan" w:date="2025-01-24T01:01:00Z" w16du:dateUtc="2025-01-23T19:01:00Z">
              <w:r>
                <w:rPr>
                  <w:rFonts w:ascii="Times New Roman" w:hAnsi="Times New Roman" w:cs="Times New Roman"/>
                </w:rPr>
                <w:t>Cases</w:t>
              </w:r>
            </w:ins>
            <w:ins w:id="797" w:author="Mohammad Nayeem Hasan" w:date="2025-01-24T01:00:00Z" w16du:dateUtc="2025-01-23T19:00:00Z">
              <w:r w:rsidR="008653AF" w:rsidRPr="00FA5849">
                <w:rPr>
                  <w:rFonts w:ascii="Times New Roman" w:hAnsi="Times New Roman" w:cs="Times New Roman"/>
                </w:rPr>
                <w:t>/M</w:t>
              </w:r>
            </w:ins>
          </w:p>
        </w:tc>
        <w:tc>
          <w:tcPr>
            <w:tcW w:w="569" w:type="pct"/>
            <w:tcPrChange w:id="798" w:author="Mohammad Nayeem Hasan" w:date="2025-01-24T01:00:00Z" w16du:dateUtc="2025-01-23T19:00:00Z">
              <w:tcPr>
                <w:tcW w:w="850" w:type="pct"/>
                <w:gridSpan w:val="3"/>
              </w:tcPr>
            </w:tcPrChange>
          </w:tcPr>
          <w:p w14:paraId="24BD0C41" w14:textId="77777777" w:rsidR="008653AF" w:rsidRPr="00FA5849" w:rsidRDefault="008653AF" w:rsidP="008653AF">
            <w:pPr>
              <w:jc w:val="center"/>
              <w:rPr>
                <w:rFonts w:ascii="Times New Roman" w:hAnsi="Times New Roman" w:cs="Times New Roman"/>
              </w:rPr>
            </w:pPr>
          </w:p>
        </w:tc>
        <w:tc>
          <w:tcPr>
            <w:tcW w:w="1791" w:type="pct"/>
            <w:gridSpan w:val="2"/>
            <w:tcPrChange w:id="799" w:author="Mohammad Nayeem Hasan" w:date="2025-01-24T01:00:00Z" w16du:dateUtc="2025-01-23T19:00:00Z">
              <w:tcPr>
                <w:tcW w:w="861" w:type="pct"/>
                <w:gridSpan w:val="4"/>
              </w:tcPr>
            </w:tcPrChange>
          </w:tcPr>
          <w:p w14:paraId="0AD1BD5A" w14:textId="54E0D505" w:rsidR="008653AF" w:rsidRPr="00FA5849" w:rsidRDefault="008653AF" w:rsidP="008653AF">
            <w:pPr>
              <w:jc w:val="center"/>
              <w:rPr>
                <w:rFonts w:ascii="Times New Roman" w:hAnsi="Times New Roman" w:cs="Times New Roman"/>
              </w:rPr>
            </w:pPr>
            <w:r w:rsidRPr="00FA5849">
              <w:rPr>
                <w:rFonts w:ascii="Times New Roman" w:hAnsi="Times New Roman" w:cs="Times New Roman"/>
              </w:rPr>
              <w:t>Deaths/M</w:t>
            </w:r>
          </w:p>
        </w:tc>
      </w:tr>
      <w:tr w:rsidR="008653AF" w:rsidRPr="00FA5849" w14:paraId="168DDB5B" w14:textId="4389CC18" w:rsidTr="004C00D1">
        <w:tc>
          <w:tcPr>
            <w:tcW w:w="1498" w:type="pct"/>
            <w:tcPrChange w:id="800" w:author="Mohammad Nayeem Hasan" w:date="2025-01-24T01:00:00Z" w16du:dateUtc="2025-01-23T19:00:00Z">
              <w:tcPr>
                <w:tcW w:w="737" w:type="pct"/>
              </w:tcPr>
            </w:tcPrChange>
          </w:tcPr>
          <w:p w14:paraId="331805B3" w14:textId="77777777" w:rsidR="008653AF" w:rsidRPr="00FA5849" w:rsidRDefault="008653AF" w:rsidP="008653AF">
            <w:pPr>
              <w:rPr>
                <w:rFonts w:ascii="Times New Roman" w:hAnsi="Times New Roman" w:cs="Times New Roman"/>
              </w:rPr>
            </w:pPr>
          </w:p>
        </w:tc>
        <w:tc>
          <w:tcPr>
            <w:tcW w:w="1141" w:type="pct"/>
            <w:tcPrChange w:id="801" w:author="Mohammad Nayeem Hasan" w:date="2025-01-24T01:00:00Z" w16du:dateUtc="2025-01-23T19:00:00Z">
              <w:tcPr>
                <w:tcW w:w="850" w:type="pct"/>
                <w:gridSpan w:val="2"/>
              </w:tcPr>
            </w:tcPrChange>
          </w:tcPr>
          <w:p w14:paraId="2A74E169" w14:textId="29FFB419" w:rsidR="008653AF" w:rsidRPr="00FA5849" w:rsidRDefault="008653AF" w:rsidP="008653AF">
            <w:pPr>
              <w:rPr>
                <w:rFonts w:ascii="Times New Roman" w:hAnsi="Times New Roman" w:cs="Times New Roman"/>
              </w:rPr>
            </w:pPr>
            <w:ins w:id="802" w:author="Mohammad Nayeem Hasan" w:date="2025-01-24T01:00:00Z" w16du:dateUtc="2025-01-23T19:00:00Z">
              <w:r w:rsidRPr="00FA5849">
                <w:rPr>
                  <w:rFonts w:ascii="Times New Roman" w:hAnsi="Times New Roman" w:cs="Times New Roman"/>
                </w:rPr>
                <w:t>IRR (95% CI)</w:t>
              </w:r>
            </w:ins>
          </w:p>
        </w:tc>
        <w:tc>
          <w:tcPr>
            <w:tcW w:w="569" w:type="pct"/>
            <w:tcPrChange w:id="803" w:author="Mohammad Nayeem Hasan" w:date="2025-01-24T01:00:00Z" w16du:dateUtc="2025-01-23T19:00:00Z">
              <w:tcPr>
                <w:tcW w:w="850" w:type="pct"/>
                <w:gridSpan w:val="3"/>
              </w:tcPr>
            </w:tcPrChange>
          </w:tcPr>
          <w:p w14:paraId="60F83E87" w14:textId="51ACE3D2" w:rsidR="008653AF" w:rsidRPr="00FA5849" w:rsidRDefault="008653AF" w:rsidP="008653AF">
            <w:pPr>
              <w:rPr>
                <w:rFonts w:ascii="Times New Roman" w:hAnsi="Times New Roman" w:cs="Times New Roman"/>
              </w:rPr>
            </w:pPr>
            <w:ins w:id="804" w:author="Mohammad Nayeem Hasan" w:date="2025-01-24T01:00:00Z" w16du:dateUtc="2025-01-23T19:00:00Z">
              <w:r w:rsidRPr="00DE23C9">
                <w:rPr>
                  <w:rFonts w:ascii="Times New Roman" w:hAnsi="Times New Roman" w:cs="Times New Roman"/>
                  <w:i/>
                  <w:iCs/>
                </w:rPr>
                <w:t>p</w:t>
              </w:r>
              <w:r w:rsidRPr="00FA5849">
                <w:rPr>
                  <w:rFonts w:ascii="Times New Roman" w:hAnsi="Times New Roman" w:cs="Times New Roman"/>
                </w:rPr>
                <w:t>-value</w:t>
              </w:r>
            </w:ins>
          </w:p>
        </w:tc>
        <w:tc>
          <w:tcPr>
            <w:tcW w:w="1141" w:type="pct"/>
            <w:tcPrChange w:id="805" w:author="Mohammad Nayeem Hasan" w:date="2025-01-24T01:00:00Z" w16du:dateUtc="2025-01-23T19:00:00Z">
              <w:tcPr>
                <w:tcW w:w="566" w:type="pct"/>
                <w:gridSpan w:val="2"/>
              </w:tcPr>
            </w:tcPrChange>
          </w:tcPr>
          <w:p w14:paraId="05D1ADD7" w14:textId="015847EA" w:rsidR="008653AF" w:rsidRPr="00FA5849" w:rsidRDefault="008653AF" w:rsidP="008653AF">
            <w:pPr>
              <w:rPr>
                <w:rFonts w:ascii="Times New Roman" w:hAnsi="Times New Roman" w:cs="Times New Roman"/>
              </w:rPr>
            </w:pPr>
            <w:r w:rsidRPr="00FA5849">
              <w:rPr>
                <w:rFonts w:ascii="Times New Roman" w:hAnsi="Times New Roman" w:cs="Times New Roman"/>
              </w:rPr>
              <w:t>IRR (95% CI)</w:t>
            </w:r>
          </w:p>
        </w:tc>
        <w:tc>
          <w:tcPr>
            <w:tcW w:w="650" w:type="pct"/>
            <w:tcPrChange w:id="806" w:author="Mohammad Nayeem Hasan" w:date="2025-01-24T01:00:00Z" w16du:dateUtc="2025-01-23T19:00:00Z">
              <w:tcPr>
                <w:tcW w:w="295" w:type="pct"/>
                <w:gridSpan w:val="2"/>
              </w:tcPr>
            </w:tcPrChange>
          </w:tcPr>
          <w:p w14:paraId="5806C3AE" w14:textId="5B000E04" w:rsidR="008653AF" w:rsidRPr="00FA5849" w:rsidRDefault="008653AF" w:rsidP="008653AF">
            <w:pPr>
              <w:rPr>
                <w:rFonts w:ascii="Times New Roman" w:hAnsi="Times New Roman" w:cs="Times New Roman"/>
              </w:rPr>
            </w:pPr>
            <w:del w:id="807" w:author="Md Asaduzzaman" w:date="2025-01-05T16:43:00Z" w16du:dateUtc="2025-01-05T16:43:00Z">
              <w:r w:rsidRPr="00FA5849" w:rsidDel="003B0183">
                <w:rPr>
                  <w:rFonts w:ascii="Times New Roman" w:hAnsi="Times New Roman" w:cs="Times New Roman"/>
                </w:rPr>
                <w:delText>P</w:delText>
              </w:r>
            </w:del>
            <w:ins w:id="808" w:author="Md Asaduzzaman" w:date="2025-01-05T16:43:00Z" w16du:dateUtc="2025-01-05T16:43:00Z">
              <w:r w:rsidRPr="00FA5849">
                <w:rPr>
                  <w:rFonts w:ascii="Times New Roman" w:hAnsi="Times New Roman" w:cs="Times New Roman"/>
                  <w:i/>
                  <w:iCs/>
                  <w:rPrChange w:id="809" w:author="Md Asaduzzaman" w:date="2025-01-05T16:43:00Z" w16du:dateUtc="2025-01-05T16:43:00Z">
                    <w:rPr/>
                  </w:rPrChange>
                </w:rPr>
                <w:t>p</w:t>
              </w:r>
            </w:ins>
            <w:r w:rsidRPr="00FA5849">
              <w:rPr>
                <w:rFonts w:ascii="Times New Roman" w:hAnsi="Times New Roman" w:cs="Times New Roman"/>
              </w:rPr>
              <w:t>-value</w:t>
            </w:r>
          </w:p>
        </w:tc>
      </w:tr>
      <w:tr w:rsidR="004C00D1" w:rsidRPr="00FA5849" w14:paraId="4BEC2D8D" w14:textId="13037ED4" w:rsidTr="004C00D1">
        <w:tc>
          <w:tcPr>
            <w:tcW w:w="1498" w:type="pct"/>
            <w:tcPrChange w:id="810" w:author="Mohammad Nayeem Hasan" w:date="2025-01-24T01:00:00Z" w16du:dateUtc="2025-01-23T19:00:00Z">
              <w:tcPr>
                <w:tcW w:w="737" w:type="pct"/>
              </w:tcPr>
            </w:tcPrChange>
          </w:tcPr>
          <w:p w14:paraId="5B24F02C" w14:textId="61F9EF7D" w:rsidR="004C00D1" w:rsidRPr="00FA5849" w:rsidRDefault="004C00D1" w:rsidP="004C00D1">
            <w:pPr>
              <w:rPr>
                <w:rFonts w:ascii="Times New Roman" w:hAnsi="Times New Roman" w:cs="Times New Roman"/>
              </w:rPr>
            </w:pPr>
            <w:r w:rsidRPr="00FA5849">
              <w:rPr>
                <w:rFonts w:ascii="Times New Roman" w:hAnsi="Times New Roman" w:cs="Times New Roman"/>
              </w:rPr>
              <w:lastRenderedPageBreak/>
              <w:t>Aged 65 and above (%)</w:t>
            </w:r>
          </w:p>
        </w:tc>
        <w:tc>
          <w:tcPr>
            <w:tcW w:w="1141" w:type="pct"/>
            <w:tcPrChange w:id="811" w:author="Mohammad Nayeem Hasan" w:date="2025-01-24T01:00:00Z" w16du:dateUtc="2025-01-23T19:00:00Z">
              <w:tcPr>
                <w:tcW w:w="850" w:type="pct"/>
                <w:gridSpan w:val="2"/>
              </w:tcPr>
            </w:tcPrChange>
          </w:tcPr>
          <w:p w14:paraId="0AFED496" w14:textId="34E7B3DD" w:rsidR="004C00D1" w:rsidRPr="00FA5849" w:rsidRDefault="004C00D1" w:rsidP="004C00D1">
            <w:pPr>
              <w:rPr>
                <w:rFonts w:ascii="Times New Roman" w:hAnsi="Times New Roman" w:cs="Times New Roman"/>
              </w:rPr>
            </w:pPr>
            <w:ins w:id="812" w:author="Mohammad Nayeem Hasan" w:date="2025-01-24T01:00:00Z" w16du:dateUtc="2025-01-23T19:00:00Z">
              <w:r w:rsidRPr="00FA5849">
                <w:rPr>
                  <w:rFonts w:ascii="Times New Roman" w:hAnsi="Times New Roman" w:cs="Times New Roman"/>
                </w:rPr>
                <w:t>1.0</w:t>
              </w:r>
            </w:ins>
            <w:ins w:id="813" w:author="Mohammad Nayeem Hasan" w:date="2025-01-24T01:07:00Z" w16du:dateUtc="2025-01-23T19:07:00Z">
              <w:r w:rsidR="00B20D4F">
                <w:rPr>
                  <w:rFonts w:ascii="Times New Roman" w:hAnsi="Times New Roman" w:cs="Times New Roman"/>
                </w:rPr>
                <w:t>6</w:t>
              </w:r>
            </w:ins>
            <w:ins w:id="814" w:author="Mohammad Nayeem Hasan" w:date="2025-01-24T01:00:00Z" w16du:dateUtc="2025-01-23T19:00:00Z">
              <w:r w:rsidRPr="00FA5849">
                <w:rPr>
                  <w:rFonts w:ascii="Times New Roman" w:hAnsi="Times New Roman" w:cs="Times New Roman"/>
                </w:rPr>
                <w:t xml:space="preserve"> (</w:t>
              </w:r>
            </w:ins>
            <w:ins w:id="815" w:author="Mohammad Nayeem Hasan" w:date="2025-01-24T01:09:00Z" w16du:dateUtc="2025-01-23T19:09:00Z">
              <w:r w:rsidR="00A10D28">
                <w:rPr>
                  <w:rFonts w:ascii="Times New Roman" w:hAnsi="Times New Roman" w:cs="Times New Roman"/>
                </w:rPr>
                <w:t>1.06</w:t>
              </w:r>
            </w:ins>
            <w:ins w:id="816" w:author="Mohammad Nayeem Hasan" w:date="2025-01-24T01:00:00Z" w16du:dateUtc="2025-01-23T19:00:00Z">
              <w:r w:rsidRPr="00FA5849">
                <w:rPr>
                  <w:rFonts w:ascii="Times New Roman" w:hAnsi="Times New Roman" w:cs="Times New Roman"/>
                </w:rPr>
                <w:t xml:space="preserve"> - 1.0</w:t>
              </w:r>
            </w:ins>
            <w:ins w:id="817" w:author="Mohammad Nayeem Hasan" w:date="2025-01-24T01:09:00Z" w16du:dateUtc="2025-01-23T19:09:00Z">
              <w:r w:rsidR="00A10D28">
                <w:rPr>
                  <w:rFonts w:ascii="Times New Roman" w:hAnsi="Times New Roman" w:cs="Times New Roman"/>
                </w:rPr>
                <w:t>7</w:t>
              </w:r>
            </w:ins>
            <w:ins w:id="818" w:author="Mohammad Nayeem Hasan" w:date="2025-01-24T01:00:00Z" w16du:dateUtc="2025-01-23T19:00:00Z">
              <w:r w:rsidRPr="00FA5849">
                <w:rPr>
                  <w:rFonts w:ascii="Times New Roman" w:hAnsi="Times New Roman" w:cs="Times New Roman"/>
                </w:rPr>
                <w:t>)</w:t>
              </w:r>
            </w:ins>
          </w:p>
        </w:tc>
        <w:tc>
          <w:tcPr>
            <w:tcW w:w="569" w:type="pct"/>
            <w:tcPrChange w:id="819" w:author="Mohammad Nayeem Hasan" w:date="2025-01-24T01:00:00Z" w16du:dateUtc="2025-01-23T19:00:00Z">
              <w:tcPr>
                <w:tcW w:w="850" w:type="pct"/>
                <w:gridSpan w:val="3"/>
              </w:tcPr>
            </w:tcPrChange>
          </w:tcPr>
          <w:p w14:paraId="6D2E332A" w14:textId="0E23744E" w:rsidR="004C00D1" w:rsidRPr="00FA5849" w:rsidRDefault="004C00D1" w:rsidP="004C00D1">
            <w:pPr>
              <w:rPr>
                <w:rFonts w:ascii="Times New Roman" w:hAnsi="Times New Roman" w:cs="Times New Roman"/>
              </w:rPr>
            </w:pPr>
            <w:ins w:id="820" w:author="Mohammad Nayeem Hasan" w:date="2025-01-24T01:02:00Z" w16du:dateUtc="2025-01-23T19:02:00Z">
              <w:r w:rsidRPr="00AB3C33">
                <w:rPr>
                  <w:rFonts w:ascii="Times New Roman" w:hAnsi="Times New Roman" w:cs="Times New Roman"/>
                  <w:b/>
                  <w:bCs/>
                </w:rPr>
                <w:t>&lt;0.001</w:t>
              </w:r>
            </w:ins>
          </w:p>
        </w:tc>
        <w:tc>
          <w:tcPr>
            <w:tcW w:w="1141" w:type="pct"/>
            <w:tcPrChange w:id="821" w:author="Mohammad Nayeem Hasan" w:date="2025-01-24T01:00:00Z" w16du:dateUtc="2025-01-23T19:00:00Z">
              <w:tcPr>
                <w:tcW w:w="566" w:type="pct"/>
                <w:gridSpan w:val="2"/>
              </w:tcPr>
            </w:tcPrChange>
          </w:tcPr>
          <w:p w14:paraId="61783C11" w14:textId="7C3D8CFE" w:rsidR="004C00D1" w:rsidRPr="00FA5849" w:rsidRDefault="004C00D1" w:rsidP="004C00D1">
            <w:pPr>
              <w:rPr>
                <w:rFonts w:ascii="Times New Roman" w:hAnsi="Times New Roman" w:cs="Times New Roman"/>
              </w:rPr>
            </w:pPr>
            <w:r w:rsidRPr="00FA5849">
              <w:rPr>
                <w:rFonts w:ascii="Times New Roman" w:hAnsi="Times New Roman" w:cs="Times New Roman"/>
              </w:rPr>
              <w:t>1.0</w:t>
            </w:r>
            <w:ins w:id="822" w:author="Mohammad Nayeem Hasan" w:date="2025-01-24T01:11:00Z" w16du:dateUtc="2025-01-23T19:11:00Z">
              <w:r w:rsidR="00CC735A">
                <w:rPr>
                  <w:rFonts w:ascii="Times New Roman" w:hAnsi="Times New Roman" w:cs="Times New Roman"/>
                </w:rPr>
                <w:t>4</w:t>
              </w:r>
            </w:ins>
            <w:del w:id="823" w:author="Mohammad Nayeem Hasan" w:date="2025-01-24T01:11:00Z" w16du:dateUtc="2025-01-23T19:11:00Z">
              <w:r w:rsidRPr="00FA5849" w:rsidDel="00CC735A">
                <w:rPr>
                  <w:rFonts w:ascii="Times New Roman" w:hAnsi="Times New Roman" w:cs="Times New Roman"/>
                </w:rPr>
                <w:delText>2</w:delText>
              </w:r>
            </w:del>
            <w:r w:rsidRPr="00FA5849">
              <w:rPr>
                <w:rFonts w:ascii="Times New Roman" w:hAnsi="Times New Roman" w:cs="Times New Roman"/>
              </w:rPr>
              <w:t xml:space="preserve"> (</w:t>
            </w:r>
            <w:ins w:id="824" w:author="Mohammad Nayeem Hasan" w:date="2025-01-24T01:12:00Z" w16du:dateUtc="2025-01-23T19:12:00Z">
              <w:r w:rsidR="00CD217F">
                <w:rPr>
                  <w:rFonts w:ascii="Times New Roman" w:hAnsi="Times New Roman" w:cs="Times New Roman"/>
                </w:rPr>
                <w:t>1.02</w:t>
              </w:r>
            </w:ins>
            <w:del w:id="825" w:author="Mohammad Nayeem Hasan" w:date="2025-01-24T01:12:00Z" w16du:dateUtc="2025-01-23T19:12:00Z">
              <w:r w:rsidRPr="00FA5849" w:rsidDel="00CD217F">
                <w:rPr>
                  <w:rFonts w:ascii="Times New Roman" w:hAnsi="Times New Roman" w:cs="Times New Roman"/>
                </w:rPr>
                <w:delText>0.99</w:delText>
              </w:r>
            </w:del>
            <w:r w:rsidRPr="00FA5849">
              <w:rPr>
                <w:rFonts w:ascii="Times New Roman" w:hAnsi="Times New Roman" w:cs="Times New Roman"/>
              </w:rPr>
              <w:t xml:space="preserve"> - 1.0</w:t>
            </w:r>
            <w:ins w:id="826" w:author="Mohammad Nayeem Hasan" w:date="2025-01-24T01:12:00Z" w16du:dateUtc="2025-01-23T19:12:00Z">
              <w:r w:rsidR="00CD217F">
                <w:rPr>
                  <w:rFonts w:ascii="Times New Roman" w:hAnsi="Times New Roman" w:cs="Times New Roman"/>
                </w:rPr>
                <w:t>7</w:t>
              </w:r>
            </w:ins>
            <w:del w:id="827" w:author="Mohammad Nayeem Hasan" w:date="2025-01-24T01:12:00Z" w16du:dateUtc="2025-01-23T19:12:00Z">
              <w:r w:rsidRPr="00FA5849" w:rsidDel="00CD217F">
                <w:rPr>
                  <w:rFonts w:ascii="Times New Roman" w:hAnsi="Times New Roman" w:cs="Times New Roman"/>
                </w:rPr>
                <w:delText>5</w:delText>
              </w:r>
            </w:del>
            <w:r w:rsidRPr="00FA5849">
              <w:rPr>
                <w:rFonts w:ascii="Times New Roman" w:hAnsi="Times New Roman" w:cs="Times New Roman"/>
              </w:rPr>
              <w:t>)</w:t>
            </w:r>
          </w:p>
        </w:tc>
        <w:tc>
          <w:tcPr>
            <w:tcW w:w="650" w:type="pct"/>
            <w:tcPrChange w:id="828" w:author="Mohammad Nayeem Hasan" w:date="2025-01-24T01:00:00Z" w16du:dateUtc="2025-01-23T19:00:00Z">
              <w:tcPr>
                <w:tcW w:w="295" w:type="pct"/>
                <w:gridSpan w:val="2"/>
              </w:tcPr>
            </w:tcPrChange>
          </w:tcPr>
          <w:p w14:paraId="5CA548F1" w14:textId="0C669A3A" w:rsidR="004C00D1" w:rsidRPr="00FA5849" w:rsidRDefault="00135A72" w:rsidP="004C00D1">
            <w:pPr>
              <w:rPr>
                <w:rFonts w:ascii="Times New Roman" w:hAnsi="Times New Roman" w:cs="Times New Roman"/>
              </w:rPr>
            </w:pPr>
            <w:ins w:id="829" w:author="Mohammad Nayeem Hasan" w:date="2025-01-24T01:11:00Z" w16du:dateUtc="2025-01-23T19:11:00Z">
              <w:r>
                <w:rPr>
                  <w:rFonts w:ascii="Times New Roman" w:hAnsi="Times New Roman" w:cs="Times New Roman"/>
                </w:rPr>
                <w:t>&lt;</w:t>
              </w:r>
            </w:ins>
            <w:r w:rsidR="004C00D1" w:rsidRPr="00FA5849">
              <w:rPr>
                <w:rFonts w:ascii="Times New Roman" w:hAnsi="Times New Roman" w:cs="Times New Roman"/>
              </w:rPr>
              <w:t>0.0</w:t>
            </w:r>
            <w:ins w:id="830" w:author="Mohammad Nayeem Hasan" w:date="2025-01-24T01:10:00Z" w16du:dateUtc="2025-01-23T19:10:00Z">
              <w:r>
                <w:rPr>
                  <w:rFonts w:ascii="Times New Roman" w:hAnsi="Times New Roman" w:cs="Times New Roman"/>
                </w:rPr>
                <w:t>0</w:t>
              </w:r>
            </w:ins>
            <w:ins w:id="831" w:author="Mohammad Nayeem Hasan" w:date="2025-01-24T01:11:00Z" w16du:dateUtc="2025-01-23T19:11:00Z">
              <w:r>
                <w:rPr>
                  <w:rFonts w:ascii="Times New Roman" w:hAnsi="Times New Roman" w:cs="Times New Roman"/>
                </w:rPr>
                <w:t>1</w:t>
              </w:r>
            </w:ins>
            <w:del w:id="832" w:author="Mohammad Nayeem Hasan" w:date="2025-01-24T01:10:00Z" w16du:dateUtc="2025-01-23T19:10:00Z">
              <w:r w:rsidR="004C00D1" w:rsidRPr="00FA5849" w:rsidDel="00135A72">
                <w:rPr>
                  <w:rFonts w:ascii="Times New Roman" w:hAnsi="Times New Roman" w:cs="Times New Roman"/>
                </w:rPr>
                <w:delText>97</w:delText>
              </w:r>
            </w:del>
          </w:p>
        </w:tc>
      </w:tr>
      <w:tr w:rsidR="004C00D1" w:rsidRPr="00FA5849" w14:paraId="0C6B8D2D" w14:textId="77777777" w:rsidTr="004C00D1">
        <w:tc>
          <w:tcPr>
            <w:tcW w:w="1498" w:type="pct"/>
            <w:tcPrChange w:id="833" w:author="Mohammad Nayeem Hasan" w:date="2025-01-24T01:00:00Z" w16du:dateUtc="2025-01-23T19:00:00Z">
              <w:tcPr>
                <w:tcW w:w="737" w:type="pct"/>
              </w:tcPr>
            </w:tcPrChange>
          </w:tcPr>
          <w:p w14:paraId="27519EA5" w14:textId="08EB4741" w:rsidR="004C00D1" w:rsidRPr="00FA5849" w:rsidRDefault="004C00D1" w:rsidP="004C00D1">
            <w:pPr>
              <w:rPr>
                <w:rFonts w:ascii="Times New Roman" w:hAnsi="Times New Roman" w:cs="Times New Roman"/>
              </w:rPr>
            </w:pPr>
            <w:r w:rsidRPr="00FA5849">
              <w:rPr>
                <w:rFonts w:ascii="Times New Roman" w:hAnsi="Times New Roman" w:cs="Times New Roman"/>
              </w:rPr>
              <w:t>Urban population (%)</w:t>
            </w:r>
          </w:p>
        </w:tc>
        <w:tc>
          <w:tcPr>
            <w:tcW w:w="1141" w:type="pct"/>
            <w:tcPrChange w:id="834" w:author="Mohammad Nayeem Hasan" w:date="2025-01-24T01:00:00Z" w16du:dateUtc="2025-01-23T19:00:00Z">
              <w:tcPr>
                <w:tcW w:w="850" w:type="pct"/>
                <w:gridSpan w:val="2"/>
              </w:tcPr>
            </w:tcPrChange>
          </w:tcPr>
          <w:p w14:paraId="2E6C7EFF" w14:textId="71D26AA6" w:rsidR="004C00D1" w:rsidRPr="00FA5849" w:rsidRDefault="00B20D4F" w:rsidP="004C00D1">
            <w:pPr>
              <w:rPr>
                <w:rFonts w:ascii="Times New Roman" w:hAnsi="Times New Roman" w:cs="Times New Roman"/>
              </w:rPr>
            </w:pPr>
            <w:ins w:id="835" w:author="Mohammad Nayeem Hasan" w:date="2025-01-24T01:08:00Z" w16du:dateUtc="2025-01-23T19:08:00Z">
              <w:r>
                <w:rPr>
                  <w:rFonts w:ascii="Times New Roman" w:hAnsi="Times New Roman" w:cs="Times New Roman"/>
                </w:rPr>
                <w:t>1.01</w:t>
              </w:r>
            </w:ins>
            <w:ins w:id="836" w:author="Mohammad Nayeem Hasan" w:date="2025-01-24T01:00:00Z" w16du:dateUtc="2025-01-23T19:00:00Z">
              <w:r w:rsidR="004C00D1" w:rsidRPr="00FA5849">
                <w:rPr>
                  <w:rFonts w:ascii="Times New Roman" w:hAnsi="Times New Roman" w:cs="Times New Roman"/>
                </w:rPr>
                <w:t xml:space="preserve"> (1.01 - 1.02)</w:t>
              </w:r>
            </w:ins>
          </w:p>
        </w:tc>
        <w:tc>
          <w:tcPr>
            <w:tcW w:w="569" w:type="pct"/>
            <w:tcPrChange w:id="837" w:author="Mohammad Nayeem Hasan" w:date="2025-01-24T01:00:00Z" w16du:dateUtc="2025-01-23T19:00:00Z">
              <w:tcPr>
                <w:tcW w:w="850" w:type="pct"/>
                <w:gridSpan w:val="3"/>
              </w:tcPr>
            </w:tcPrChange>
          </w:tcPr>
          <w:p w14:paraId="1350B86F" w14:textId="7BC2D9E5" w:rsidR="004C00D1" w:rsidRPr="00FA5849" w:rsidRDefault="004C00D1" w:rsidP="004C00D1">
            <w:pPr>
              <w:rPr>
                <w:rFonts w:ascii="Times New Roman" w:hAnsi="Times New Roman" w:cs="Times New Roman"/>
              </w:rPr>
            </w:pPr>
            <w:ins w:id="838" w:author="Mohammad Nayeem Hasan" w:date="2025-01-24T01:02:00Z" w16du:dateUtc="2025-01-23T19:02:00Z">
              <w:r w:rsidRPr="00AB3C33">
                <w:rPr>
                  <w:rFonts w:ascii="Times New Roman" w:hAnsi="Times New Roman" w:cs="Times New Roman"/>
                  <w:b/>
                  <w:bCs/>
                </w:rPr>
                <w:t>&lt;0.001</w:t>
              </w:r>
            </w:ins>
          </w:p>
        </w:tc>
        <w:tc>
          <w:tcPr>
            <w:tcW w:w="1141" w:type="pct"/>
            <w:tcPrChange w:id="839" w:author="Mohammad Nayeem Hasan" w:date="2025-01-24T01:00:00Z" w16du:dateUtc="2025-01-23T19:00:00Z">
              <w:tcPr>
                <w:tcW w:w="566" w:type="pct"/>
                <w:gridSpan w:val="2"/>
              </w:tcPr>
            </w:tcPrChange>
          </w:tcPr>
          <w:p w14:paraId="013FDF8F" w14:textId="04F6FC92" w:rsidR="004C00D1" w:rsidRPr="00FA5849" w:rsidRDefault="004C00D1" w:rsidP="004C00D1">
            <w:pPr>
              <w:rPr>
                <w:rFonts w:ascii="Times New Roman" w:hAnsi="Times New Roman" w:cs="Times New Roman"/>
              </w:rPr>
            </w:pPr>
            <w:r w:rsidRPr="00FA5849">
              <w:rPr>
                <w:rFonts w:ascii="Times New Roman" w:hAnsi="Times New Roman" w:cs="Times New Roman"/>
              </w:rPr>
              <w:t>1.01 (</w:t>
            </w:r>
            <w:ins w:id="840" w:author="Mohammad Nayeem Hasan" w:date="2025-01-24T01:13:00Z" w16du:dateUtc="2025-01-23T19:13:00Z">
              <w:r w:rsidR="00BF0675">
                <w:rPr>
                  <w:rFonts w:ascii="Times New Roman" w:hAnsi="Times New Roman" w:cs="Times New Roman"/>
                </w:rPr>
                <w:t>0.98</w:t>
              </w:r>
            </w:ins>
            <w:del w:id="841" w:author="Mohammad Nayeem Hasan" w:date="2025-01-24T01:13:00Z" w16du:dateUtc="2025-01-23T19:13:00Z">
              <w:r w:rsidRPr="00FA5849" w:rsidDel="00BF0675">
                <w:rPr>
                  <w:rFonts w:ascii="Times New Roman" w:hAnsi="Times New Roman" w:cs="Times New Roman"/>
                </w:rPr>
                <w:delText>1.01</w:delText>
              </w:r>
            </w:del>
            <w:r w:rsidRPr="00FA5849">
              <w:rPr>
                <w:rFonts w:ascii="Times New Roman" w:hAnsi="Times New Roman" w:cs="Times New Roman"/>
              </w:rPr>
              <w:t xml:space="preserve"> - 1.0</w:t>
            </w:r>
            <w:ins w:id="842" w:author="Mohammad Nayeem Hasan" w:date="2025-01-24T01:13:00Z" w16du:dateUtc="2025-01-23T19:13:00Z">
              <w:r w:rsidR="00E4086A">
                <w:rPr>
                  <w:rFonts w:ascii="Times New Roman" w:hAnsi="Times New Roman" w:cs="Times New Roman"/>
                </w:rPr>
                <w:t>1</w:t>
              </w:r>
            </w:ins>
            <w:del w:id="843" w:author="Mohammad Nayeem Hasan" w:date="2025-01-24T01:13:00Z" w16du:dateUtc="2025-01-23T19:13:00Z">
              <w:r w:rsidRPr="00FA5849" w:rsidDel="00E4086A">
                <w:rPr>
                  <w:rFonts w:ascii="Times New Roman" w:hAnsi="Times New Roman" w:cs="Times New Roman"/>
                </w:rPr>
                <w:delText>2</w:delText>
              </w:r>
            </w:del>
            <w:r w:rsidRPr="00FA5849">
              <w:rPr>
                <w:rFonts w:ascii="Times New Roman" w:hAnsi="Times New Roman" w:cs="Times New Roman"/>
              </w:rPr>
              <w:t>)</w:t>
            </w:r>
          </w:p>
        </w:tc>
        <w:tc>
          <w:tcPr>
            <w:tcW w:w="650" w:type="pct"/>
            <w:tcPrChange w:id="844" w:author="Mohammad Nayeem Hasan" w:date="2025-01-24T01:00:00Z" w16du:dateUtc="2025-01-23T19:00:00Z">
              <w:tcPr>
                <w:tcW w:w="295" w:type="pct"/>
                <w:gridSpan w:val="2"/>
              </w:tcPr>
            </w:tcPrChange>
          </w:tcPr>
          <w:p w14:paraId="0A702C99" w14:textId="75E95ABE" w:rsidR="004C00D1" w:rsidRPr="00FA5849" w:rsidRDefault="004C00D1" w:rsidP="004C00D1">
            <w:pPr>
              <w:rPr>
                <w:rFonts w:ascii="Times New Roman" w:hAnsi="Times New Roman" w:cs="Times New Roman"/>
                <w:b/>
                <w:bCs/>
              </w:rPr>
            </w:pPr>
            <w:r w:rsidRPr="00FA5849">
              <w:rPr>
                <w:rFonts w:ascii="Times New Roman" w:hAnsi="Times New Roman" w:cs="Times New Roman"/>
                <w:b/>
                <w:bCs/>
              </w:rPr>
              <w:t>0.</w:t>
            </w:r>
            <w:ins w:id="845" w:author="Mohammad Nayeem Hasan" w:date="2025-01-24T01:11:00Z" w16du:dateUtc="2025-01-23T19:11:00Z">
              <w:r w:rsidR="00135A72">
                <w:rPr>
                  <w:rFonts w:ascii="Times New Roman" w:hAnsi="Times New Roman" w:cs="Times New Roman"/>
                  <w:b/>
                  <w:bCs/>
                </w:rPr>
                <w:t>132</w:t>
              </w:r>
            </w:ins>
            <w:del w:id="846" w:author="Mohammad Nayeem Hasan" w:date="2025-01-24T01:11:00Z" w16du:dateUtc="2025-01-23T19:11:00Z">
              <w:r w:rsidRPr="00FA5849" w:rsidDel="00135A72">
                <w:rPr>
                  <w:rFonts w:ascii="Times New Roman" w:hAnsi="Times New Roman" w:cs="Times New Roman"/>
                  <w:b/>
                  <w:bCs/>
                </w:rPr>
                <w:delText>023</w:delText>
              </w:r>
            </w:del>
          </w:p>
        </w:tc>
      </w:tr>
      <w:tr w:rsidR="004C00D1" w:rsidRPr="00FA5849" w14:paraId="2A1CA6AD" w14:textId="77777777" w:rsidTr="004C00D1">
        <w:tc>
          <w:tcPr>
            <w:tcW w:w="1498" w:type="pct"/>
            <w:tcPrChange w:id="847" w:author="Mohammad Nayeem Hasan" w:date="2025-01-24T01:00:00Z" w16du:dateUtc="2025-01-23T19:00:00Z">
              <w:tcPr>
                <w:tcW w:w="737" w:type="pct"/>
              </w:tcPr>
            </w:tcPrChange>
          </w:tcPr>
          <w:p w14:paraId="07C3C156" w14:textId="27DBE230" w:rsidR="004C00D1" w:rsidRPr="00FA5849" w:rsidRDefault="004C00D1" w:rsidP="004C00D1">
            <w:pPr>
              <w:rPr>
                <w:rFonts w:ascii="Times New Roman" w:hAnsi="Times New Roman" w:cs="Times New Roman"/>
              </w:rPr>
            </w:pPr>
            <w:r w:rsidRPr="00FA5849">
              <w:rPr>
                <w:rFonts w:ascii="Times New Roman" w:hAnsi="Times New Roman" w:cs="Times New Roman"/>
              </w:rPr>
              <w:t>Population density</w:t>
            </w:r>
          </w:p>
        </w:tc>
        <w:tc>
          <w:tcPr>
            <w:tcW w:w="1141" w:type="pct"/>
            <w:tcPrChange w:id="848" w:author="Mohammad Nayeem Hasan" w:date="2025-01-24T01:00:00Z" w16du:dateUtc="2025-01-23T19:00:00Z">
              <w:tcPr>
                <w:tcW w:w="850" w:type="pct"/>
                <w:gridSpan w:val="2"/>
              </w:tcPr>
            </w:tcPrChange>
          </w:tcPr>
          <w:p w14:paraId="595F2681" w14:textId="7762B19C" w:rsidR="004C00D1" w:rsidRPr="00FA5849" w:rsidRDefault="004C00D1" w:rsidP="004C00D1">
            <w:pPr>
              <w:rPr>
                <w:rFonts w:ascii="Times New Roman" w:hAnsi="Times New Roman" w:cs="Times New Roman"/>
              </w:rPr>
            </w:pPr>
            <w:ins w:id="849" w:author="Mohammad Nayeem Hasan" w:date="2025-01-24T01:00:00Z" w16du:dateUtc="2025-01-23T19:00:00Z">
              <w:r w:rsidRPr="00FA5849">
                <w:rPr>
                  <w:rFonts w:ascii="Times New Roman" w:hAnsi="Times New Roman" w:cs="Times New Roman"/>
                </w:rPr>
                <w:t>1.01 (1.01 - 1.02)</w:t>
              </w:r>
            </w:ins>
          </w:p>
        </w:tc>
        <w:tc>
          <w:tcPr>
            <w:tcW w:w="569" w:type="pct"/>
            <w:tcPrChange w:id="850" w:author="Mohammad Nayeem Hasan" w:date="2025-01-24T01:00:00Z" w16du:dateUtc="2025-01-23T19:00:00Z">
              <w:tcPr>
                <w:tcW w:w="850" w:type="pct"/>
                <w:gridSpan w:val="3"/>
              </w:tcPr>
            </w:tcPrChange>
          </w:tcPr>
          <w:p w14:paraId="32551AAD" w14:textId="1C8424BB" w:rsidR="004C00D1" w:rsidRPr="00FA5849" w:rsidRDefault="004C00D1" w:rsidP="004C00D1">
            <w:pPr>
              <w:rPr>
                <w:rFonts w:ascii="Times New Roman" w:hAnsi="Times New Roman" w:cs="Times New Roman"/>
              </w:rPr>
            </w:pPr>
            <w:ins w:id="851" w:author="Mohammad Nayeem Hasan" w:date="2025-01-24T01:02:00Z" w16du:dateUtc="2025-01-23T19:02:00Z">
              <w:r w:rsidRPr="00AB3C33">
                <w:rPr>
                  <w:rFonts w:ascii="Times New Roman" w:hAnsi="Times New Roman" w:cs="Times New Roman"/>
                  <w:b/>
                  <w:bCs/>
                </w:rPr>
                <w:t>&lt;0.001</w:t>
              </w:r>
            </w:ins>
          </w:p>
        </w:tc>
        <w:tc>
          <w:tcPr>
            <w:tcW w:w="1141" w:type="pct"/>
            <w:tcPrChange w:id="852" w:author="Mohammad Nayeem Hasan" w:date="2025-01-24T01:00:00Z" w16du:dateUtc="2025-01-23T19:00:00Z">
              <w:tcPr>
                <w:tcW w:w="566" w:type="pct"/>
                <w:gridSpan w:val="2"/>
              </w:tcPr>
            </w:tcPrChange>
          </w:tcPr>
          <w:p w14:paraId="3AE849B7" w14:textId="43139113" w:rsidR="004C00D1" w:rsidRPr="00FA5849" w:rsidRDefault="004C00D1" w:rsidP="004C00D1">
            <w:pPr>
              <w:rPr>
                <w:rFonts w:ascii="Times New Roman" w:hAnsi="Times New Roman" w:cs="Times New Roman"/>
              </w:rPr>
            </w:pPr>
            <w:r w:rsidRPr="00FA5849">
              <w:rPr>
                <w:rFonts w:ascii="Times New Roman" w:hAnsi="Times New Roman" w:cs="Times New Roman"/>
              </w:rPr>
              <w:t>1.01 (</w:t>
            </w:r>
            <w:ins w:id="853" w:author="Mohammad Nayeem Hasan" w:date="2025-01-24T01:13:00Z" w16du:dateUtc="2025-01-23T19:13:00Z">
              <w:r w:rsidR="00BF0675">
                <w:rPr>
                  <w:rFonts w:ascii="Times New Roman" w:hAnsi="Times New Roman" w:cs="Times New Roman"/>
                </w:rPr>
                <w:t>0.99</w:t>
              </w:r>
            </w:ins>
            <w:del w:id="854" w:author="Mohammad Nayeem Hasan" w:date="2025-01-24T01:13:00Z" w16du:dateUtc="2025-01-23T19:13:00Z">
              <w:r w:rsidRPr="00FA5849" w:rsidDel="00BF0675">
                <w:rPr>
                  <w:rFonts w:ascii="Times New Roman" w:hAnsi="Times New Roman" w:cs="Times New Roman"/>
                </w:rPr>
                <w:delText>1.01</w:delText>
              </w:r>
            </w:del>
            <w:r w:rsidRPr="00FA5849">
              <w:rPr>
                <w:rFonts w:ascii="Times New Roman" w:hAnsi="Times New Roman" w:cs="Times New Roman"/>
              </w:rPr>
              <w:t xml:space="preserve"> - 1.0</w:t>
            </w:r>
            <w:ins w:id="855" w:author="Mohammad Nayeem Hasan" w:date="2025-01-24T01:13:00Z" w16du:dateUtc="2025-01-23T19:13:00Z">
              <w:r w:rsidR="00BF0675">
                <w:rPr>
                  <w:rFonts w:ascii="Times New Roman" w:hAnsi="Times New Roman" w:cs="Times New Roman"/>
                </w:rPr>
                <w:t>2</w:t>
              </w:r>
            </w:ins>
            <w:del w:id="856" w:author="Mohammad Nayeem Hasan" w:date="2025-01-24T01:13:00Z" w16du:dateUtc="2025-01-23T19:13:00Z">
              <w:r w:rsidRPr="00FA5849" w:rsidDel="00BF0675">
                <w:rPr>
                  <w:rFonts w:ascii="Times New Roman" w:hAnsi="Times New Roman" w:cs="Times New Roman"/>
                </w:rPr>
                <w:delText>2</w:delText>
              </w:r>
            </w:del>
            <w:r w:rsidRPr="00FA5849">
              <w:rPr>
                <w:rFonts w:ascii="Times New Roman" w:hAnsi="Times New Roman" w:cs="Times New Roman"/>
              </w:rPr>
              <w:t>)</w:t>
            </w:r>
          </w:p>
        </w:tc>
        <w:tc>
          <w:tcPr>
            <w:tcW w:w="650" w:type="pct"/>
            <w:tcPrChange w:id="857" w:author="Mohammad Nayeem Hasan" w:date="2025-01-24T01:00:00Z" w16du:dateUtc="2025-01-23T19:00:00Z">
              <w:tcPr>
                <w:tcW w:w="295" w:type="pct"/>
                <w:gridSpan w:val="2"/>
              </w:tcPr>
            </w:tcPrChange>
          </w:tcPr>
          <w:p w14:paraId="7C60D6C8" w14:textId="2B52EA77" w:rsidR="004C00D1" w:rsidRPr="00FA5849" w:rsidRDefault="004C00D1" w:rsidP="004C00D1">
            <w:pPr>
              <w:rPr>
                <w:rFonts w:ascii="Times New Roman" w:hAnsi="Times New Roman" w:cs="Times New Roman"/>
                <w:b/>
                <w:bCs/>
              </w:rPr>
            </w:pPr>
            <w:r w:rsidRPr="00FA5849">
              <w:rPr>
                <w:rFonts w:ascii="Times New Roman" w:hAnsi="Times New Roman" w:cs="Times New Roman"/>
                <w:b/>
                <w:bCs/>
              </w:rPr>
              <w:t>0.0</w:t>
            </w:r>
            <w:ins w:id="858" w:author="Mohammad Nayeem Hasan" w:date="2025-01-24T01:11:00Z" w16du:dateUtc="2025-01-23T19:11:00Z">
              <w:r w:rsidR="00135A72">
                <w:rPr>
                  <w:rFonts w:ascii="Times New Roman" w:hAnsi="Times New Roman" w:cs="Times New Roman"/>
                  <w:b/>
                  <w:bCs/>
                </w:rPr>
                <w:t>98</w:t>
              </w:r>
            </w:ins>
            <w:del w:id="859" w:author="Mohammad Nayeem Hasan" w:date="2025-01-24T01:11:00Z" w16du:dateUtc="2025-01-23T19:11:00Z">
              <w:r w:rsidRPr="00FA5849" w:rsidDel="00135A72">
                <w:rPr>
                  <w:rFonts w:ascii="Times New Roman" w:hAnsi="Times New Roman" w:cs="Times New Roman"/>
                  <w:b/>
                  <w:bCs/>
                </w:rPr>
                <w:delText>07</w:delText>
              </w:r>
            </w:del>
          </w:p>
        </w:tc>
      </w:tr>
      <w:tr w:rsidR="004C00D1" w:rsidRPr="00FA5849" w14:paraId="4CA93647" w14:textId="02A91B38" w:rsidTr="004C00D1">
        <w:tc>
          <w:tcPr>
            <w:tcW w:w="1498" w:type="pct"/>
            <w:tcPrChange w:id="860" w:author="Mohammad Nayeem Hasan" w:date="2025-01-24T01:00:00Z" w16du:dateUtc="2025-01-23T19:00:00Z">
              <w:tcPr>
                <w:tcW w:w="737" w:type="pct"/>
              </w:tcPr>
            </w:tcPrChange>
          </w:tcPr>
          <w:p w14:paraId="3E9C588F" w14:textId="296799F7" w:rsidR="004C00D1" w:rsidRPr="00FA5849" w:rsidRDefault="004C00D1" w:rsidP="004C00D1">
            <w:pPr>
              <w:rPr>
                <w:rFonts w:ascii="Times New Roman" w:hAnsi="Times New Roman" w:cs="Times New Roman"/>
              </w:rPr>
            </w:pPr>
            <w:r w:rsidRPr="00FA5849">
              <w:rPr>
                <w:rFonts w:ascii="Times New Roman" w:hAnsi="Times New Roman" w:cs="Times New Roman"/>
              </w:rPr>
              <w:t>Obesity (%)</w:t>
            </w:r>
          </w:p>
        </w:tc>
        <w:tc>
          <w:tcPr>
            <w:tcW w:w="1141" w:type="pct"/>
            <w:tcPrChange w:id="861" w:author="Mohammad Nayeem Hasan" w:date="2025-01-24T01:00:00Z" w16du:dateUtc="2025-01-23T19:00:00Z">
              <w:tcPr>
                <w:tcW w:w="850" w:type="pct"/>
                <w:gridSpan w:val="2"/>
              </w:tcPr>
            </w:tcPrChange>
          </w:tcPr>
          <w:p w14:paraId="75714E77" w14:textId="2876DD52" w:rsidR="004C00D1" w:rsidRPr="00FA5849" w:rsidRDefault="004C00D1" w:rsidP="004C00D1">
            <w:pPr>
              <w:rPr>
                <w:rFonts w:ascii="Times New Roman" w:hAnsi="Times New Roman" w:cs="Times New Roman"/>
              </w:rPr>
            </w:pPr>
            <w:ins w:id="862" w:author="Mohammad Nayeem Hasan" w:date="2025-01-24T01:00:00Z" w16du:dateUtc="2025-01-23T19:00:00Z">
              <w:r w:rsidRPr="00FA5849">
                <w:rPr>
                  <w:rFonts w:ascii="Times New Roman" w:hAnsi="Times New Roman" w:cs="Times New Roman"/>
                </w:rPr>
                <w:t>1.0</w:t>
              </w:r>
            </w:ins>
            <w:ins w:id="863" w:author="Mohammad Nayeem Hasan" w:date="2025-01-24T01:08:00Z" w16du:dateUtc="2025-01-23T19:08:00Z">
              <w:r w:rsidR="00B20D4F">
                <w:rPr>
                  <w:rFonts w:ascii="Times New Roman" w:hAnsi="Times New Roman" w:cs="Times New Roman"/>
                </w:rPr>
                <w:t>4</w:t>
              </w:r>
            </w:ins>
            <w:ins w:id="864" w:author="Mohammad Nayeem Hasan" w:date="2025-01-24T01:00:00Z" w16du:dateUtc="2025-01-23T19:00:00Z">
              <w:r w:rsidRPr="00FA5849">
                <w:rPr>
                  <w:rFonts w:ascii="Times New Roman" w:hAnsi="Times New Roman" w:cs="Times New Roman"/>
                </w:rPr>
                <w:t xml:space="preserve"> (</w:t>
              </w:r>
            </w:ins>
            <w:ins w:id="865" w:author="Mohammad Nayeem Hasan" w:date="2025-01-24T01:09:00Z" w16du:dateUtc="2025-01-23T19:09:00Z">
              <w:r w:rsidR="00A10D28">
                <w:rPr>
                  <w:rFonts w:ascii="Times New Roman" w:hAnsi="Times New Roman" w:cs="Times New Roman"/>
                </w:rPr>
                <w:t>1.04</w:t>
              </w:r>
            </w:ins>
            <w:ins w:id="866" w:author="Mohammad Nayeem Hasan" w:date="2025-01-24T01:00:00Z" w16du:dateUtc="2025-01-23T19:00:00Z">
              <w:r w:rsidRPr="00FA5849">
                <w:rPr>
                  <w:rFonts w:ascii="Times New Roman" w:hAnsi="Times New Roman" w:cs="Times New Roman"/>
                </w:rPr>
                <w:t xml:space="preserve"> - 1.0</w:t>
              </w:r>
            </w:ins>
            <w:ins w:id="867" w:author="Mohammad Nayeem Hasan" w:date="2025-01-24T01:09:00Z" w16du:dateUtc="2025-01-23T19:09:00Z">
              <w:r w:rsidR="00A10D28">
                <w:rPr>
                  <w:rFonts w:ascii="Times New Roman" w:hAnsi="Times New Roman" w:cs="Times New Roman"/>
                </w:rPr>
                <w:t>5</w:t>
              </w:r>
            </w:ins>
            <w:ins w:id="868" w:author="Mohammad Nayeem Hasan" w:date="2025-01-24T01:00:00Z" w16du:dateUtc="2025-01-23T19:00:00Z">
              <w:r w:rsidRPr="00FA5849">
                <w:rPr>
                  <w:rFonts w:ascii="Times New Roman" w:hAnsi="Times New Roman" w:cs="Times New Roman"/>
                </w:rPr>
                <w:t>)</w:t>
              </w:r>
            </w:ins>
          </w:p>
        </w:tc>
        <w:tc>
          <w:tcPr>
            <w:tcW w:w="569" w:type="pct"/>
            <w:tcPrChange w:id="869" w:author="Mohammad Nayeem Hasan" w:date="2025-01-24T01:00:00Z" w16du:dateUtc="2025-01-23T19:00:00Z">
              <w:tcPr>
                <w:tcW w:w="850" w:type="pct"/>
                <w:gridSpan w:val="3"/>
              </w:tcPr>
            </w:tcPrChange>
          </w:tcPr>
          <w:p w14:paraId="16DC1C3A" w14:textId="695646B0" w:rsidR="004C00D1" w:rsidRPr="00FA5849" w:rsidRDefault="004C00D1" w:rsidP="004C00D1">
            <w:pPr>
              <w:rPr>
                <w:rFonts w:ascii="Times New Roman" w:hAnsi="Times New Roman" w:cs="Times New Roman"/>
              </w:rPr>
            </w:pPr>
            <w:ins w:id="870" w:author="Mohammad Nayeem Hasan" w:date="2025-01-24T01:02:00Z" w16du:dateUtc="2025-01-23T19:02:00Z">
              <w:r w:rsidRPr="00AB3C33">
                <w:rPr>
                  <w:rFonts w:ascii="Times New Roman" w:hAnsi="Times New Roman" w:cs="Times New Roman"/>
                  <w:b/>
                  <w:bCs/>
                </w:rPr>
                <w:t>&lt;0.001</w:t>
              </w:r>
            </w:ins>
          </w:p>
        </w:tc>
        <w:tc>
          <w:tcPr>
            <w:tcW w:w="1141" w:type="pct"/>
            <w:tcPrChange w:id="871" w:author="Mohammad Nayeem Hasan" w:date="2025-01-24T01:00:00Z" w16du:dateUtc="2025-01-23T19:00:00Z">
              <w:tcPr>
                <w:tcW w:w="566" w:type="pct"/>
                <w:gridSpan w:val="2"/>
              </w:tcPr>
            </w:tcPrChange>
          </w:tcPr>
          <w:p w14:paraId="7FFA2C13" w14:textId="1E69FA73" w:rsidR="004C00D1" w:rsidRPr="00FA5849" w:rsidRDefault="004C00D1" w:rsidP="004C00D1">
            <w:pPr>
              <w:rPr>
                <w:rFonts w:ascii="Times New Roman" w:hAnsi="Times New Roman" w:cs="Times New Roman"/>
              </w:rPr>
            </w:pPr>
            <w:r w:rsidRPr="00FA5849">
              <w:rPr>
                <w:rFonts w:ascii="Times New Roman" w:hAnsi="Times New Roman" w:cs="Times New Roman"/>
              </w:rPr>
              <w:t>1.0</w:t>
            </w:r>
            <w:ins w:id="872" w:author="Mohammad Nayeem Hasan" w:date="2025-01-24T01:12:00Z" w16du:dateUtc="2025-01-23T19:12:00Z">
              <w:r w:rsidR="00CC735A">
                <w:rPr>
                  <w:rFonts w:ascii="Times New Roman" w:hAnsi="Times New Roman" w:cs="Times New Roman"/>
                </w:rPr>
                <w:t>3</w:t>
              </w:r>
            </w:ins>
            <w:del w:id="873" w:author="Mohammad Nayeem Hasan" w:date="2025-01-24T01:11:00Z" w16du:dateUtc="2025-01-23T19:11:00Z">
              <w:r w:rsidRPr="00FA5849" w:rsidDel="00CC735A">
                <w:rPr>
                  <w:rFonts w:ascii="Times New Roman" w:hAnsi="Times New Roman" w:cs="Times New Roman"/>
                </w:rPr>
                <w:delText>1</w:delText>
              </w:r>
            </w:del>
            <w:r w:rsidRPr="00FA5849">
              <w:rPr>
                <w:rFonts w:ascii="Times New Roman" w:hAnsi="Times New Roman" w:cs="Times New Roman"/>
              </w:rPr>
              <w:t xml:space="preserve"> (</w:t>
            </w:r>
            <w:ins w:id="874" w:author="Mohammad Nayeem Hasan" w:date="2025-01-24T01:12:00Z" w16du:dateUtc="2025-01-23T19:12:00Z">
              <w:r w:rsidR="00CD217F">
                <w:rPr>
                  <w:rFonts w:ascii="Times New Roman" w:hAnsi="Times New Roman" w:cs="Times New Roman"/>
                </w:rPr>
                <w:t>1.01</w:t>
              </w:r>
            </w:ins>
            <w:del w:id="875" w:author="Mohammad Nayeem Hasan" w:date="2025-01-24T01:12:00Z" w16du:dateUtc="2025-01-23T19:12:00Z">
              <w:r w:rsidRPr="00FA5849" w:rsidDel="00CD217F">
                <w:rPr>
                  <w:rFonts w:ascii="Times New Roman" w:hAnsi="Times New Roman" w:cs="Times New Roman"/>
                </w:rPr>
                <w:delText>0.97</w:delText>
              </w:r>
            </w:del>
            <w:r w:rsidRPr="00FA5849">
              <w:rPr>
                <w:rFonts w:ascii="Times New Roman" w:hAnsi="Times New Roman" w:cs="Times New Roman"/>
              </w:rPr>
              <w:t xml:space="preserve"> - 1.0</w:t>
            </w:r>
            <w:ins w:id="876" w:author="Mohammad Nayeem Hasan" w:date="2025-01-24T01:12:00Z" w16du:dateUtc="2025-01-23T19:12:00Z">
              <w:r w:rsidR="00CD217F">
                <w:rPr>
                  <w:rFonts w:ascii="Times New Roman" w:hAnsi="Times New Roman" w:cs="Times New Roman"/>
                </w:rPr>
                <w:t>6</w:t>
              </w:r>
            </w:ins>
            <w:del w:id="877" w:author="Mohammad Nayeem Hasan" w:date="2025-01-24T01:12:00Z" w16du:dateUtc="2025-01-23T19:12:00Z">
              <w:r w:rsidRPr="00FA5849" w:rsidDel="00CD217F">
                <w:rPr>
                  <w:rFonts w:ascii="Times New Roman" w:hAnsi="Times New Roman" w:cs="Times New Roman"/>
                </w:rPr>
                <w:delText>2</w:delText>
              </w:r>
            </w:del>
            <w:r w:rsidRPr="00FA5849">
              <w:rPr>
                <w:rFonts w:ascii="Times New Roman" w:hAnsi="Times New Roman" w:cs="Times New Roman"/>
              </w:rPr>
              <w:t>)</w:t>
            </w:r>
          </w:p>
        </w:tc>
        <w:tc>
          <w:tcPr>
            <w:tcW w:w="650" w:type="pct"/>
            <w:tcPrChange w:id="878" w:author="Mohammad Nayeem Hasan" w:date="2025-01-24T01:00:00Z" w16du:dateUtc="2025-01-23T19:00:00Z">
              <w:tcPr>
                <w:tcW w:w="295" w:type="pct"/>
                <w:gridSpan w:val="2"/>
              </w:tcPr>
            </w:tcPrChange>
          </w:tcPr>
          <w:p w14:paraId="3B79D9E7" w14:textId="4F5D1325" w:rsidR="004C00D1" w:rsidRPr="00FA5849" w:rsidRDefault="004C00D1" w:rsidP="004C00D1">
            <w:pPr>
              <w:rPr>
                <w:rFonts w:ascii="Times New Roman" w:hAnsi="Times New Roman" w:cs="Times New Roman"/>
              </w:rPr>
            </w:pPr>
            <w:r w:rsidRPr="00FA5849">
              <w:rPr>
                <w:rFonts w:ascii="Times New Roman" w:hAnsi="Times New Roman" w:cs="Times New Roman"/>
              </w:rPr>
              <w:t>0.</w:t>
            </w:r>
            <w:ins w:id="879" w:author="Mohammad Nayeem Hasan" w:date="2025-01-24T01:11:00Z" w16du:dateUtc="2025-01-23T19:11:00Z">
              <w:r w:rsidR="00135A72">
                <w:rPr>
                  <w:rFonts w:ascii="Times New Roman" w:hAnsi="Times New Roman" w:cs="Times New Roman"/>
                </w:rPr>
                <w:t>003</w:t>
              </w:r>
            </w:ins>
            <w:del w:id="880" w:author="Mohammad Nayeem Hasan" w:date="2025-01-24T01:11:00Z" w16du:dateUtc="2025-01-23T19:11:00Z">
              <w:r w:rsidRPr="00FA5849" w:rsidDel="00135A72">
                <w:rPr>
                  <w:rFonts w:ascii="Times New Roman" w:hAnsi="Times New Roman" w:cs="Times New Roman"/>
                </w:rPr>
                <w:delText>783</w:delText>
              </w:r>
            </w:del>
          </w:p>
        </w:tc>
      </w:tr>
      <w:tr w:rsidR="004C00D1" w:rsidRPr="00FA5849" w:rsidDel="00B20D4F" w14:paraId="7331F8DA" w14:textId="64253BFC" w:rsidTr="004C00D1">
        <w:trPr>
          <w:del w:id="881" w:author="Mohammad Nayeem Hasan" w:date="2025-01-24T01:07:00Z" w16du:dateUtc="2025-01-23T19:07:00Z"/>
        </w:trPr>
        <w:tc>
          <w:tcPr>
            <w:tcW w:w="1498" w:type="pct"/>
            <w:tcPrChange w:id="882" w:author="Mohammad Nayeem Hasan" w:date="2025-01-24T01:00:00Z" w16du:dateUtc="2025-01-23T19:00:00Z">
              <w:tcPr>
                <w:tcW w:w="737" w:type="pct"/>
              </w:tcPr>
            </w:tcPrChange>
          </w:tcPr>
          <w:p w14:paraId="129426F3" w14:textId="1F6A82B5" w:rsidR="004C00D1" w:rsidRPr="00FA5849" w:rsidDel="00B20D4F" w:rsidRDefault="004C00D1" w:rsidP="004C00D1">
            <w:pPr>
              <w:rPr>
                <w:del w:id="883" w:author="Mohammad Nayeem Hasan" w:date="2025-01-24T01:07:00Z" w16du:dateUtc="2025-01-23T19:07:00Z"/>
                <w:rFonts w:ascii="Times New Roman" w:hAnsi="Times New Roman" w:cs="Times New Roman"/>
              </w:rPr>
            </w:pPr>
            <w:del w:id="884" w:author="Mohammad Nayeem Hasan" w:date="2025-01-24T01:07:00Z" w16du:dateUtc="2025-01-23T19:07:00Z">
              <w:r w:rsidRPr="00FA5849" w:rsidDel="00B20D4F">
                <w:rPr>
                  <w:rFonts w:ascii="Times New Roman" w:hAnsi="Times New Roman" w:cs="Times New Roman"/>
                </w:rPr>
                <w:delText>Diabetes (%)</w:delText>
              </w:r>
            </w:del>
          </w:p>
        </w:tc>
        <w:tc>
          <w:tcPr>
            <w:tcW w:w="1141" w:type="pct"/>
            <w:tcPrChange w:id="885" w:author="Mohammad Nayeem Hasan" w:date="2025-01-24T01:00:00Z" w16du:dateUtc="2025-01-23T19:00:00Z">
              <w:tcPr>
                <w:tcW w:w="850" w:type="pct"/>
                <w:gridSpan w:val="2"/>
              </w:tcPr>
            </w:tcPrChange>
          </w:tcPr>
          <w:p w14:paraId="75BEA238" w14:textId="7B9F2E68" w:rsidR="004C00D1" w:rsidRPr="00FA5849" w:rsidDel="00B20D4F" w:rsidRDefault="004C00D1" w:rsidP="004C00D1">
            <w:pPr>
              <w:rPr>
                <w:del w:id="886" w:author="Mohammad Nayeem Hasan" w:date="2025-01-24T01:07:00Z" w16du:dateUtc="2025-01-23T19:07:00Z"/>
                <w:rFonts w:ascii="Times New Roman" w:hAnsi="Times New Roman" w:cs="Times New Roman"/>
              </w:rPr>
            </w:pPr>
          </w:p>
        </w:tc>
        <w:tc>
          <w:tcPr>
            <w:tcW w:w="569" w:type="pct"/>
            <w:tcPrChange w:id="887" w:author="Mohammad Nayeem Hasan" w:date="2025-01-24T01:00:00Z" w16du:dateUtc="2025-01-23T19:00:00Z">
              <w:tcPr>
                <w:tcW w:w="850" w:type="pct"/>
                <w:gridSpan w:val="3"/>
              </w:tcPr>
            </w:tcPrChange>
          </w:tcPr>
          <w:p w14:paraId="2D62339C" w14:textId="18FD1BCC" w:rsidR="004C00D1" w:rsidRPr="00FA5849" w:rsidDel="00B20D4F" w:rsidRDefault="004C00D1" w:rsidP="004C00D1">
            <w:pPr>
              <w:rPr>
                <w:del w:id="888" w:author="Mohammad Nayeem Hasan" w:date="2025-01-24T01:07:00Z" w16du:dateUtc="2025-01-23T19:07:00Z"/>
                <w:rFonts w:ascii="Times New Roman" w:hAnsi="Times New Roman" w:cs="Times New Roman"/>
              </w:rPr>
            </w:pPr>
          </w:p>
        </w:tc>
        <w:tc>
          <w:tcPr>
            <w:tcW w:w="1141" w:type="pct"/>
            <w:tcPrChange w:id="889" w:author="Mohammad Nayeem Hasan" w:date="2025-01-24T01:00:00Z" w16du:dateUtc="2025-01-23T19:00:00Z">
              <w:tcPr>
                <w:tcW w:w="566" w:type="pct"/>
                <w:gridSpan w:val="2"/>
              </w:tcPr>
            </w:tcPrChange>
          </w:tcPr>
          <w:p w14:paraId="3931A462" w14:textId="623ACAA2" w:rsidR="004C00D1" w:rsidRPr="00FA5849" w:rsidDel="00B20D4F" w:rsidRDefault="004C00D1" w:rsidP="004C00D1">
            <w:pPr>
              <w:rPr>
                <w:del w:id="890" w:author="Mohammad Nayeem Hasan" w:date="2025-01-24T01:07:00Z" w16du:dateUtc="2025-01-23T19:07:00Z"/>
                <w:rFonts w:ascii="Times New Roman" w:hAnsi="Times New Roman" w:cs="Times New Roman"/>
              </w:rPr>
            </w:pPr>
            <w:del w:id="891" w:author="Mohammad Nayeem Hasan" w:date="2025-01-24T01:07:00Z" w16du:dateUtc="2025-01-23T19:07:00Z">
              <w:r w:rsidRPr="00FA5849" w:rsidDel="00B20D4F">
                <w:rPr>
                  <w:rFonts w:ascii="Times New Roman" w:hAnsi="Times New Roman" w:cs="Times New Roman"/>
                </w:rPr>
                <w:delText>1.01 (0.97 - 1.04)</w:delText>
              </w:r>
            </w:del>
          </w:p>
        </w:tc>
        <w:tc>
          <w:tcPr>
            <w:tcW w:w="650" w:type="pct"/>
            <w:tcPrChange w:id="892" w:author="Mohammad Nayeem Hasan" w:date="2025-01-24T01:00:00Z" w16du:dateUtc="2025-01-23T19:00:00Z">
              <w:tcPr>
                <w:tcW w:w="295" w:type="pct"/>
                <w:gridSpan w:val="2"/>
              </w:tcPr>
            </w:tcPrChange>
          </w:tcPr>
          <w:p w14:paraId="407C14AD" w14:textId="7A427F94" w:rsidR="004C00D1" w:rsidRPr="00FA5849" w:rsidDel="00B20D4F" w:rsidRDefault="004C00D1" w:rsidP="004C00D1">
            <w:pPr>
              <w:rPr>
                <w:del w:id="893" w:author="Mohammad Nayeem Hasan" w:date="2025-01-24T01:07:00Z" w16du:dateUtc="2025-01-23T19:07:00Z"/>
                <w:rFonts w:ascii="Times New Roman" w:hAnsi="Times New Roman" w:cs="Times New Roman"/>
              </w:rPr>
            </w:pPr>
            <w:del w:id="894" w:author="Mohammad Nayeem Hasan" w:date="2025-01-24T01:07:00Z" w16du:dateUtc="2025-01-23T19:07:00Z">
              <w:r w:rsidRPr="00FA5849" w:rsidDel="00B20D4F">
                <w:rPr>
                  <w:rFonts w:ascii="Times New Roman" w:hAnsi="Times New Roman" w:cs="Times New Roman"/>
                </w:rPr>
                <w:delText>0.740</w:delText>
              </w:r>
            </w:del>
          </w:p>
        </w:tc>
      </w:tr>
      <w:tr w:rsidR="004C00D1" w:rsidRPr="00FA5849" w:rsidDel="00B20D4F" w14:paraId="748A6EAB" w14:textId="2C38F9C1" w:rsidTr="004C00D1">
        <w:trPr>
          <w:del w:id="895" w:author="Mohammad Nayeem Hasan" w:date="2025-01-24T01:07:00Z" w16du:dateUtc="2025-01-23T19:07:00Z"/>
        </w:trPr>
        <w:tc>
          <w:tcPr>
            <w:tcW w:w="1498" w:type="pct"/>
            <w:tcPrChange w:id="896" w:author="Mohammad Nayeem Hasan" w:date="2025-01-24T01:00:00Z" w16du:dateUtc="2025-01-23T19:00:00Z">
              <w:tcPr>
                <w:tcW w:w="737" w:type="pct"/>
              </w:tcPr>
            </w:tcPrChange>
          </w:tcPr>
          <w:p w14:paraId="5F24B263" w14:textId="27EF4614" w:rsidR="004C00D1" w:rsidRPr="00FA5849" w:rsidDel="00B20D4F" w:rsidRDefault="004C00D1" w:rsidP="004C00D1">
            <w:pPr>
              <w:rPr>
                <w:del w:id="897" w:author="Mohammad Nayeem Hasan" w:date="2025-01-24T01:07:00Z" w16du:dateUtc="2025-01-23T19:07:00Z"/>
                <w:rFonts w:ascii="Times New Roman" w:hAnsi="Times New Roman" w:cs="Times New Roman"/>
              </w:rPr>
            </w:pPr>
            <w:del w:id="898" w:author="Mohammad Nayeem Hasan" w:date="2025-01-24T01:07:00Z" w16du:dateUtc="2025-01-23T19:07:00Z">
              <w:r w:rsidRPr="00FA5849" w:rsidDel="00B20D4F">
                <w:rPr>
                  <w:rFonts w:ascii="Times New Roman" w:hAnsi="Times New Roman" w:cs="Times New Roman"/>
                </w:rPr>
                <w:delText>Hypertension (%)</w:delText>
              </w:r>
            </w:del>
          </w:p>
        </w:tc>
        <w:tc>
          <w:tcPr>
            <w:tcW w:w="1141" w:type="pct"/>
            <w:tcPrChange w:id="899" w:author="Mohammad Nayeem Hasan" w:date="2025-01-24T01:00:00Z" w16du:dateUtc="2025-01-23T19:00:00Z">
              <w:tcPr>
                <w:tcW w:w="850" w:type="pct"/>
                <w:gridSpan w:val="2"/>
              </w:tcPr>
            </w:tcPrChange>
          </w:tcPr>
          <w:p w14:paraId="027380A2" w14:textId="04BFF20E" w:rsidR="004C00D1" w:rsidRPr="00FA5849" w:rsidDel="00B20D4F" w:rsidRDefault="004C00D1" w:rsidP="004C00D1">
            <w:pPr>
              <w:rPr>
                <w:del w:id="900" w:author="Mohammad Nayeem Hasan" w:date="2025-01-24T01:07:00Z" w16du:dateUtc="2025-01-23T19:07:00Z"/>
                <w:rFonts w:ascii="Times New Roman" w:hAnsi="Times New Roman" w:cs="Times New Roman"/>
              </w:rPr>
            </w:pPr>
          </w:p>
        </w:tc>
        <w:tc>
          <w:tcPr>
            <w:tcW w:w="569" w:type="pct"/>
            <w:tcPrChange w:id="901" w:author="Mohammad Nayeem Hasan" w:date="2025-01-24T01:00:00Z" w16du:dateUtc="2025-01-23T19:00:00Z">
              <w:tcPr>
                <w:tcW w:w="850" w:type="pct"/>
                <w:gridSpan w:val="3"/>
              </w:tcPr>
            </w:tcPrChange>
          </w:tcPr>
          <w:p w14:paraId="241A80A0" w14:textId="1FCD8820" w:rsidR="004C00D1" w:rsidRPr="00FA5849" w:rsidDel="00B20D4F" w:rsidRDefault="004C00D1" w:rsidP="004C00D1">
            <w:pPr>
              <w:rPr>
                <w:del w:id="902" w:author="Mohammad Nayeem Hasan" w:date="2025-01-24T01:07:00Z" w16du:dateUtc="2025-01-23T19:07:00Z"/>
                <w:rFonts w:ascii="Times New Roman" w:hAnsi="Times New Roman" w:cs="Times New Roman"/>
              </w:rPr>
            </w:pPr>
          </w:p>
        </w:tc>
        <w:tc>
          <w:tcPr>
            <w:tcW w:w="1141" w:type="pct"/>
            <w:tcPrChange w:id="903" w:author="Mohammad Nayeem Hasan" w:date="2025-01-24T01:00:00Z" w16du:dateUtc="2025-01-23T19:00:00Z">
              <w:tcPr>
                <w:tcW w:w="566" w:type="pct"/>
                <w:gridSpan w:val="2"/>
              </w:tcPr>
            </w:tcPrChange>
          </w:tcPr>
          <w:p w14:paraId="52F39E90" w14:textId="398045ED" w:rsidR="004C00D1" w:rsidRPr="00FA5849" w:rsidDel="00B20D4F" w:rsidRDefault="004C00D1" w:rsidP="004C00D1">
            <w:pPr>
              <w:rPr>
                <w:del w:id="904" w:author="Mohammad Nayeem Hasan" w:date="2025-01-24T01:07:00Z" w16du:dateUtc="2025-01-23T19:07:00Z"/>
                <w:rFonts w:ascii="Times New Roman" w:hAnsi="Times New Roman" w:cs="Times New Roman"/>
              </w:rPr>
            </w:pPr>
            <w:del w:id="905" w:author="Mohammad Nayeem Hasan" w:date="2025-01-24T01:07:00Z" w16du:dateUtc="2025-01-23T19:07:00Z">
              <w:r w:rsidRPr="00FA5849" w:rsidDel="00B20D4F">
                <w:rPr>
                  <w:rFonts w:ascii="Times New Roman" w:hAnsi="Times New Roman" w:cs="Times New Roman"/>
                </w:rPr>
                <w:delText>0.99 (0.96 - 1.02)</w:delText>
              </w:r>
            </w:del>
          </w:p>
        </w:tc>
        <w:tc>
          <w:tcPr>
            <w:tcW w:w="650" w:type="pct"/>
            <w:tcPrChange w:id="906" w:author="Mohammad Nayeem Hasan" w:date="2025-01-24T01:00:00Z" w16du:dateUtc="2025-01-23T19:00:00Z">
              <w:tcPr>
                <w:tcW w:w="295" w:type="pct"/>
                <w:gridSpan w:val="2"/>
              </w:tcPr>
            </w:tcPrChange>
          </w:tcPr>
          <w:p w14:paraId="6716E635" w14:textId="1A1ED75E" w:rsidR="004C00D1" w:rsidRPr="00FA5849" w:rsidDel="00B20D4F" w:rsidRDefault="004C00D1" w:rsidP="004C00D1">
            <w:pPr>
              <w:rPr>
                <w:del w:id="907" w:author="Mohammad Nayeem Hasan" w:date="2025-01-24T01:07:00Z" w16du:dateUtc="2025-01-23T19:07:00Z"/>
                <w:rFonts w:ascii="Times New Roman" w:hAnsi="Times New Roman" w:cs="Times New Roman"/>
              </w:rPr>
            </w:pPr>
            <w:del w:id="908" w:author="Mohammad Nayeem Hasan" w:date="2025-01-24T01:07:00Z" w16du:dateUtc="2025-01-23T19:07:00Z">
              <w:r w:rsidRPr="00FA5849" w:rsidDel="00B20D4F">
                <w:rPr>
                  <w:rFonts w:ascii="Times New Roman" w:hAnsi="Times New Roman" w:cs="Times New Roman"/>
                </w:rPr>
                <w:delText>0.448</w:delText>
              </w:r>
            </w:del>
          </w:p>
        </w:tc>
      </w:tr>
      <w:tr w:rsidR="004C00D1" w:rsidRPr="00FA5849" w14:paraId="5560B0C6" w14:textId="46463915" w:rsidTr="004C00D1">
        <w:tc>
          <w:tcPr>
            <w:tcW w:w="1498" w:type="pct"/>
            <w:tcPrChange w:id="909" w:author="Mohammad Nayeem Hasan" w:date="2025-01-24T01:00:00Z" w16du:dateUtc="2025-01-23T19:00:00Z">
              <w:tcPr>
                <w:tcW w:w="737" w:type="pct"/>
              </w:tcPr>
            </w:tcPrChange>
          </w:tcPr>
          <w:p w14:paraId="7DC49A24" w14:textId="66B4CD3D" w:rsidR="004C00D1" w:rsidRPr="00FA5849" w:rsidRDefault="004C00D1" w:rsidP="004C00D1">
            <w:pPr>
              <w:rPr>
                <w:rFonts w:ascii="Times New Roman" w:hAnsi="Times New Roman" w:cs="Times New Roman"/>
              </w:rPr>
            </w:pPr>
            <w:r w:rsidRPr="00FA5849">
              <w:rPr>
                <w:rFonts w:ascii="Times New Roman" w:hAnsi="Times New Roman" w:cs="Times New Roman"/>
              </w:rPr>
              <w:t>Average temperature</w:t>
            </w:r>
          </w:p>
        </w:tc>
        <w:tc>
          <w:tcPr>
            <w:tcW w:w="1141" w:type="pct"/>
            <w:tcPrChange w:id="910" w:author="Mohammad Nayeem Hasan" w:date="2025-01-24T01:00:00Z" w16du:dateUtc="2025-01-23T19:00:00Z">
              <w:tcPr>
                <w:tcW w:w="850" w:type="pct"/>
                <w:gridSpan w:val="2"/>
              </w:tcPr>
            </w:tcPrChange>
          </w:tcPr>
          <w:p w14:paraId="52B572A5" w14:textId="02B65E2E" w:rsidR="004C00D1" w:rsidRPr="00FA5849" w:rsidRDefault="004C00D1" w:rsidP="004C00D1">
            <w:pPr>
              <w:rPr>
                <w:rFonts w:ascii="Times New Roman" w:hAnsi="Times New Roman" w:cs="Times New Roman"/>
              </w:rPr>
            </w:pPr>
            <w:ins w:id="911" w:author="Mohammad Nayeem Hasan" w:date="2025-01-24T01:00:00Z" w16du:dateUtc="2025-01-23T19:00:00Z">
              <w:r w:rsidRPr="00FA5849">
                <w:rPr>
                  <w:rFonts w:ascii="Times New Roman" w:hAnsi="Times New Roman" w:cs="Times New Roman"/>
                </w:rPr>
                <w:t>1.</w:t>
              </w:r>
            </w:ins>
            <w:ins w:id="912" w:author="Mohammad Nayeem Hasan" w:date="2025-01-24T01:08:00Z" w16du:dateUtc="2025-01-23T19:08:00Z">
              <w:r w:rsidR="00B20D4F">
                <w:rPr>
                  <w:rFonts w:ascii="Times New Roman" w:hAnsi="Times New Roman" w:cs="Times New Roman"/>
                </w:rPr>
                <w:t>25</w:t>
              </w:r>
            </w:ins>
            <w:ins w:id="913" w:author="Mohammad Nayeem Hasan" w:date="2025-01-24T01:00:00Z" w16du:dateUtc="2025-01-23T19:00:00Z">
              <w:r w:rsidRPr="00FA5849">
                <w:rPr>
                  <w:rFonts w:ascii="Times New Roman" w:hAnsi="Times New Roman" w:cs="Times New Roman"/>
                </w:rPr>
                <w:t xml:space="preserve"> (1.</w:t>
              </w:r>
            </w:ins>
            <w:ins w:id="914" w:author="Mohammad Nayeem Hasan" w:date="2025-01-24T01:09:00Z" w16du:dateUtc="2025-01-23T19:09:00Z">
              <w:r w:rsidR="00A10D28">
                <w:rPr>
                  <w:rFonts w:ascii="Times New Roman" w:hAnsi="Times New Roman" w:cs="Times New Roman"/>
                </w:rPr>
                <w:t>20</w:t>
              </w:r>
            </w:ins>
            <w:ins w:id="915" w:author="Mohammad Nayeem Hasan" w:date="2025-01-24T01:00:00Z" w16du:dateUtc="2025-01-23T19:00:00Z">
              <w:r w:rsidRPr="00FA5849">
                <w:rPr>
                  <w:rFonts w:ascii="Times New Roman" w:hAnsi="Times New Roman" w:cs="Times New Roman"/>
                </w:rPr>
                <w:t xml:space="preserve"> - 1.</w:t>
              </w:r>
            </w:ins>
            <w:ins w:id="916" w:author="Mohammad Nayeem Hasan" w:date="2025-01-24T01:09:00Z" w16du:dateUtc="2025-01-23T19:09:00Z">
              <w:r w:rsidR="00A10D28">
                <w:rPr>
                  <w:rFonts w:ascii="Times New Roman" w:hAnsi="Times New Roman" w:cs="Times New Roman"/>
                </w:rPr>
                <w:t>28</w:t>
              </w:r>
            </w:ins>
            <w:ins w:id="917" w:author="Mohammad Nayeem Hasan" w:date="2025-01-24T01:00:00Z" w16du:dateUtc="2025-01-23T19:00:00Z">
              <w:r w:rsidRPr="00FA5849">
                <w:rPr>
                  <w:rFonts w:ascii="Times New Roman" w:hAnsi="Times New Roman" w:cs="Times New Roman"/>
                </w:rPr>
                <w:t>)</w:t>
              </w:r>
            </w:ins>
          </w:p>
        </w:tc>
        <w:tc>
          <w:tcPr>
            <w:tcW w:w="569" w:type="pct"/>
            <w:tcPrChange w:id="918" w:author="Mohammad Nayeem Hasan" w:date="2025-01-24T01:00:00Z" w16du:dateUtc="2025-01-23T19:00:00Z">
              <w:tcPr>
                <w:tcW w:w="850" w:type="pct"/>
                <w:gridSpan w:val="3"/>
              </w:tcPr>
            </w:tcPrChange>
          </w:tcPr>
          <w:p w14:paraId="15FC0893" w14:textId="3B453CCA" w:rsidR="004C00D1" w:rsidRPr="00FA5849" w:rsidRDefault="004C00D1" w:rsidP="004C00D1">
            <w:pPr>
              <w:rPr>
                <w:rFonts w:ascii="Times New Roman" w:hAnsi="Times New Roman" w:cs="Times New Roman"/>
              </w:rPr>
            </w:pPr>
            <w:ins w:id="919" w:author="Mohammad Nayeem Hasan" w:date="2025-01-24T01:02:00Z" w16du:dateUtc="2025-01-23T19:02:00Z">
              <w:r w:rsidRPr="00AB3C33">
                <w:rPr>
                  <w:rFonts w:ascii="Times New Roman" w:hAnsi="Times New Roman" w:cs="Times New Roman"/>
                  <w:b/>
                  <w:bCs/>
                </w:rPr>
                <w:t>&lt;0.001</w:t>
              </w:r>
            </w:ins>
          </w:p>
        </w:tc>
        <w:tc>
          <w:tcPr>
            <w:tcW w:w="1141" w:type="pct"/>
            <w:tcPrChange w:id="920" w:author="Mohammad Nayeem Hasan" w:date="2025-01-24T01:00:00Z" w16du:dateUtc="2025-01-23T19:00:00Z">
              <w:tcPr>
                <w:tcW w:w="566" w:type="pct"/>
                <w:gridSpan w:val="2"/>
              </w:tcPr>
            </w:tcPrChange>
          </w:tcPr>
          <w:p w14:paraId="2FA1B14A" w14:textId="31519E2F" w:rsidR="004C00D1" w:rsidRPr="00FA5849" w:rsidRDefault="004C00D1" w:rsidP="004C00D1">
            <w:pPr>
              <w:rPr>
                <w:rFonts w:ascii="Times New Roman" w:hAnsi="Times New Roman" w:cs="Times New Roman"/>
              </w:rPr>
            </w:pPr>
            <w:r w:rsidRPr="00FA5849">
              <w:rPr>
                <w:rFonts w:ascii="Times New Roman" w:hAnsi="Times New Roman" w:cs="Times New Roman"/>
              </w:rPr>
              <w:t>1.1</w:t>
            </w:r>
            <w:ins w:id="921" w:author="Mohammad Nayeem Hasan" w:date="2025-01-24T01:12:00Z" w16du:dateUtc="2025-01-23T19:12:00Z">
              <w:r w:rsidR="00CC735A">
                <w:rPr>
                  <w:rFonts w:ascii="Times New Roman" w:hAnsi="Times New Roman" w:cs="Times New Roman"/>
                </w:rPr>
                <w:t>9</w:t>
              </w:r>
            </w:ins>
            <w:del w:id="922" w:author="Mohammad Nayeem Hasan" w:date="2025-01-24T01:12:00Z" w16du:dateUtc="2025-01-23T19:12:00Z">
              <w:r w:rsidRPr="00FA5849" w:rsidDel="00CC735A">
                <w:rPr>
                  <w:rFonts w:ascii="Times New Roman" w:hAnsi="Times New Roman" w:cs="Times New Roman"/>
                </w:rPr>
                <w:delText>4</w:delText>
              </w:r>
            </w:del>
            <w:r w:rsidRPr="00FA5849">
              <w:rPr>
                <w:rFonts w:ascii="Times New Roman" w:hAnsi="Times New Roman" w:cs="Times New Roman"/>
              </w:rPr>
              <w:t xml:space="preserve"> (1.1</w:t>
            </w:r>
            <w:ins w:id="923" w:author="Mohammad Nayeem Hasan" w:date="2025-01-24T01:13:00Z" w16du:dateUtc="2025-01-23T19:13:00Z">
              <w:r w:rsidR="00CD217F">
                <w:rPr>
                  <w:rFonts w:ascii="Times New Roman" w:hAnsi="Times New Roman" w:cs="Times New Roman"/>
                </w:rPr>
                <w:t>5</w:t>
              </w:r>
            </w:ins>
            <w:del w:id="924" w:author="Mohammad Nayeem Hasan" w:date="2025-01-24T01:13:00Z" w16du:dateUtc="2025-01-23T19:13:00Z">
              <w:r w:rsidRPr="00FA5849" w:rsidDel="00CD217F">
                <w:rPr>
                  <w:rFonts w:ascii="Times New Roman" w:hAnsi="Times New Roman" w:cs="Times New Roman"/>
                </w:rPr>
                <w:delText>0</w:delText>
              </w:r>
            </w:del>
            <w:r w:rsidRPr="00FA5849">
              <w:rPr>
                <w:rFonts w:ascii="Times New Roman" w:hAnsi="Times New Roman" w:cs="Times New Roman"/>
              </w:rPr>
              <w:t xml:space="preserve"> - 1.</w:t>
            </w:r>
            <w:ins w:id="925" w:author="Mohammad Nayeem Hasan" w:date="2025-01-24T01:13:00Z" w16du:dateUtc="2025-01-23T19:13:00Z">
              <w:r w:rsidR="00CD217F">
                <w:rPr>
                  <w:rFonts w:ascii="Times New Roman" w:hAnsi="Times New Roman" w:cs="Times New Roman"/>
                </w:rPr>
                <w:t>24</w:t>
              </w:r>
            </w:ins>
            <w:del w:id="926" w:author="Mohammad Nayeem Hasan" w:date="2025-01-24T01:13:00Z" w16du:dateUtc="2025-01-23T19:13:00Z">
              <w:r w:rsidRPr="00FA5849" w:rsidDel="00CD217F">
                <w:rPr>
                  <w:rFonts w:ascii="Times New Roman" w:hAnsi="Times New Roman" w:cs="Times New Roman"/>
                </w:rPr>
                <w:delText>19</w:delText>
              </w:r>
            </w:del>
            <w:r w:rsidRPr="00FA5849">
              <w:rPr>
                <w:rFonts w:ascii="Times New Roman" w:hAnsi="Times New Roman" w:cs="Times New Roman"/>
              </w:rPr>
              <w:t>)</w:t>
            </w:r>
          </w:p>
        </w:tc>
        <w:tc>
          <w:tcPr>
            <w:tcW w:w="650" w:type="pct"/>
            <w:tcPrChange w:id="927" w:author="Mohammad Nayeem Hasan" w:date="2025-01-24T01:00:00Z" w16du:dateUtc="2025-01-23T19:00:00Z">
              <w:tcPr>
                <w:tcW w:w="295" w:type="pct"/>
                <w:gridSpan w:val="2"/>
              </w:tcPr>
            </w:tcPrChange>
          </w:tcPr>
          <w:p w14:paraId="691B3F85" w14:textId="61F7B0A5" w:rsidR="004C00D1" w:rsidRPr="00FA5849" w:rsidRDefault="004C00D1" w:rsidP="004C00D1">
            <w:pPr>
              <w:rPr>
                <w:rFonts w:ascii="Times New Roman" w:hAnsi="Times New Roman" w:cs="Times New Roman"/>
                <w:b/>
                <w:bCs/>
              </w:rPr>
            </w:pPr>
            <w:r w:rsidRPr="00FA5849">
              <w:rPr>
                <w:rFonts w:ascii="Times New Roman" w:hAnsi="Times New Roman" w:cs="Times New Roman"/>
                <w:b/>
                <w:bCs/>
              </w:rPr>
              <w:t>&lt;0.001</w:t>
            </w:r>
          </w:p>
        </w:tc>
      </w:tr>
      <w:tr w:rsidR="00135A72" w:rsidRPr="00FA5849" w14:paraId="4445301A" w14:textId="77777777" w:rsidTr="004C00D1">
        <w:trPr>
          <w:trHeight w:val="77"/>
          <w:trPrChange w:id="928" w:author="Mohammad Nayeem Hasan" w:date="2025-01-24T01:00:00Z" w16du:dateUtc="2025-01-23T19:00:00Z">
            <w:trPr>
              <w:trHeight w:val="77"/>
            </w:trPr>
          </w:trPrChange>
        </w:trPr>
        <w:tc>
          <w:tcPr>
            <w:tcW w:w="1498" w:type="pct"/>
            <w:tcPrChange w:id="929" w:author="Mohammad Nayeem Hasan" w:date="2025-01-24T01:00:00Z" w16du:dateUtc="2025-01-23T19:00:00Z">
              <w:tcPr>
                <w:tcW w:w="737" w:type="pct"/>
              </w:tcPr>
            </w:tcPrChange>
          </w:tcPr>
          <w:p w14:paraId="131BDAA6" w14:textId="3E2390D6" w:rsidR="00135A72" w:rsidRPr="00FA5849" w:rsidRDefault="00135A72" w:rsidP="00135A72">
            <w:pPr>
              <w:rPr>
                <w:rFonts w:ascii="Times New Roman" w:hAnsi="Times New Roman" w:cs="Times New Roman"/>
              </w:rPr>
            </w:pPr>
            <w:r w:rsidRPr="00FA5849">
              <w:rPr>
                <w:rFonts w:ascii="Times New Roman" w:hAnsi="Times New Roman" w:cs="Times New Roman"/>
              </w:rPr>
              <w:t>Total Rainfall</w:t>
            </w:r>
          </w:p>
        </w:tc>
        <w:tc>
          <w:tcPr>
            <w:tcW w:w="1141" w:type="pct"/>
            <w:tcPrChange w:id="930" w:author="Mohammad Nayeem Hasan" w:date="2025-01-24T01:00:00Z" w16du:dateUtc="2025-01-23T19:00:00Z">
              <w:tcPr>
                <w:tcW w:w="850" w:type="pct"/>
                <w:gridSpan w:val="2"/>
              </w:tcPr>
            </w:tcPrChange>
          </w:tcPr>
          <w:p w14:paraId="6ADF0729" w14:textId="370020E8" w:rsidR="00135A72" w:rsidRPr="00FA5849" w:rsidRDefault="00135A72" w:rsidP="00135A72">
            <w:pPr>
              <w:rPr>
                <w:rFonts w:ascii="Times New Roman" w:hAnsi="Times New Roman" w:cs="Times New Roman"/>
              </w:rPr>
            </w:pPr>
            <w:ins w:id="931" w:author="Mohammad Nayeem Hasan" w:date="2025-01-24T01:00:00Z" w16du:dateUtc="2025-01-23T19:00:00Z">
              <w:r w:rsidRPr="00FA5849">
                <w:rPr>
                  <w:rFonts w:ascii="Times New Roman" w:hAnsi="Times New Roman" w:cs="Times New Roman"/>
                </w:rPr>
                <w:t>1.01 (</w:t>
              </w:r>
            </w:ins>
            <w:ins w:id="932" w:author="Mohammad Nayeem Hasan" w:date="2025-01-24T01:09:00Z" w16du:dateUtc="2025-01-23T19:09:00Z">
              <w:r>
                <w:rPr>
                  <w:rFonts w:ascii="Times New Roman" w:hAnsi="Times New Roman" w:cs="Times New Roman"/>
                </w:rPr>
                <w:t>1.01</w:t>
              </w:r>
            </w:ins>
            <w:ins w:id="933" w:author="Mohammad Nayeem Hasan" w:date="2025-01-24T01:00:00Z" w16du:dateUtc="2025-01-23T19:00:00Z">
              <w:r w:rsidRPr="00FA5849">
                <w:rPr>
                  <w:rFonts w:ascii="Times New Roman" w:hAnsi="Times New Roman" w:cs="Times New Roman"/>
                </w:rPr>
                <w:t xml:space="preserve"> - 1.0</w:t>
              </w:r>
            </w:ins>
            <w:ins w:id="934" w:author="Mohammad Nayeem Hasan" w:date="2025-01-24T01:10:00Z" w16du:dateUtc="2025-01-23T19:10:00Z">
              <w:r>
                <w:rPr>
                  <w:rFonts w:ascii="Times New Roman" w:hAnsi="Times New Roman" w:cs="Times New Roman"/>
                </w:rPr>
                <w:t>2</w:t>
              </w:r>
            </w:ins>
            <w:ins w:id="935" w:author="Mohammad Nayeem Hasan" w:date="2025-01-24T01:00:00Z" w16du:dateUtc="2025-01-23T19:00:00Z">
              <w:r w:rsidRPr="00FA5849">
                <w:rPr>
                  <w:rFonts w:ascii="Times New Roman" w:hAnsi="Times New Roman" w:cs="Times New Roman"/>
                </w:rPr>
                <w:t>)</w:t>
              </w:r>
            </w:ins>
          </w:p>
        </w:tc>
        <w:tc>
          <w:tcPr>
            <w:tcW w:w="569" w:type="pct"/>
            <w:tcPrChange w:id="936" w:author="Mohammad Nayeem Hasan" w:date="2025-01-24T01:00:00Z" w16du:dateUtc="2025-01-23T19:00:00Z">
              <w:tcPr>
                <w:tcW w:w="850" w:type="pct"/>
                <w:gridSpan w:val="3"/>
              </w:tcPr>
            </w:tcPrChange>
          </w:tcPr>
          <w:p w14:paraId="09228DB6" w14:textId="53D0323C" w:rsidR="00135A72" w:rsidRPr="00FA5849" w:rsidRDefault="00135A72" w:rsidP="00135A72">
            <w:pPr>
              <w:rPr>
                <w:rFonts w:ascii="Times New Roman" w:hAnsi="Times New Roman" w:cs="Times New Roman"/>
              </w:rPr>
            </w:pPr>
            <w:ins w:id="937" w:author="Mohammad Nayeem Hasan" w:date="2025-01-24T01:02:00Z" w16du:dateUtc="2025-01-23T19:02:00Z">
              <w:r w:rsidRPr="00AB3C33">
                <w:rPr>
                  <w:rFonts w:ascii="Times New Roman" w:hAnsi="Times New Roman" w:cs="Times New Roman"/>
                  <w:b/>
                  <w:bCs/>
                </w:rPr>
                <w:t>&lt;0.001</w:t>
              </w:r>
            </w:ins>
          </w:p>
        </w:tc>
        <w:tc>
          <w:tcPr>
            <w:tcW w:w="1141" w:type="pct"/>
            <w:tcPrChange w:id="938" w:author="Mohammad Nayeem Hasan" w:date="2025-01-24T01:00:00Z" w16du:dateUtc="2025-01-23T19:00:00Z">
              <w:tcPr>
                <w:tcW w:w="566" w:type="pct"/>
                <w:gridSpan w:val="2"/>
              </w:tcPr>
            </w:tcPrChange>
          </w:tcPr>
          <w:p w14:paraId="6A0BF465" w14:textId="33B68AE7" w:rsidR="00135A72" w:rsidRPr="00FA5849" w:rsidRDefault="00135A72" w:rsidP="00135A72">
            <w:pPr>
              <w:rPr>
                <w:rFonts w:ascii="Times New Roman" w:hAnsi="Times New Roman" w:cs="Times New Roman"/>
              </w:rPr>
            </w:pPr>
            <w:r w:rsidRPr="00FA5849">
              <w:rPr>
                <w:rFonts w:ascii="Times New Roman" w:hAnsi="Times New Roman" w:cs="Times New Roman"/>
              </w:rPr>
              <w:t>1.01 (</w:t>
            </w:r>
            <w:ins w:id="939" w:author="Mohammad Nayeem Hasan" w:date="2025-01-24T01:13:00Z" w16du:dateUtc="2025-01-23T19:13:00Z">
              <w:r w:rsidR="00CD217F">
                <w:rPr>
                  <w:rFonts w:ascii="Times New Roman" w:hAnsi="Times New Roman" w:cs="Times New Roman"/>
                </w:rPr>
                <w:t>1.01</w:t>
              </w:r>
            </w:ins>
            <w:del w:id="940" w:author="Mohammad Nayeem Hasan" w:date="2025-01-24T01:13:00Z" w16du:dateUtc="2025-01-23T19:13:00Z">
              <w:r w:rsidRPr="00FA5849" w:rsidDel="00CD217F">
                <w:rPr>
                  <w:rFonts w:ascii="Times New Roman" w:hAnsi="Times New Roman" w:cs="Times New Roman"/>
                </w:rPr>
                <w:delText>0.99</w:delText>
              </w:r>
            </w:del>
            <w:r w:rsidRPr="00FA5849">
              <w:rPr>
                <w:rFonts w:ascii="Times New Roman" w:hAnsi="Times New Roman" w:cs="Times New Roman"/>
              </w:rPr>
              <w:t xml:space="preserve"> - 1.0</w:t>
            </w:r>
            <w:ins w:id="941" w:author="Mohammad Nayeem Hasan" w:date="2025-01-24T01:13:00Z" w16du:dateUtc="2025-01-23T19:13:00Z">
              <w:r w:rsidR="00CD217F">
                <w:rPr>
                  <w:rFonts w:ascii="Times New Roman" w:hAnsi="Times New Roman" w:cs="Times New Roman"/>
                </w:rPr>
                <w:t>2</w:t>
              </w:r>
            </w:ins>
            <w:del w:id="942" w:author="Mohammad Nayeem Hasan" w:date="2025-01-24T01:13:00Z" w16du:dateUtc="2025-01-23T19:13:00Z">
              <w:r w:rsidRPr="00FA5849" w:rsidDel="00CD217F">
                <w:rPr>
                  <w:rFonts w:ascii="Times New Roman" w:hAnsi="Times New Roman" w:cs="Times New Roman"/>
                </w:rPr>
                <w:delText>1</w:delText>
              </w:r>
            </w:del>
            <w:r w:rsidRPr="00FA5849">
              <w:rPr>
                <w:rFonts w:ascii="Times New Roman" w:hAnsi="Times New Roman" w:cs="Times New Roman"/>
              </w:rPr>
              <w:t>)</w:t>
            </w:r>
          </w:p>
        </w:tc>
        <w:tc>
          <w:tcPr>
            <w:tcW w:w="650" w:type="pct"/>
            <w:tcPrChange w:id="943" w:author="Mohammad Nayeem Hasan" w:date="2025-01-24T01:00:00Z" w16du:dateUtc="2025-01-23T19:00:00Z">
              <w:tcPr>
                <w:tcW w:w="295" w:type="pct"/>
                <w:gridSpan w:val="2"/>
              </w:tcPr>
            </w:tcPrChange>
          </w:tcPr>
          <w:p w14:paraId="67ABA71F" w14:textId="608508FA" w:rsidR="00135A72" w:rsidRPr="00FA5849" w:rsidRDefault="00391095" w:rsidP="00135A72">
            <w:pPr>
              <w:rPr>
                <w:rFonts w:ascii="Times New Roman" w:hAnsi="Times New Roman" w:cs="Times New Roman"/>
              </w:rPr>
            </w:pPr>
            <w:ins w:id="944" w:author="Mohammad Nayeem Hasan" w:date="2025-01-24T01:11:00Z" w16du:dateUtc="2025-01-23T19:11:00Z">
              <w:r w:rsidRPr="00FA5849">
                <w:rPr>
                  <w:rFonts w:ascii="Times New Roman" w:hAnsi="Times New Roman" w:cs="Times New Roman"/>
                  <w:b/>
                  <w:bCs/>
                </w:rPr>
                <w:t>&lt;</w:t>
              </w:r>
              <w:r w:rsidR="00135A72" w:rsidRPr="002E6ED0">
                <w:rPr>
                  <w:rFonts w:ascii="Times New Roman" w:hAnsi="Times New Roman" w:cs="Times New Roman"/>
                  <w:b/>
                  <w:bCs/>
                </w:rPr>
                <w:t>0.001</w:t>
              </w:r>
            </w:ins>
            <w:del w:id="945" w:author="Mohammad Nayeem Hasan" w:date="2025-01-24T01:11:00Z" w16du:dateUtc="2025-01-23T19:11:00Z">
              <w:r w:rsidR="00135A72" w:rsidRPr="00FA5849" w:rsidDel="0097774D">
                <w:rPr>
                  <w:rFonts w:ascii="Times New Roman" w:hAnsi="Times New Roman" w:cs="Times New Roman"/>
                </w:rPr>
                <w:delText>0.180</w:delText>
              </w:r>
            </w:del>
          </w:p>
        </w:tc>
      </w:tr>
      <w:tr w:rsidR="00135A72" w:rsidRPr="00FA5849" w14:paraId="4F166C52" w14:textId="77777777" w:rsidTr="004C00D1">
        <w:trPr>
          <w:trHeight w:val="77"/>
          <w:ins w:id="946" w:author="Mohammad Nayeem Hasan" w:date="2025-01-24T01:08:00Z" w16du:dateUtc="2025-01-23T19:08:00Z"/>
        </w:trPr>
        <w:tc>
          <w:tcPr>
            <w:tcW w:w="1498" w:type="pct"/>
          </w:tcPr>
          <w:p w14:paraId="29DAD20B" w14:textId="5CD07040" w:rsidR="00135A72" w:rsidRPr="00FA5849" w:rsidRDefault="00135A72" w:rsidP="00135A72">
            <w:pPr>
              <w:rPr>
                <w:ins w:id="947" w:author="Mohammad Nayeem Hasan" w:date="2025-01-24T01:08:00Z" w16du:dateUtc="2025-01-23T19:08:00Z"/>
                <w:rFonts w:ascii="Times New Roman" w:hAnsi="Times New Roman" w:cs="Times New Roman"/>
              </w:rPr>
            </w:pPr>
            <w:ins w:id="948" w:author="Mohammad Nayeem Hasan" w:date="2025-01-24T01:08:00Z">
              <w:r w:rsidRPr="00B20D4F">
                <w:rPr>
                  <w:rFonts w:ascii="Times New Roman" w:hAnsi="Times New Roman" w:cs="Times New Roman"/>
                </w:rPr>
                <w:t>Hemisphere</w:t>
              </w:r>
            </w:ins>
            <w:ins w:id="949" w:author="Mohammad Nayeem Hasan" w:date="2025-01-24T01:08:00Z" w16du:dateUtc="2025-01-23T19:08:00Z">
              <w:r>
                <w:rPr>
                  <w:rFonts w:ascii="Times New Roman" w:hAnsi="Times New Roman" w:cs="Times New Roman"/>
                </w:rPr>
                <w:t xml:space="preserve"> (</w:t>
              </w:r>
            </w:ins>
            <w:ins w:id="950" w:author="Mohammad Nayeem Hasan" w:date="2025-01-24T01:08:00Z">
              <w:r w:rsidRPr="00B20D4F">
                <w:rPr>
                  <w:rFonts w:ascii="Times New Roman" w:hAnsi="Times New Roman" w:cs="Times New Roman"/>
                </w:rPr>
                <w:t>Southern</w:t>
              </w:r>
            </w:ins>
            <w:ins w:id="951" w:author="Mohammad Nayeem Hasan" w:date="2025-01-24T01:08:00Z" w16du:dateUtc="2025-01-23T19:08:00Z">
              <w:r>
                <w:rPr>
                  <w:rFonts w:ascii="Times New Roman" w:hAnsi="Times New Roman" w:cs="Times New Roman"/>
                </w:rPr>
                <w:t>)</w:t>
              </w:r>
            </w:ins>
          </w:p>
        </w:tc>
        <w:tc>
          <w:tcPr>
            <w:tcW w:w="1141" w:type="pct"/>
          </w:tcPr>
          <w:p w14:paraId="4AB8B47B" w14:textId="5F32BE6B" w:rsidR="00135A72" w:rsidRPr="00FA5849" w:rsidRDefault="00135A72" w:rsidP="00135A72">
            <w:pPr>
              <w:rPr>
                <w:ins w:id="952" w:author="Mohammad Nayeem Hasan" w:date="2025-01-24T01:08:00Z" w16du:dateUtc="2025-01-23T19:08:00Z"/>
                <w:rFonts w:ascii="Times New Roman" w:hAnsi="Times New Roman" w:cs="Times New Roman"/>
              </w:rPr>
            </w:pPr>
            <w:ins w:id="953" w:author="Mohammad Nayeem Hasan" w:date="2025-01-24T01:08:00Z" w16du:dateUtc="2025-01-23T19:08:00Z">
              <w:r>
                <w:rPr>
                  <w:rFonts w:ascii="Times New Roman" w:hAnsi="Times New Roman" w:cs="Times New Roman"/>
                </w:rPr>
                <w:t>4.11</w:t>
              </w:r>
              <w:r w:rsidRPr="00FA5849">
                <w:rPr>
                  <w:rFonts w:ascii="Times New Roman" w:hAnsi="Times New Roman" w:cs="Times New Roman"/>
                </w:rPr>
                <w:t xml:space="preserve"> (</w:t>
              </w:r>
            </w:ins>
            <w:ins w:id="954" w:author="Mohammad Nayeem Hasan" w:date="2025-01-24T01:10:00Z" w16du:dateUtc="2025-01-23T19:10:00Z">
              <w:r>
                <w:rPr>
                  <w:rFonts w:ascii="Times New Roman" w:hAnsi="Times New Roman" w:cs="Times New Roman"/>
                </w:rPr>
                <w:t>4.08</w:t>
              </w:r>
            </w:ins>
            <w:ins w:id="955" w:author="Mohammad Nayeem Hasan" w:date="2025-01-24T01:08:00Z" w16du:dateUtc="2025-01-23T19:08:00Z">
              <w:r w:rsidRPr="00FA5849">
                <w:rPr>
                  <w:rFonts w:ascii="Times New Roman" w:hAnsi="Times New Roman" w:cs="Times New Roman"/>
                </w:rPr>
                <w:t xml:space="preserve"> - </w:t>
              </w:r>
            </w:ins>
            <w:ins w:id="956" w:author="Mohammad Nayeem Hasan" w:date="2025-01-24T01:10:00Z" w16du:dateUtc="2025-01-23T19:10:00Z">
              <w:r>
                <w:rPr>
                  <w:rFonts w:ascii="Times New Roman" w:hAnsi="Times New Roman" w:cs="Times New Roman"/>
                </w:rPr>
                <w:t>4</w:t>
              </w:r>
            </w:ins>
            <w:ins w:id="957" w:author="Mohammad Nayeem Hasan" w:date="2025-01-24T01:08:00Z" w16du:dateUtc="2025-01-23T19:08:00Z">
              <w:r w:rsidRPr="00FA5849">
                <w:rPr>
                  <w:rFonts w:ascii="Times New Roman" w:hAnsi="Times New Roman" w:cs="Times New Roman"/>
                </w:rPr>
                <w:t>.</w:t>
              </w:r>
            </w:ins>
            <w:ins w:id="958" w:author="Mohammad Nayeem Hasan" w:date="2025-01-24T01:10:00Z" w16du:dateUtc="2025-01-23T19:10:00Z">
              <w:r>
                <w:rPr>
                  <w:rFonts w:ascii="Times New Roman" w:hAnsi="Times New Roman" w:cs="Times New Roman"/>
                </w:rPr>
                <w:t>14</w:t>
              </w:r>
            </w:ins>
            <w:ins w:id="959" w:author="Mohammad Nayeem Hasan" w:date="2025-01-24T01:08:00Z" w16du:dateUtc="2025-01-23T19:08:00Z">
              <w:r w:rsidRPr="00FA5849">
                <w:rPr>
                  <w:rFonts w:ascii="Times New Roman" w:hAnsi="Times New Roman" w:cs="Times New Roman"/>
                </w:rPr>
                <w:t>)</w:t>
              </w:r>
            </w:ins>
          </w:p>
        </w:tc>
        <w:tc>
          <w:tcPr>
            <w:tcW w:w="569" w:type="pct"/>
          </w:tcPr>
          <w:p w14:paraId="2AF0AD46" w14:textId="4209E3A0" w:rsidR="00135A72" w:rsidRPr="00AB3C33" w:rsidRDefault="00135A72" w:rsidP="00135A72">
            <w:pPr>
              <w:rPr>
                <w:ins w:id="960" w:author="Mohammad Nayeem Hasan" w:date="2025-01-24T01:08:00Z" w16du:dateUtc="2025-01-23T19:08:00Z"/>
                <w:rFonts w:ascii="Times New Roman" w:hAnsi="Times New Roman" w:cs="Times New Roman"/>
                <w:b/>
                <w:bCs/>
              </w:rPr>
            </w:pPr>
            <w:ins w:id="961" w:author="Mohammad Nayeem Hasan" w:date="2025-01-24T01:08:00Z" w16du:dateUtc="2025-01-23T19:08:00Z">
              <w:r w:rsidRPr="00AB3C33">
                <w:rPr>
                  <w:rFonts w:ascii="Times New Roman" w:hAnsi="Times New Roman" w:cs="Times New Roman"/>
                  <w:b/>
                  <w:bCs/>
                </w:rPr>
                <w:t>&lt;0.001</w:t>
              </w:r>
            </w:ins>
          </w:p>
        </w:tc>
        <w:tc>
          <w:tcPr>
            <w:tcW w:w="1141" w:type="pct"/>
          </w:tcPr>
          <w:p w14:paraId="6E34210E" w14:textId="0133C807" w:rsidR="00135A72" w:rsidRPr="00FA5849" w:rsidRDefault="00CC735A" w:rsidP="00135A72">
            <w:pPr>
              <w:rPr>
                <w:ins w:id="962" w:author="Mohammad Nayeem Hasan" w:date="2025-01-24T01:08:00Z" w16du:dateUtc="2025-01-23T19:08:00Z"/>
                <w:rFonts w:ascii="Times New Roman" w:hAnsi="Times New Roman" w:cs="Times New Roman"/>
              </w:rPr>
            </w:pPr>
            <w:ins w:id="963" w:author="Mohammad Nayeem Hasan" w:date="2025-01-24T01:12:00Z" w16du:dateUtc="2025-01-23T19:12:00Z">
              <w:r>
                <w:rPr>
                  <w:rFonts w:ascii="Times New Roman" w:hAnsi="Times New Roman" w:cs="Times New Roman"/>
                </w:rPr>
                <w:t>3.97</w:t>
              </w:r>
            </w:ins>
            <w:ins w:id="964" w:author="Mohammad Nayeem Hasan" w:date="2025-01-24T01:08:00Z" w16du:dateUtc="2025-01-23T19:08:00Z">
              <w:r w:rsidR="00135A72" w:rsidRPr="00FA5849">
                <w:rPr>
                  <w:rFonts w:ascii="Times New Roman" w:hAnsi="Times New Roman" w:cs="Times New Roman"/>
                </w:rPr>
                <w:t xml:space="preserve"> (</w:t>
              </w:r>
            </w:ins>
            <w:ins w:id="965" w:author="Mohammad Nayeem Hasan" w:date="2025-01-24T01:13:00Z" w16du:dateUtc="2025-01-23T19:13:00Z">
              <w:r w:rsidR="00CD217F">
                <w:rPr>
                  <w:rFonts w:ascii="Times New Roman" w:hAnsi="Times New Roman" w:cs="Times New Roman"/>
                </w:rPr>
                <w:t>2.90</w:t>
              </w:r>
            </w:ins>
            <w:ins w:id="966" w:author="Mohammad Nayeem Hasan" w:date="2025-01-24T01:08:00Z" w16du:dateUtc="2025-01-23T19:08:00Z">
              <w:r w:rsidR="00135A72" w:rsidRPr="00FA5849">
                <w:rPr>
                  <w:rFonts w:ascii="Times New Roman" w:hAnsi="Times New Roman" w:cs="Times New Roman"/>
                </w:rPr>
                <w:t xml:space="preserve"> </w:t>
              </w:r>
            </w:ins>
            <w:ins w:id="967" w:author="Mohammad Nayeem Hasan" w:date="2025-01-24T01:13:00Z" w16du:dateUtc="2025-01-23T19:13:00Z">
              <w:r w:rsidR="00CD217F">
                <w:rPr>
                  <w:rFonts w:ascii="Times New Roman" w:hAnsi="Times New Roman" w:cs="Times New Roman"/>
                </w:rPr>
                <w:t>–</w:t>
              </w:r>
            </w:ins>
            <w:ins w:id="968" w:author="Mohammad Nayeem Hasan" w:date="2025-01-24T01:08:00Z" w16du:dateUtc="2025-01-23T19:08:00Z">
              <w:r w:rsidR="00135A72" w:rsidRPr="00FA5849">
                <w:rPr>
                  <w:rFonts w:ascii="Times New Roman" w:hAnsi="Times New Roman" w:cs="Times New Roman"/>
                </w:rPr>
                <w:t xml:space="preserve"> </w:t>
              </w:r>
            </w:ins>
            <w:ins w:id="969" w:author="Mohammad Nayeem Hasan" w:date="2025-01-24T01:13:00Z" w16du:dateUtc="2025-01-23T19:13:00Z">
              <w:r w:rsidR="00CD217F">
                <w:rPr>
                  <w:rFonts w:ascii="Times New Roman" w:hAnsi="Times New Roman" w:cs="Times New Roman"/>
                </w:rPr>
                <w:t>5.42</w:t>
              </w:r>
            </w:ins>
            <w:ins w:id="970" w:author="Mohammad Nayeem Hasan" w:date="2025-01-24T01:08:00Z" w16du:dateUtc="2025-01-23T19:08:00Z">
              <w:r w:rsidR="00135A72" w:rsidRPr="00FA5849">
                <w:rPr>
                  <w:rFonts w:ascii="Times New Roman" w:hAnsi="Times New Roman" w:cs="Times New Roman"/>
                </w:rPr>
                <w:t>)</w:t>
              </w:r>
            </w:ins>
          </w:p>
        </w:tc>
        <w:tc>
          <w:tcPr>
            <w:tcW w:w="650" w:type="pct"/>
          </w:tcPr>
          <w:p w14:paraId="60E512FD" w14:textId="6B291938" w:rsidR="00135A72" w:rsidRPr="00FA5849" w:rsidRDefault="00391095" w:rsidP="00135A72">
            <w:pPr>
              <w:rPr>
                <w:ins w:id="971" w:author="Mohammad Nayeem Hasan" w:date="2025-01-24T01:08:00Z" w16du:dateUtc="2025-01-23T19:08:00Z"/>
                <w:rFonts w:ascii="Times New Roman" w:hAnsi="Times New Roman" w:cs="Times New Roman"/>
              </w:rPr>
            </w:pPr>
            <w:ins w:id="972" w:author="Mohammad Nayeem Hasan" w:date="2025-01-24T01:11:00Z" w16du:dateUtc="2025-01-23T19:11:00Z">
              <w:r w:rsidRPr="00FA5849">
                <w:rPr>
                  <w:rFonts w:ascii="Times New Roman" w:hAnsi="Times New Roman" w:cs="Times New Roman"/>
                  <w:b/>
                  <w:bCs/>
                </w:rPr>
                <w:t>&lt;</w:t>
              </w:r>
              <w:r w:rsidR="00135A72" w:rsidRPr="002E6ED0">
                <w:rPr>
                  <w:rFonts w:ascii="Times New Roman" w:hAnsi="Times New Roman" w:cs="Times New Roman"/>
                  <w:b/>
                  <w:bCs/>
                </w:rPr>
                <w:t>0.001</w:t>
              </w:r>
            </w:ins>
          </w:p>
        </w:tc>
      </w:tr>
    </w:tbl>
    <w:p w14:paraId="3AD82B0D" w14:textId="27F5C262" w:rsidR="00C23F4F" w:rsidDel="007F40D8" w:rsidRDefault="00B91866" w:rsidP="00C23F4F">
      <w:pPr>
        <w:rPr>
          <w:del w:id="973" w:author="Mohammad Nayeem Hasan" w:date="2025-01-24T01:14:00Z" w16du:dateUtc="2025-01-23T19:14:00Z"/>
          <w:rFonts w:ascii="Times New Roman" w:hAnsi="Times New Roman" w:cs="Times New Roman"/>
        </w:rPr>
      </w:pPr>
      <w:del w:id="974" w:author="Mohammad Nayeem Hasan" w:date="2025-01-24T01:14:00Z" w16du:dateUtc="2025-01-23T19:14:00Z">
        <w:r w:rsidRPr="00FA5849" w:rsidDel="002F4DD6">
          <w:rPr>
            <w:rFonts w:ascii="Times New Roman" w:hAnsi="Times New Roman" w:cs="Times New Roman"/>
          </w:rPr>
          <w:tab/>
        </w:r>
      </w:del>
    </w:p>
    <w:p w14:paraId="55AEA9D0" w14:textId="77777777" w:rsidR="007F40D8" w:rsidRDefault="007F40D8" w:rsidP="00B91866">
      <w:pPr>
        <w:tabs>
          <w:tab w:val="left" w:pos="6597"/>
        </w:tabs>
        <w:rPr>
          <w:ins w:id="975" w:author="Mohammad Nayeem Hasan" w:date="2025-01-24T02:20:00Z" w16du:dateUtc="2025-01-23T20:20:00Z"/>
          <w:rFonts w:ascii="Times New Roman" w:hAnsi="Times New Roman" w:cs="Times New Roman"/>
        </w:rPr>
      </w:pPr>
    </w:p>
    <w:p w14:paraId="3CC795AC" w14:textId="77777777" w:rsidR="007F40D8" w:rsidRPr="00FA5849" w:rsidRDefault="007F40D8" w:rsidP="00B91866">
      <w:pPr>
        <w:tabs>
          <w:tab w:val="left" w:pos="6597"/>
        </w:tabs>
        <w:rPr>
          <w:ins w:id="976" w:author="Mohammad Nayeem Hasan" w:date="2025-01-24T02:20:00Z" w16du:dateUtc="2025-01-23T20:20:00Z"/>
          <w:rFonts w:ascii="Times New Roman" w:hAnsi="Times New Roman" w:cs="Times New Roman"/>
        </w:rPr>
      </w:pPr>
    </w:p>
    <w:p w14:paraId="63B8CF9A" w14:textId="2E078CC4" w:rsidR="001A0A02" w:rsidRPr="00FA5849" w:rsidDel="002F4DD6" w:rsidRDefault="001A0A02" w:rsidP="002F4DD6">
      <w:pPr>
        <w:tabs>
          <w:tab w:val="left" w:pos="6597"/>
        </w:tabs>
        <w:rPr>
          <w:del w:id="977" w:author="Mohammad Nayeem Hasan" w:date="2025-01-24T01:14:00Z" w16du:dateUtc="2025-01-23T19:14:00Z"/>
          <w:rFonts w:ascii="Times New Roman" w:hAnsi="Times New Roman" w:cs="Times New Roman"/>
        </w:rPr>
        <w:pPrChange w:id="978" w:author="Mohammad Nayeem Hasan" w:date="2025-01-24T01:14:00Z" w16du:dateUtc="2025-01-23T19:14:00Z">
          <w:pPr/>
        </w:pPrChange>
      </w:pPr>
    </w:p>
    <w:p w14:paraId="12DAF6C8" w14:textId="725A8F33" w:rsidR="00C56A8F" w:rsidRPr="00FA5849" w:rsidDel="002F4DD6" w:rsidRDefault="00C56A8F">
      <w:pPr>
        <w:rPr>
          <w:del w:id="979" w:author="Mohammad Nayeem Hasan" w:date="2025-01-24T01:14:00Z" w16du:dateUtc="2025-01-23T19:14:00Z"/>
          <w:rFonts w:ascii="Times New Roman" w:hAnsi="Times New Roman" w:cs="Times New Roman"/>
        </w:rPr>
      </w:pPr>
      <w:del w:id="980" w:author="Mohammad Nayeem Hasan" w:date="2025-01-24T01:14:00Z" w16du:dateUtc="2025-01-23T19:14:00Z">
        <w:r w:rsidRPr="00FA5849" w:rsidDel="002F4DD6">
          <w:rPr>
            <w:rFonts w:ascii="Times New Roman" w:hAnsi="Times New Roman" w:cs="Times New Roman"/>
          </w:rPr>
          <w:br w:type="page"/>
        </w:r>
      </w:del>
    </w:p>
    <w:p w14:paraId="4E786DF6" w14:textId="1D89CE0E" w:rsidR="00C56A8F" w:rsidRPr="00FA5849" w:rsidRDefault="00C56A8F" w:rsidP="00C23F4F">
      <w:pPr>
        <w:rPr>
          <w:rFonts w:ascii="Times New Roman" w:hAnsi="Times New Roman" w:cs="Times New Roman"/>
          <w:b/>
          <w:bCs/>
        </w:rPr>
      </w:pPr>
      <w:r w:rsidRPr="00FA5849">
        <w:rPr>
          <w:rFonts w:ascii="Times New Roman" w:hAnsi="Times New Roman" w:cs="Times New Roman"/>
          <w:b/>
          <w:bCs/>
        </w:rPr>
        <w:t>Discussion:</w:t>
      </w:r>
    </w:p>
    <w:p w14:paraId="38CA2B18" w14:textId="77777777" w:rsidR="00C56A8F" w:rsidRPr="00FA5849" w:rsidRDefault="00C56A8F" w:rsidP="00C23F4F">
      <w:pPr>
        <w:rPr>
          <w:rFonts w:ascii="Times New Roman" w:hAnsi="Times New Roman" w:cs="Times New Roman"/>
        </w:rPr>
      </w:pPr>
    </w:p>
    <w:p w14:paraId="3619F4B1" w14:textId="77777777" w:rsidR="00477FF3" w:rsidRPr="00477FF3" w:rsidRDefault="00477FF3" w:rsidP="00477FF3">
      <w:pPr>
        <w:rPr>
          <w:rFonts w:ascii="Times New Roman" w:hAnsi="Times New Roman" w:cs="Times New Roman"/>
          <w:lang w:val="en-GB"/>
        </w:rPr>
      </w:pPr>
      <w:r w:rsidRPr="00477FF3">
        <w:rPr>
          <w:rFonts w:ascii="Times New Roman" w:hAnsi="Times New Roman" w:cs="Times New Roman"/>
          <w:lang w:val="en-GB"/>
        </w:rPr>
        <w:t xml:space="preserve">The unprecedented global burden of dengue in 2024 underscores the alarming growth trajectory of this mosquito-borne disease. With over 13.86 million reported cases worldwide, dengue has exceeded all previous records, including the historic milestone of 7 million cases reported in 2023. This twofold increase within a year and a staggering </w:t>
      </w:r>
      <w:r w:rsidRPr="00477FF3">
        <w:rPr>
          <w:rFonts w:ascii="Times New Roman" w:hAnsi="Times New Roman" w:cs="Times New Roman"/>
          <w:highlight w:val="yellow"/>
          <w:lang w:val="en-GB"/>
        </w:rPr>
        <w:t>1,300</w:t>
      </w:r>
      <w:r w:rsidRPr="00477FF3">
        <w:rPr>
          <w:rFonts w:ascii="Times New Roman" w:hAnsi="Times New Roman" w:cs="Times New Roman"/>
          <w:lang w:val="en-GB"/>
        </w:rPr>
        <w:t>-fold rise since 2000 highlight the escalating public health crisis. The significant mortality toll of over 9,900 deaths, with South America alone accounting for nearly 70% of these fatalities, emphasizes the disproportionate regional impact of dengue. Such figures reveal the pressing need to address the multifactorial challenges driving this outbreak, including climate change, urbanization, and resource disparities in healthcare and vector control. Without immediate action, the global trajectory of dengue may continue to worsen, further straining health systems and disproportionately affecting vulnerable populations.</w:t>
      </w:r>
    </w:p>
    <w:p w14:paraId="297EE13F" w14:textId="77777777" w:rsidR="00FA5849" w:rsidRDefault="00FA5849" w:rsidP="00C23F4F">
      <w:pPr>
        <w:rPr>
          <w:rFonts w:ascii="Times New Roman" w:hAnsi="Times New Roman" w:cs="Times New Roman"/>
          <w:lang w:val="en-GB"/>
        </w:rPr>
      </w:pPr>
    </w:p>
    <w:p w14:paraId="6AAA2148" w14:textId="2955C600" w:rsidR="00523668" w:rsidRPr="00FA5849" w:rsidRDefault="00957B6E" w:rsidP="00C23F4F">
      <w:pPr>
        <w:rPr>
          <w:rFonts w:ascii="Times New Roman" w:hAnsi="Times New Roman" w:cs="Times New Roman"/>
          <w:lang w:val="en-GB"/>
        </w:rPr>
      </w:pPr>
      <w:r w:rsidRPr="00477FF3">
        <w:rPr>
          <w:rFonts w:ascii="Times New Roman" w:hAnsi="Times New Roman" w:cs="Times New Roman"/>
          <w:lang w:val="en-GB"/>
        </w:rPr>
        <w:t>The remarkable increase in dengue cases and deaths also underscores the critical importance of robust global data-sharing mechanisms. Surveillance systems such as the World Health Organization's global dengue fever monitoring network play a pivotal role in identifying trends, tracking outbreaks, and informing timely interventions</w:t>
      </w:r>
      <w:sdt>
        <w:sdtPr>
          <w:rPr>
            <w:rFonts w:ascii="Times New Roman" w:hAnsi="Times New Roman" w:cs="Times New Roman"/>
            <w:color w:val="000000"/>
            <w:lang w:val="en-GB"/>
          </w:rPr>
          <w:tag w:val="MENDELEY_CITATION_v3_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"/>
          <w:id w:val="230514219"/>
          <w:placeholder>
            <w:docPart w:val="DefaultPlaceholder_-1854013440"/>
          </w:placeholder>
        </w:sdtPr>
        <w:sdtContent>
          <w:r w:rsidR="00D1727E" w:rsidRPr="00D1727E">
            <w:rPr>
              <w:rFonts w:ascii="Times New Roman" w:hAnsi="Times New Roman" w:cs="Times New Roman"/>
              <w:color w:val="000000"/>
              <w:lang w:val="en-GB"/>
            </w:rPr>
            <w:t>(15)</w:t>
          </w:r>
        </w:sdtContent>
      </w:sdt>
      <w:r w:rsidRPr="00477FF3">
        <w:rPr>
          <w:rFonts w:ascii="Times New Roman" w:hAnsi="Times New Roman" w:cs="Times New Roman"/>
          <w:lang w:val="en-GB"/>
        </w:rPr>
        <w:t>. Comprehensive, real-time data collection enables accurate analysis of determinants such as temperature, population density, and urbanization, as demonstrated in this study.</w:t>
      </w:r>
      <w:r w:rsidR="004820E6">
        <w:rPr>
          <w:rFonts w:ascii="Times New Roman" w:hAnsi="Times New Roman" w:cs="Times New Roman"/>
          <w:lang w:val="en-GB"/>
        </w:rPr>
        <w:t xml:space="preserve"> </w:t>
      </w:r>
      <w:r w:rsidR="00D83EE9" w:rsidRPr="00D83EE9">
        <w:rPr>
          <w:rFonts w:ascii="Times New Roman" w:hAnsi="Times New Roman" w:cs="Times New Roman"/>
          <w:lang w:val="en-GB"/>
        </w:rPr>
        <w:t xml:space="preserve">However, gaps in reporting persist, with a current delay of nearly two months on the WHO dashboard. The </w:t>
      </w:r>
      <w:r w:rsidR="00BE7FFE">
        <w:rPr>
          <w:rFonts w:ascii="Times New Roman" w:hAnsi="Times New Roman" w:cs="Times New Roman"/>
          <w:lang w:val="en-GB"/>
        </w:rPr>
        <w:t>COVID-19</w:t>
      </w:r>
      <w:r w:rsidR="00D83EE9" w:rsidRPr="00D83EE9">
        <w:rPr>
          <w:rFonts w:ascii="Times New Roman" w:hAnsi="Times New Roman" w:cs="Times New Roman"/>
          <w:lang w:val="en-GB"/>
        </w:rPr>
        <w:t xml:space="preserve"> pandemic highlighted the importance of real-time data sharing, a practice that must be replicated for other diseases, including dengue. Countries that are not currently reporting dengue cases to the WHO platform should be encouraged and supported to participate in this global effort to enhance data transparency and collaboration.</w:t>
      </w:r>
      <w:r w:rsidR="004820E6">
        <w:rPr>
          <w:rFonts w:ascii="Times New Roman" w:hAnsi="Times New Roman" w:cs="Times New Roman"/>
          <w:lang w:val="en-GB"/>
        </w:rPr>
        <w:t xml:space="preserve"> </w:t>
      </w:r>
      <w:r w:rsidRPr="00477FF3">
        <w:rPr>
          <w:rFonts w:ascii="Times New Roman" w:hAnsi="Times New Roman" w:cs="Times New Roman"/>
          <w:lang w:val="en-GB"/>
        </w:rPr>
        <w:t>Addressing these challenges through investments in digital health infrastructure, standardized reporting protocols, and international collaboration is essential to improving the global response to dengue. Transparent and accessible data sharing will be vital for forecasting outbreaks, tailoring interventions, and evaluating the effectiveness of existing control measures</w:t>
      </w:r>
    </w:p>
    <w:p w14:paraId="6D3A3722" w14:textId="77777777" w:rsidR="00957B6E" w:rsidRPr="00FA5849" w:rsidRDefault="00957B6E" w:rsidP="00C23F4F">
      <w:pPr>
        <w:rPr>
          <w:rFonts w:ascii="Times New Roman" w:hAnsi="Times New Roman" w:cs="Times New Roman"/>
        </w:rPr>
      </w:pPr>
    </w:p>
    <w:p w14:paraId="2E180642" w14:textId="2F4551A6" w:rsidR="00E82D5C" w:rsidRPr="00477FF3" w:rsidRDefault="00E82D5C" w:rsidP="00E82D5C">
      <w:pPr>
        <w:rPr>
          <w:rFonts w:ascii="Times New Roman" w:hAnsi="Times New Roman" w:cs="Times New Roman"/>
          <w:lang w:val="en-GB"/>
        </w:rPr>
      </w:pPr>
      <w:r w:rsidRPr="00477FF3">
        <w:rPr>
          <w:rFonts w:ascii="Times New Roman" w:hAnsi="Times New Roman" w:cs="Times New Roman"/>
          <w:lang w:val="en-GB"/>
        </w:rPr>
        <w:t xml:space="preserve">Given the escalating global health threat posed by dengue, </w:t>
      </w:r>
      <w:r w:rsidR="005E2922">
        <w:rPr>
          <w:rFonts w:ascii="Times New Roman" w:hAnsi="Times New Roman" w:cs="Times New Roman"/>
          <w:lang w:val="en-GB"/>
        </w:rPr>
        <w:t>the WHO must include</w:t>
      </w:r>
      <w:r w:rsidRPr="00477FF3">
        <w:rPr>
          <w:rFonts w:ascii="Times New Roman" w:hAnsi="Times New Roman" w:cs="Times New Roman"/>
          <w:lang w:val="en-GB"/>
        </w:rPr>
        <w:t xml:space="preserve"> </w:t>
      </w:r>
      <w:r w:rsidR="005E2922">
        <w:rPr>
          <w:rFonts w:ascii="Times New Roman" w:hAnsi="Times New Roman" w:cs="Times New Roman"/>
          <w:lang w:val="en-GB"/>
        </w:rPr>
        <w:t xml:space="preserve">the </w:t>
      </w:r>
      <w:r w:rsidRPr="00477FF3">
        <w:rPr>
          <w:rFonts w:ascii="Times New Roman" w:hAnsi="Times New Roman" w:cs="Times New Roman"/>
          <w:lang w:val="en-GB"/>
        </w:rPr>
        <w:t>DENV in its Research and Development (R&amp;D) Priority Disease list. This designation would cataly</w:t>
      </w:r>
      <w:r w:rsidR="007C4016">
        <w:rPr>
          <w:rFonts w:ascii="Times New Roman" w:hAnsi="Times New Roman" w:cs="Times New Roman"/>
          <w:lang w:val="en-GB"/>
        </w:rPr>
        <w:t>s</w:t>
      </w:r>
      <w:r w:rsidRPr="00477FF3">
        <w:rPr>
          <w:rFonts w:ascii="Times New Roman" w:hAnsi="Times New Roman" w:cs="Times New Roman"/>
          <w:lang w:val="en-GB"/>
        </w:rPr>
        <w:t xml:space="preserve">e investment in critical areas such as vaccine development, therapeutic innovations, and enhanced vector control strategies. The current lack of a universally accessible and effective dengue vaccine leaves millions vulnerable to severe disease outcomes. Furthermore, the regression analysis presented in this study highlights how climate and demographic factors exacerbate dengue-related mortality, underlining the need for tailored, multidisciplinary approaches to prevention and treatment. Prioritizing DENV on the </w:t>
      </w:r>
      <w:r w:rsidRPr="00477FF3">
        <w:rPr>
          <w:rFonts w:ascii="Times New Roman" w:hAnsi="Times New Roman" w:cs="Times New Roman"/>
          <w:lang w:val="en-GB"/>
        </w:rPr>
        <w:lastRenderedPageBreak/>
        <w:t>global R&amp;D agenda would ensure coordinated efforts to address the growing burden of dengue and prevent future outbreaks of this magnitude. The inclusion of dengue as a priority disease is not just a scientific necessity—it is a moral imperative to protect global health and reduce the inequities associated with this preventable and treatable disease.</w:t>
      </w:r>
    </w:p>
    <w:p w14:paraId="2007C445" w14:textId="77777777" w:rsidR="005E2922" w:rsidRDefault="005E2922" w:rsidP="00ED2C4F">
      <w:pPr>
        <w:rPr>
          <w:rFonts w:ascii="Times New Roman" w:hAnsi="Times New Roman" w:cs="Times New Roman"/>
          <w:lang w:val="en-GB"/>
        </w:rPr>
      </w:pPr>
    </w:p>
    <w:p w14:paraId="014D2C98" w14:textId="256B4A22" w:rsidR="00ED2C4F" w:rsidRPr="00ED2C4F" w:rsidRDefault="00ED2C4F" w:rsidP="00ED2C4F">
      <w:pPr>
        <w:rPr>
          <w:rFonts w:ascii="Times New Roman" w:hAnsi="Times New Roman" w:cs="Times New Roman"/>
          <w:lang w:val="en-GB"/>
        </w:rPr>
      </w:pPr>
      <w:r w:rsidRPr="00ED2C4F">
        <w:rPr>
          <w:rFonts w:ascii="Times New Roman" w:hAnsi="Times New Roman" w:cs="Times New Roman"/>
          <w:lang w:val="en-GB"/>
        </w:rPr>
        <w:t>The current dengue control programme is heavily reliant on vector control strategies. While vector control remains an essential component in managing mosquito-borne diseases, its limited success has raised concerns about whether alternative approaches should be prioritised for controlling dengue and other arboviruses. Greater emphasis must be placed on the development of effective vaccines, novel therapeutics, improved patient management strategies, and early detection systems for severe dengue cases.</w:t>
      </w:r>
      <w:r w:rsidR="00313B1E">
        <w:rPr>
          <w:rFonts w:ascii="Times New Roman" w:hAnsi="Times New Roman" w:cs="Times New Roman"/>
          <w:lang w:val="en-GB"/>
        </w:rPr>
        <w:t xml:space="preserve"> </w:t>
      </w:r>
      <w:r w:rsidRPr="00ED2C4F">
        <w:rPr>
          <w:rFonts w:ascii="Times New Roman" w:hAnsi="Times New Roman" w:cs="Times New Roman"/>
          <w:lang w:val="en-GB"/>
        </w:rPr>
        <w:t>A coordinated global priority-setting effort is urgently required to tackle dengue more effectively, with the W</w:t>
      </w:r>
      <w:r w:rsidR="00D3754D">
        <w:rPr>
          <w:rFonts w:ascii="Times New Roman" w:hAnsi="Times New Roman" w:cs="Times New Roman"/>
          <w:lang w:val="en-GB"/>
        </w:rPr>
        <w:t>HO</w:t>
      </w:r>
      <w:r w:rsidRPr="00ED2C4F">
        <w:rPr>
          <w:rFonts w:ascii="Times New Roman" w:hAnsi="Times New Roman" w:cs="Times New Roman"/>
          <w:lang w:val="en-GB"/>
        </w:rPr>
        <w:t xml:space="preserve"> taking a leading role in these initiatives. The inclusion of dengue on the WHO priority disease list would not only facilitate action but also drive investment and innovation in research and public health interventions. Strengthening international collaboration and resource allocation is critical to address the rising global dengue burden.</w:t>
      </w:r>
    </w:p>
    <w:p w14:paraId="2CBEE654" w14:textId="77777777" w:rsidR="00ED2C4F" w:rsidRPr="00ED2C4F" w:rsidRDefault="00ED2C4F" w:rsidP="00C23F4F">
      <w:pPr>
        <w:rPr>
          <w:rFonts w:ascii="Times New Roman" w:hAnsi="Times New Roman" w:cs="Times New Roman"/>
          <w:lang w:val="en-GB"/>
        </w:rPr>
      </w:pPr>
    </w:p>
    <w:p w14:paraId="110F9784" w14:textId="77777777" w:rsidR="00B40142" w:rsidRPr="00FA5849" w:rsidRDefault="00BB2EC3" w:rsidP="00C23F4F">
      <w:pPr>
        <w:rPr>
          <w:rFonts w:ascii="Times New Roman" w:hAnsi="Times New Roman" w:cs="Times New Roman"/>
          <w:b/>
          <w:bCs/>
        </w:rPr>
      </w:pPr>
      <w:r w:rsidRPr="00FA5849">
        <w:rPr>
          <w:rFonts w:ascii="Times New Roman" w:hAnsi="Times New Roman" w:cs="Times New Roman"/>
          <w:b/>
          <w:bCs/>
        </w:rPr>
        <w:t>References</w:t>
      </w:r>
    </w:p>
    <w:sdt>
      <w:sdtPr>
        <w:rPr>
          <w:rFonts w:ascii="Times New Roman" w:hAnsi="Times New Roman" w:cs="Times New Roman"/>
          <w:color w:val="000000"/>
        </w:rPr>
        <w:tag w:val="MENDELEY_BIBLIOGRAPHY"/>
        <w:id w:val="-2048140992"/>
        <w:placeholder>
          <w:docPart w:val="DefaultPlaceholder_-1854013440"/>
        </w:placeholder>
      </w:sdtPr>
      <w:sdtContent>
        <w:p w14:paraId="20BAC23E" w14:textId="77777777" w:rsidR="00D1727E" w:rsidRDefault="00D1727E">
          <w:pPr>
            <w:autoSpaceDE w:val="0"/>
            <w:autoSpaceDN w:val="0"/>
            <w:ind w:hanging="640"/>
            <w:divId w:val="57677780"/>
            <w:rPr>
              <w:rFonts w:eastAsia="Times New Roman"/>
              <w:kern w:val="0"/>
              <w:sz w:val="24"/>
              <w:szCs w:val="24"/>
              <w14:ligatures w14:val="none"/>
            </w:rPr>
          </w:pPr>
          <w:r>
            <w:rPr>
              <w:rFonts w:eastAsia="Times New Roman"/>
            </w:rPr>
            <w:t>1.</w:t>
          </w:r>
          <w:r>
            <w:rPr>
              <w:rFonts w:eastAsia="Times New Roman"/>
            </w:rPr>
            <w:tab/>
          </w:r>
          <w:proofErr w:type="spellStart"/>
          <w:r>
            <w:rPr>
              <w:rFonts w:eastAsia="Times New Roman"/>
            </w:rPr>
            <w:t>Wellcome</w:t>
          </w:r>
          <w:proofErr w:type="spellEnd"/>
          <w:r>
            <w:rPr>
              <w:rFonts w:eastAsia="Times New Roman"/>
            </w:rPr>
            <w:t xml:space="preserve"> Trust. Millions of engineered mosquitoes are helping to fight dengue – here’s </w:t>
          </w:r>
          <w:proofErr w:type="gramStart"/>
          <w:r>
            <w:rPr>
              <w:rFonts w:eastAsia="Times New Roman"/>
            </w:rPr>
            <w:t>how .</w:t>
          </w:r>
          <w:proofErr w:type="gramEnd"/>
          <w:r>
            <w:rPr>
              <w:rFonts w:eastAsia="Times New Roman"/>
            </w:rPr>
            <w:t xml:space="preserve"> London; 2025 Jan. </w:t>
          </w:r>
        </w:p>
        <w:p w14:paraId="37BA753A" w14:textId="77777777" w:rsidR="00D1727E" w:rsidRDefault="00D1727E">
          <w:pPr>
            <w:autoSpaceDE w:val="0"/>
            <w:autoSpaceDN w:val="0"/>
            <w:ind w:hanging="640"/>
            <w:divId w:val="690957226"/>
            <w:rPr>
              <w:rFonts w:eastAsia="Times New Roman"/>
            </w:rPr>
          </w:pPr>
          <w:r>
            <w:rPr>
              <w:rFonts w:eastAsia="Times New Roman"/>
            </w:rPr>
            <w:t>2.</w:t>
          </w:r>
          <w:r>
            <w:rPr>
              <w:rFonts w:eastAsia="Times New Roman"/>
            </w:rPr>
            <w:tab/>
            <w:t xml:space="preserve">Haider N, Hasan MN, Onyango J, </w:t>
          </w:r>
          <w:proofErr w:type="spellStart"/>
          <w:r>
            <w:rPr>
              <w:rFonts w:eastAsia="Times New Roman"/>
            </w:rPr>
            <w:t>Asaduzzaman</w:t>
          </w:r>
          <w:proofErr w:type="spellEnd"/>
          <w:r>
            <w:rPr>
              <w:rFonts w:eastAsia="Times New Roman"/>
            </w:rPr>
            <w:t xml:space="preserve"> M. Global Landmark: 2023 Marks the Worst Year for Dengue Cases with Millions Infected and Thousands of Deaths Reported. IJID Regions. 2024 Sep;100459. </w:t>
          </w:r>
        </w:p>
        <w:p w14:paraId="07300E76" w14:textId="77777777" w:rsidR="00D1727E" w:rsidRDefault="00D1727E">
          <w:pPr>
            <w:autoSpaceDE w:val="0"/>
            <w:autoSpaceDN w:val="0"/>
            <w:ind w:hanging="640"/>
            <w:divId w:val="1422335457"/>
            <w:rPr>
              <w:rFonts w:eastAsia="Times New Roman"/>
            </w:rPr>
          </w:pPr>
          <w:r>
            <w:rPr>
              <w:rFonts w:eastAsia="Times New Roman"/>
            </w:rPr>
            <w:t>3.</w:t>
          </w:r>
          <w:r>
            <w:rPr>
              <w:rFonts w:eastAsia="Times New Roman"/>
            </w:rPr>
            <w:tab/>
            <w:t>Najmul Haider. Modeling the vector-borne disease transmission potential in northern Europe with a special emphasis on microclimatic temperature: PhD Thesis [Internet]. [Lyngby]: Technical University of Denmark; 2018 [cited 2023 Nov 28]. Available from: https://orbit.dtu.dk/en/publications/modeling-the-vector-borne-disease-transmission-potential-in-north</w:t>
          </w:r>
        </w:p>
        <w:p w14:paraId="59A776EB" w14:textId="77777777" w:rsidR="00D1727E" w:rsidRDefault="00D1727E">
          <w:pPr>
            <w:autoSpaceDE w:val="0"/>
            <w:autoSpaceDN w:val="0"/>
            <w:ind w:hanging="640"/>
            <w:divId w:val="501436738"/>
            <w:rPr>
              <w:rFonts w:eastAsia="Times New Roman"/>
            </w:rPr>
          </w:pPr>
          <w:r>
            <w:rPr>
              <w:rFonts w:eastAsia="Times New Roman"/>
            </w:rPr>
            <w:t>4.</w:t>
          </w:r>
          <w:r>
            <w:rPr>
              <w:rFonts w:eastAsia="Times New Roman"/>
            </w:rPr>
            <w:tab/>
            <w:t xml:space="preserve">ECDC. Aedes albopictus—current known distribution: September 2020. Mosquito maps. https://ecdc.europa.eu/en/disease-vectors/surveillance-and-disease-data/mosquito-maps. Brussels; 2020 Sep. </w:t>
          </w:r>
        </w:p>
        <w:p w14:paraId="0889FC1A" w14:textId="77777777" w:rsidR="00D1727E" w:rsidRDefault="00D1727E">
          <w:pPr>
            <w:autoSpaceDE w:val="0"/>
            <w:autoSpaceDN w:val="0"/>
            <w:ind w:hanging="640"/>
            <w:divId w:val="158473759"/>
            <w:rPr>
              <w:rFonts w:eastAsia="Times New Roman"/>
            </w:rPr>
          </w:pPr>
          <w:r>
            <w:rPr>
              <w:rFonts w:eastAsia="Times New Roman"/>
            </w:rPr>
            <w:t>5.</w:t>
          </w:r>
          <w:r>
            <w:rPr>
              <w:rFonts w:eastAsia="Times New Roman"/>
            </w:rPr>
            <w:tab/>
            <w:t xml:space="preserve">The Guardian. Dengue fever: with a record 12.4m cases in 2024 so far, what is driving the world’s largest outbreak? London; 2024 Oct. </w:t>
          </w:r>
        </w:p>
        <w:p w14:paraId="3099260C" w14:textId="77777777" w:rsidR="00D1727E" w:rsidRDefault="00D1727E">
          <w:pPr>
            <w:autoSpaceDE w:val="0"/>
            <w:autoSpaceDN w:val="0"/>
            <w:ind w:hanging="640"/>
            <w:divId w:val="594021015"/>
            <w:rPr>
              <w:rFonts w:eastAsia="Times New Roman"/>
            </w:rPr>
          </w:pPr>
          <w:r>
            <w:rPr>
              <w:rFonts w:eastAsia="Times New Roman"/>
            </w:rPr>
            <w:t>6.</w:t>
          </w:r>
          <w:r>
            <w:rPr>
              <w:rFonts w:eastAsia="Times New Roman"/>
            </w:rPr>
            <w:tab/>
            <w:t>WHO. Global dengue surveillance [Internet]. 2024 [cited 2025 Jan 3]. Available from: https://worldhealthorg.shinyapps.io/dengue_global/</w:t>
          </w:r>
        </w:p>
        <w:p w14:paraId="7E556176" w14:textId="77777777" w:rsidR="00D1727E" w:rsidRDefault="00D1727E">
          <w:pPr>
            <w:autoSpaceDE w:val="0"/>
            <w:autoSpaceDN w:val="0"/>
            <w:ind w:hanging="640"/>
            <w:divId w:val="1767925375"/>
            <w:rPr>
              <w:rFonts w:eastAsia="Times New Roman"/>
            </w:rPr>
          </w:pPr>
          <w:r>
            <w:rPr>
              <w:rFonts w:eastAsia="Times New Roman"/>
            </w:rPr>
            <w:t>7.</w:t>
          </w:r>
          <w:r>
            <w:rPr>
              <w:rFonts w:eastAsia="Times New Roman"/>
            </w:rPr>
            <w:tab/>
            <w:t>The World Bank. The World Bank. 2018 [cited 2020 Jun 2]. Population density (people per sq. km of land area). Available from: https://data.worldbank.org/indicator/EN.POP.DNST</w:t>
          </w:r>
        </w:p>
        <w:p w14:paraId="2C88FA88" w14:textId="77777777" w:rsidR="00D1727E" w:rsidRDefault="00D1727E">
          <w:pPr>
            <w:autoSpaceDE w:val="0"/>
            <w:autoSpaceDN w:val="0"/>
            <w:ind w:hanging="640"/>
            <w:divId w:val="755788815"/>
            <w:rPr>
              <w:rFonts w:eastAsia="Times New Roman"/>
            </w:rPr>
          </w:pPr>
          <w:r>
            <w:rPr>
              <w:rFonts w:eastAsia="Times New Roman"/>
            </w:rPr>
            <w:t>8.</w:t>
          </w:r>
          <w:r>
            <w:rPr>
              <w:rFonts w:eastAsia="Times New Roman"/>
            </w:rPr>
            <w:tab/>
            <w:t>The World Bank. World Bank Data. 2018 [cited 2020 Jun 2]. Population ages 65 and above, total. Available from: https://data.worldbank.org/indicator/SP.POP.65UP.TO.ZS</w:t>
          </w:r>
        </w:p>
        <w:p w14:paraId="1E000741" w14:textId="77777777" w:rsidR="00D1727E" w:rsidRDefault="00D1727E">
          <w:pPr>
            <w:autoSpaceDE w:val="0"/>
            <w:autoSpaceDN w:val="0"/>
            <w:ind w:hanging="640"/>
            <w:divId w:val="1647129856"/>
            <w:rPr>
              <w:rFonts w:eastAsia="Times New Roman"/>
            </w:rPr>
          </w:pPr>
          <w:r>
            <w:rPr>
              <w:rFonts w:eastAsia="Times New Roman"/>
            </w:rPr>
            <w:lastRenderedPageBreak/>
            <w:t>9.</w:t>
          </w:r>
          <w:r>
            <w:rPr>
              <w:rFonts w:eastAsia="Times New Roman"/>
            </w:rPr>
            <w:tab/>
            <w:t>OWID. Urbanization - Our World in Data [Internet]. 2024 [cited 2025 Jan 4]. Available from: https://ourworldindata.org/urbanization</w:t>
          </w:r>
        </w:p>
        <w:p w14:paraId="022305E9" w14:textId="77777777" w:rsidR="00D1727E" w:rsidRDefault="00D1727E">
          <w:pPr>
            <w:autoSpaceDE w:val="0"/>
            <w:autoSpaceDN w:val="0"/>
            <w:ind w:hanging="640"/>
            <w:divId w:val="2099013541"/>
            <w:rPr>
              <w:rFonts w:eastAsia="Times New Roman"/>
            </w:rPr>
          </w:pPr>
          <w:r>
            <w:rPr>
              <w:rFonts w:eastAsia="Times New Roman"/>
            </w:rPr>
            <w:t>10.</w:t>
          </w:r>
          <w:r>
            <w:rPr>
              <w:rFonts w:eastAsia="Times New Roman"/>
            </w:rPr>
            <w:tab/>
            <w:t xml:space="preserve">WHO. Global health services data, obesity and overweight. 2020. </w:t>
          </w:r>
        </w:p>
        <w:p w14:paraId="14A65F17" w14:textId="77777777" w:rsidR="00D1727E" w:rsidRDefault="00D1727E">
          <w:pPr>
            <w:autoSpaceDE w:val="0"/>
            <w:autoSpaceDN w:val="0"/>
            <w:ind w:hanging="640"/>
            <w:divId w:val="1371488465"/>
            <w:rPr>
              <w:rFonts w:eastAsia="Times New Roman"/>
            </w:rPr>
          </w:pPr>
          <w:r>
            <w:rPr>
              <w:rFonts w:eastAsia="Times New Roman"/>
            </w:rPr>
            <w:t>11.</w:t>
          </w:r>
          <w:r>
            <w:rPr>
              <w:rFonts w:eastAsia="Times New Roman"/>
            </w:rPr>
            <w:tab/>
            <w:t>OWID. Diabetes prevalence, 2021 [Internet]. 2024 [cited 2025 Jan 4]. Available from: https://ourworldindata.org/grapher/diabetes-prevalence</w:t>
          </w:r>
        </w:p>
        <w:p w14:paraId="4D9AA59C" w14:textId="77777777" w:rsidR="00D1727E" w:rsidRDefault="00D1727E">
          <w:pPr>
            <w:autoSpaceDE w:val="0"/>
            <w:autoSpaceDN w:val="0"/>
            <w:ind w:hanging="640"/>
            <w:divId w:val="313611073"/>
            <w:rPr>
              <w:rFonts w:eastAsia="Times New Roman"/>
            </w:rPr>
          </w:pPr>
          <w:r>
            <w:rPr>
              <w:rFonts w:eastAsia="Times New Roman"/>
            </w:rPr>
            <w:t>12.</w:t>
          </w:r>
          <w:r>
            <w:rPr>
              <w:rFonts w:eastAsia="Times New Roman"/>
            </w:rPr>
            <w:tab/>
            <w:t xml:space="preserve">WHO. Global report on hypertension: the race against a silent killer. Geneva: World Health Organization; 2023. </w:t>
          </w:r>
          <w:proofErr w:type="spellStart"/>
          <w:r>
            <w:rPr>
              <w:rFonts w:eastAsia="Times New Roman"/>
            </w:rPr>
            <w:t>Licence</w:t>
          </w:r>
          <w:proofErr w:type="spellEnd"/>
          <w:r>
            <w:rPr>
              <w:rFonts w:eastAsia="Times New Roman"/>
            </w:rPr>
            <w:t>: CC BY-NC-SA 3.0 IGO. https://www.who.int/publications/i/item/9789240081062 [Internet]. 2023 [cited 2025 Jan 4];1–291. Available from: https://www.who.int/publications/i/item/9789240081062</w:t>
          </w:r>
        </w:p>
        <w:p w14:paraId="40D0419D" w14:textId="77777777" w:rsidR="00D1727E" w:rsidRDefault="00D1727E">
          <w:pPr>
            <w:autoSpaceDE w:val="0"/>
            <w:autoSpaceDN w:val="0"/>
            <w:ind w:hanging="640"/>
            <w:divId w:val="2080134827"/>
            <w:rPr>
              <w:rFonts w:eastAsia="Times New Roman"/>
            </w:rPr>
          </w:pPr>
          <w:r>
            <w:rPr>
              <w:rFonts w:eastAsia="Times New Roman"/>
            </w:rPr>
            <w:t>13.</w:t>
          </w:r>
          <w:r>
            <w:rPr>
              <w:rFonts w:eastAsia="Times New Roman"/>
            </w:rPr>
            <w:tab/>
            <w:t>NASA. POWER | Data Access Viewer [Internet]. 2022 [cited 2022 Jan 30]. Available from: https://power.larc.nasa.gov/data-access-viewer/</w:t>
          </w:r>
        </w:p>
        <w:p w14:paraId="10720C1D" w14:textId="77777777" w:rsidR="00D1727E" w:rsidRDefault="00D1727E">
          <w:pPr>
            <w:autoSpaceDE w:val="0"/>
            <w:autoSpaceDN w:val="0"/>
            <w:ind w:hanging="640"/>
            <w:divId w:val="847715049"/>
            <w:rPr>
              <w:rFonts w:eastAsia="Times New Roman"/>
            </w:rPr>
          </w:pPr>
          <w:r>
            <w:rPr>
              <w:rFonts w:eastAsia="Times New Roman"/>
            </w:rPr>
            <w:t>14.</w:t>
          </w:r>
          <w:r>
            <w:rPr>
              <w:rFonts w:eastAsia="Times New Roman"/>
            </w:rPr>
            <w:tab/>
            <w:t xml:space="preserve">R Core Team. R: A Language and Environment for Statistical Computing. Austria; 2020. </w:t>
          </w:r>
        </w:p>
        <w:p w14:paraId="0247737B" w14:textId="77777777" w:rsidR="00D1727E" w:rsidRDefault="00D1727E">
          <w:pPr>
            <w:autoSpaceDE w:val="0"/>
            <w:autoSpaceDN w:val="0"/>
            <w:ind w:hanging="640"/>
            <w:divId w:val="1966035967"/>
            <w:rPr>
              <w:rFonts w:eastAsia="Times New Roman"/>
            </w:rPr>
          </w:pPr>
          <w:r>
            <w:rPr>
              <w:rFonts w:eastAsia="Times New Roman"/>
            </w:rPr>
            <w:t>15.</w:t>
          </w:r>
          <w:r>
            <w:rPr>
              <w:rFonts w:eastAsia="Times New Roman"/>
            </w:rPr>
            <w:tab/>
            <w:t xml:space="preserve">WHO. WHO. 2024. Global dengue </w:t>
          </w:r>
          <w:proofErr w:type="gramStart"/>
          <w:r>
            <w:rPr>
              <w:rFonts w:eastAsia="Times New Roman"/>
            </w:rPr>
            <w:t>surveillance :</w:t>
          </w:r>
          <w:proofErr w:type="gramEnd"/>
          <w:r>
            <w:rPr>
              <w:rFonts w:eastAsia="Times New Roman"/>
            </w:rPr>
            <w:t xml:space="preserve"> https://worldhealthorg.shinyapps.io/dengue_global/. </w:t>
          </w:r>
        </w:p>
        <w:p w14:paraId="0E4F0D3A" w14:textId="0A25D8FA" w:rsidR="004D1A7E" w:rsidRPr="00FA5849" w:rsidRDefault="00D1727E" w:rsidP="00C23F4F">
          <w:pPr>
            <w:rPr>
              <w:rFonts w:ascii="Times New Roman" w:hAnsi="Times New Roman" w:cs="Times New Roman"/>
            </w:rPr>
          </w:pPr>
          <w:r>
            <w:rPr>
              <w:rFonts w:eastAsia="Times New Roman"/>
            </w:rPr>
            <w:t> </w:t>
          </w:r>
        </w:p>
      </w:sdtContent>
    </w:sdt>
    <w:sectPr w:rsidR="004D1A7E" w:rsidRPr="00FA58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2" w:author="Najmul Haider" w:date="2025-01-18T18:52:00Z" w:initials="NH">
    <w:p w14:paraId="549D89F5" w14:textId="77777777" w:rsidR="00DC25AA" w:rsidRDefault="00DC25AA" w:rsidP="00DC25AA">
      <w:pPr>
        <w:pStyle w:val="CommentText"/>
      </w:pPr>
      <w:r>
        <w:rPr>
          <w:rStyle w:val="CommentReference"/>
        </w:rPr>
        <w:annotationRef/>
      </w:r>
      <w:r>
        <w:rPr>
          <w:lang w:val="en-GB"/>
        </w:rPr>
        <w:t xml:space="preserve">Please change the graph as shown in the Guardian </w:t>
      </w:r>
    </w:p>
  </w:comment>
  <w:comment w:id="33" w:author="Mohammad Nayeem Hasan" w:date="2025-01-24T02:19:00Z" w:initials="MH">
    <w:p w14:paraId="5DD2FF41" w14:textId="16CF64A9" w:rsidR="007F40D8" w:rsidRDefault="007F40D8">
      <w:pPr>
        <w:pStyle w:val="CommentText"/>
      </w:pPr>
      <w:r>
        <w:rPr>
          <w:rStyle w:val="CommentReference"/>
        </w:rPr>
        <w:annotationRef/>
      </w:r>
      <w:r>
        <w:t>Done</w:t>
      </w:r>
    </w:p>
  </w:comment>
  <w:comment w:id="225" w:author="Najmul Haider" w:date="2025-01-04T17:14:00Z" w:initials="NH">
    <w:p w14:paraId="648EB9F0" w14:textId="57E137A9" w:rsidR="006218CC" w:rsidRDefault="006218CC" w:rsidP="006218CC">
      <w:pPr>
        <w:pStyle w:val="CommentText"/>
      </w:pPr>
      <w:r>
        <w:rPr>
          <w:rStyle w:val="CommentReference"/>
        </w:rPr>
        <w:annotationRef/>
      </w:r>
      <w:r>
        <w:rPr>
          <w:lang w:val="en-GB"/>
        </w:rPr>
        <w:t>Need to check and revise</w:t>
      </w:r>
    </w:p>
  </w:comment>
  <w:comment w:id="226" w:author="Mohammad Nayeem Hasan" w:date="2025-01-24T02:20:00Z" w:initials="MH">
    <w:p w14:paraId="524C85EF" w14:textId="3D2C610E" w:rsidR="007F40D8" w:rsidRDefault="007F40D8">
      <w:pPr>
        <w:pStyle w:val="CommentText"/>
      </w:pPr>
      <w:r>
        <w:rPr>
          <w:rStyle w:val="CommentReference"/>
        </w:rPr>
        <w:annotationRef/>
      </w:r>
      <w:r>
        <w:t>Solved</w:t>
      </w:r>
    </w:p>
  </w:comment>
  <w:comment w:id="355" w:author="Najmul Haider" w:date="2025-01-04T17:12:00Z" w:initials="NH">
    <w:p w14:paraId="276FA367" w14:textId="6D0766FA" w:rsidR="00B27639" w:rsidRDefault="00B27639" w:rsidP="009D6F14">
      <w:pPr>
        <w:pStyle w:val="CommentText"/>
      </w:pPr>
      <w:r>
        <w:rPr>
          <w:rStyle w:val="CommentReference"/>
        </w:rPr>
        <w:annotationRef/>
      </w:r>
      <w:r>
        <w:rPr>
          <w:lang w:val="en-GB"/>
        </w:rPr>
        <w:t>Need to check all these estimates. Global CFR seems like 0.072 or close to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9D89F5" w15:done="0"/>
  <w15:commentEx w15:paraId="5DD2FF41" w15:paraIdParent="549D89F5" w15:done="0"/>
  <w15:commentEx w15:paraId="648EB9F0" w15:done="0"/>
  <w15:commentEx w15:paraId="524C85EF" w15:paraIdParent="648EB9F0" w15:done="0"/>
  <w15:commentEx w15:paraId="276F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26CF379" w16cex:dateUtc="2025-01-18T18:52:00Z"/>
  <w16cex:commentExtensible w16cex:durableId="08692F3B" w16cex:dateUtc="2025-01-23T20:19:00Z"/>
  <w16cex:commentExtensible w16cex:durableId="7AD62C0F" w16cex:dateUtc="2025-01-04T17:14:00Z"/>
  <w16cex:commentExtensible w16cex:durableId="59F9C506" w16cex:dateUtc="2025-01-23T20:20:00Z"/>
  <w16cex:commentExtensible w16cex:durableId="21DC636A" w16cex:dateUtc="2025-01-04T1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9D89F5" w16cid:durableId="626CF379"/>
  <w16cid:commentId w16cid:paraId="5DD2FF41" w16cid:durableId="08692F3B"/>
  <w16cid:commentId w16cid:paraId="648EB9F0" w16cid:durableId="7AD62C0F"/>
  <w16cid:commentId w16cid:paraId="524C85EF" w16cid:durableId="59F9C506"/>
  <w16cid:commentId w16cid:paraId="276FA367" w16cid:durableId="21DC63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41DFA"/>
    <w:multiLevelType w:val="hybridMultilevel"/>
    <w:tmpl w:val="41C23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6564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rson w15:author="Md Asaduzzaman">
    <w15:presenceInfo w15:providerId="AD" w15:userId="S::ma9@staff.staffs.ac.uk::a376507a-c0a2-4df2-9ff3-a6bf0f6a503d"/>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A59"/>
    <w:rsid w:val="0000090E"/>
    <w:rsid w:val="0000203C"/>
    <w:rsid w:val="000075A5"/>
    <w:rsid w:val="00020B1B"/>
    <w:rsid w:val="000249DC"/>
    <w:rsid w:val="00025C73"/>
    <w:rsid w:val="00032BAE"/>
    <w:rsid w:val="00056054"/>
    <w:rsid w:val="000632C2"/>
    <w:rsid w:val="0007485C"/>
    <w:rsid w:val="0008052B"/>
    <w:rsid w:val="000839D5"/>
    <w:rsid w:val="00086CAE"/>
    <w:rsid w:val="00091C3D"/>
    <w:rsid w:val="000968A0"/>
    <w:rsid w:val="00097CA1"/>
    <w:rsid w:val="000A590B"/>
    <w:rsid w:val="000A71A7"/>
    <w:rsid w:val="000B2C43"/>
    <w:rsid w:val="000B2CE0"/>
    <w:rsid w:val="000B399C"/>
    <w:rsid w:val="000B49CA"/>
    <w:rsid w:val="000B5882"/>
    <w:rsid w:val="000C164E"/>
    <w:rsid w:val="000C2B78"/>
    <w:rsid w:val="000E20B1"/>
    <w:rsid w:val="000F1328"/>
    <w:rsid w:val="000F18CD"/>
    <w:rsid w:val="000F5214"/>
    <w:rsid w:val="000F6686"/>
    <w:rsid w:val="0010010C"/>
    <w:rsid w:val="001007D4"/>
    <w:rsid w:val="0010391F"/>
    <w:rsid w:val="0010630E"/>
    <w:rsid w:val="00112B31"/>
    <w:rsid w:val="001146F0"/>
    <w:rsid w:val="00116F89"/>
    <w:rsid w:val="001247F4"/>
    <w:rsid w:val="001276F3"/>
    <w:rsid w:val="0013260F"/>
    <w:rsid w:val="0013417C"/>
    <w:rsid w:val="00135A72"/>
    <w:rsid w:val="001373D3"/>
    <w:rsid w:val="00141523"/>
    <w:rsid w:val="00144183"/>
    <w:rsid w:val="00145BC9"/>
    <w:rsid w:val="00146577"/>
    <w:rsid w:val="001501D0"/>
    <w:rsid w:val="00162383"/>
    <w:rsid w:val="00167982"/>
    <w:rsid w:val="00170FD4"/>
    <w:rsid w:val="00185AB4"/>
    <w:rsid w:val="00186B8D"/>
    <w:rsid w:val="0018701B"/>
    <w:rsid w:val="0019698D"/>
    <w:rsid w:val="001A0A02"/>
    <w:rsid w:val="001A4273"/>
    <w:rsid w:val="001B0560"/>
    <w:rsid w:val="001B2A70"/>
    <w:rsid w:val="001C1DED"/>
    <w:rsid w:val="001C64F1"/>
    <w:rsid w:val="001D0314"/>
    <w:rsid w:val="001D15D5"/>
    <w:rsid w:val="001D354D"/>
    <w:rsid w:val="001D7995"/>
    <w:rsid w:val="001F19FD"/>
    <w:rsid w:val="00204F46"/>
    <w:rsid w:val="00204F65"/>
    <w:rsid w:val="002133B2"/>
    <w:rsid w:val="00217305"/>
    <w:rsid w:val="0022041E"/>
    <w:rsid w:val="00221A45"/>
    <w:rsid w:val="0022343A"/>
    <w:rsid w:val="00225023"/>
    <w:rsid w:val="00230230"/>
    <w:rsid w:val="00231378"/>
    <w:rsid w:val="002336C4"/>
    <w:rsid w:val="0023480F"/>
    <w:rsid w:val="0024017A"/>
    <w:rsid w:val="00242978"/>
    <w:rsid w:val="002455D5"/>
    <w:rsid w:val="002524E6"/>
    <w:rsid w:val="002562DD"/>
    <w:rsid w:val="00260093"/>
    <w:rsid w:val="0026013B"/>
    <w:rsid w:val="002615CB"/>
    <w:rsid w:val="0026532C"/>
    <w:rsid w:val="0026634B"/>
    <w:rsid w:val="00270494"/>
    <w:rsid w:val="00270B52"/>
    <w:rsid w:val="00275B44"/>
    <w:rsid w:val="0028323C"/>
    <w:rsid w:val="002839FC"/>
    <w:rsid w:val="002908C0"/>
    <w:rsid w:val="00294B58"/>
    <w:rsid w:val="002A5A45"/>
    <w:rsid w:val="002B4FB3"/>
    <w:rsid w:val="002D07AF"/>
    <w:rsid w:val="002D2C6A"/>
    <w:rsid w:val="002D2F74"/>
    <w:rsid w:val="002F45CC"/>
    <w:rsid w:val="002F4DD6"/>
    <w:rsid w:val="002F51FE"/>
    <w:rsid w:val="00301044"/>
    <w:rsid w:val="00313B1E"/>
    <w:rsid w:val="003203D5"/>
    <w:rsid w:val="00323464"/>
    <w:rsid w:val="0032550D"/>
    <w:rsid w:val="0033024F"/>
    <w:rsid w:val="00335717"/>
    <w:rsid w:val="003409F7"/>
    <w:rsid w:val="003428E6"/>
    <w:rsid w:val="00344371"/>
    <w:rsid w:val="00345FD4"/>
    <w:rsid w:val="003464F7"/>
    <w:rsid w:val="00354DBE"/>
    <w:rsid w:val="00367F49"/>
    <w:rsid w:val="00373780"/>
    <w:rsid w:val="0038076A"/>
    <w:rsid w:val="00380ABA"/>
    <w:rsid w:val="00381096"/>
    <w:rsid w:val="00391095"/>
    <w:rsid w:val="003A720B"/>
    <w:rsid w:val="003B0183"/>
    <w:rsid w:val="003B312B"/>
    <w:rsid w:val="003B4A36"/>
    <w:rsid w:val="003C2627"/>
    <w:rsid w:val="003C775A"/>
    <w:rsid w:val="003D2881"/>
    <w:rsid w:val="003E3931"/>
    <w:rsid w:val="003E53DC"/>
    <w:rsid w:val="003F1810"/>
    <w:rsid w:val="003F4FFB"/>
    <w:rsid w:val="00421A47"/>
    <w:rsid w:val="00422330"/>
    <w:rsid w:val="00437038"/>
    <w:rsid w:val="00444F6E"/>
    <w:rsid w:val="00445F36"/>
    <w:rsid w:val="00451627"/>
    <w:rsid w:val="0045380F"/>
    <w:rsid w:val="0045539F"/>
    <w:rsid w:val="00456590"/>
    <w:rsid w:val="00477AAC"/>
    <w:rsid w:val="00477FF3"/>
    <w:rsid w:val="004820E6"/>
    <w:rsid w:val="0049437D"/>
    <w:rsid w:val="004943AD"/>
    <w:rsid w:val="00497A59"/>
    <w:rsid w:val="004A2B56"/>
    <w:rsid w:val="004B7311"/>
    <w:rsid w:val="004C00D1"/>
    <w:rsid w:val="004D1A7E"/>
    <w:rsid w:val="004D6246"/>
    <w:rsid w:val="004E0E4F"/>
    <w:rsid w:val="004E109A"/>
    <w:rsid w:val="004E3F37"/>
    <w:rsid w:val="004E4D3D"/>
    <w:rsid w:val="004F2B19"/>
    <w:rsid w:val="004F3F31"/>
    <w:rsid w:val="004F6DF9"/>
    <w:rsid w:val="004F732F"/>
    <w:rsid w:val="00500395"/>
    <w:rsid w:val="00501AA0"/>
    <w:rsid w:val="00503C58"/>
    <w:rsid w:val="005069A2"/>
    <w:rsid w:val="0051352E"/>
    <w:rsid w:val="00515E92"/>
    <w:rsid w:val="00521856"/>
    <w:rsid w:val="0052291D"/>
    <w:rsid w:val="00522DAF"/>
    <w:rsid w:val="00523668"/>
    <w:rsid w:val="00526C30"/>
    <w:rsid w:val="005277D5"/>
    <w:rsid w:val="00545234"/>
    <w:rsid w:val="0055010F"/>
    <w:rsid w:val="0055447B"/>
    <w:rsid w:val="00555854"/>
    <w:rsid w:val="00560771"/>
    <w:rsid w:val="0056225F"/>
    <w:rsid w:val="005659C5"/>
    <w:rsid w:val="00567A77"/>
    <w:rsid w:val="00581519"/>
    <w:rsid w:val="005848A3"/>
    <w:rsid w:val="00584F52"/>
    <w:rsid w:val="00590DF9"/>
    <w:rsid w:val="00595239"/>
    <w:rsid w:val="005A6C83"/>
    <w:rsid w:val="005A7F52"/>
    <w:rsid w:val="005B334A"/>
    <w:rsid w:val="005B4090"/>
    <w:rsid w:val="005C01BB"/>
    <w:rsid w:val="005C198C"/>
    <w:rsid w:val="005C49FD"/>
    <w:rsid w:val="005C5E8A"/>
    <w:rsid w:val="005D0495"/>
    <w:rsid w:val="005D0EB2"/>
    <w:rsid w:val="005D1653"/>
    <w:rsid w:val="005D325E"/>
    <w:rsid w:val="005D39CD"/>
    <w:rsid w:val="005E1D59"/>
    <w:rsid w:val="005E2922"/>
    <w:rsid w:val="005E7BF8"/>
    <w:rsid w:val="005F0B93"/>
    <w:rsid w:val="005F1A48"/>
    <w:rsid w:val="005F5476"/>
    <w:rsid w:val="005F66F8"/>
    <w:rsid w:val="006055E0"/>
    <w:rsid w:val="00613C85"/>
    <w:rsid w:val="006218CC"/>
    <w:rsid w:val="00621EB1"/>
    <w:rsid w:val="00630514"/>
    <w:rsid w:val="00640EBA"/>
    <w:rsid w:val="00646778"/>
    <w:rsid w:val="00651C9E"/>
    <w:rsid w:val="00656F38"/>
    <w:rsid w:val="0067295E"/>
    <w:rsid w:val="006806BA"/>
    <w:rsid w:val="00680E96"/>
    <w:rsid w:val="00691721"/>
    <w:rsid w:val="006974F2"/>
    <w:rsid w:val="006A1C12"/>
    <w:rsid w:val="006A2F36"/>
    <w:rsid w:val="006A60B2"/>
    <w:rsid w:val="006A64E1"/>
    <w:rsid w:val="006B088D"/>
    <w:rsid w:val="006D1A25"/>
    <w:rsid w:val="006E77DC"/>
    <w:rsid w:val="00715897"/>
    <w:rsid w:val="00716551"/>
    <w:rsid w:val="00721BED"/>
    <w:rsid w:val="007358B5"/>
    <w:rsid w:val="00736FEF"/>
    <w:rsid w:val="00742D8B"/>
    <w:rsid w:val="007449F0"/>
    <w:rsid w:val="007461F0"/>
    <w:rsid w:val="0074670B"/>
    <w:rsid w:val="00766616"/>
    <w:rsid w:val="0078071B"/>
    <w:rsid w:val="00783D3B"/>
    <w:rsid w:val="00784B9D"/>
    <w:rsid w:val="00785E06"/>
    <w:rsid w:val="00787DF4"/>
    <w:rsid w:val="00793AFC"/>
    <w:rsid w:val="00796CFC"/>
    <w:rsid w:val="007A2539"/>
    <w:rsid w:val="007A5353"/>
    <w:rsid w:val="007B3E14"/>
    <w:rsid w:val="007C2410"/>
    <w:rsid w:val="007C399B"/>
    <w:rsid w:val="007C4016"/>
    <w:rsid w:val="007C4489"/>
    <w:rsid w:val="007C51FB"/>
    <w:rsid w:val="007C70DE"/>
    <w:rsid w:val="007D67D5"/>
    <w:rsid w:val="007D7288"/>
    <w:rsid w:val="007E0E5E"/>
    <w:rsid w:val="007F0736"/>
    <w:rsid w:val="007F3A9C"/>
    <w:rsid w:val="007F40D8"/>
    <w:rsid w:val="007F6196"/>
    <w:rsid w:val="00805FA7"/>
    <w:rsid w:val="00810591"/>
    <w:rsid w:val="0081197D"/>
    <w:rsid w:val="008142B4"/>
    <w:rsid w:val="00816A13"/>
    <w:rsid w:val="00817133"/>
    <w:rsid w:val="00820562"/>
    <w:rsid w:val="00824054"/>
    <w:rsid w:val="00824BA6"/>
    <w:rsid w:val="00826B2B"/>
    <w:rsid w:val="008373A6"/>
    <w:rsid w:val="00841A82"/>
    <w:rsid w:val="008522F8"/>
    <w:rsid w:val="0085232F"/>
    <w:rsid w:val="00852F47"/>
    <w:rsid w:val="008549D0"/>
    <w:rsid w:val="008653AF"/>
    <w:rsid w:val="00867007"/>
    <w:rsid w:val="00871E79"/>
    <w:rsid w:val="0088279D"/>
    <w:rsid w:val="008864CF"/>
    <w:rsid w:val="00892368"/>
    <w:rsid w:val="00894E02"/>
    <w:rsid w:val="00896CD8"/>
    <w:rsid w:val="008A358F"/>
    <w:rsid w:val="008A4ED9"/>
    <w:rsid w:val="008B3723"/>
    <w:rsid w:val="008C38C1"/>
    <w:rsid w:val="008E1A83"/>
    <w:rsid w:val="008E40A8"/>
    <w:rsid w:val="008F6D5B"/>
    <w:rsid w:val="008F7FA8"/>
    <w:rsid w:val="00901347"/>
    <w:rsid w:val="0090153B"/>
    <w:rsid w:val="00906FE5"/>
    <w:rsid w:val="00912A49"/>
    <w:rsid w:val="00920D52"/>
    <w:rsid w:val="00920E63"/>
    <w:rsid w:val="00921B23"/>
    <w:rsid w:val="009236F3"/>
    <w:rsid w:val="009402A0"/>
    <w:rsid w:val="009422D6"/>
    <w:rsid w:val="00946217"/>
    <w:rsid w:val="00946E3A"/>
    <w:rsid w:val="009549F5"/>
    <w:rsid w:val="00957B6E"/>
    <w:rsid w:val="00961C1C"/>
    <w:rsid w:val="00961F0E"/>
    <w:rsid w:val="0096348F"/>
    <w:rsid w:val="00966234"/>
    <w:rsid w:val="009669D1"/>
    <w:rsid w:val="00966F30"/>
    <w:rsid w:val="009676AA"/>
    <w:rsid w:val="00977542"/>
    <w:rsid w:val="009814A5"/>
    <w:rsid w:val="009841D3"/>
    <w:rsid w:val="00986603"/>
    <w:rsid w:val="0099063C"/>
    <w:rsid w:val="00991CB7"/>
    <w:rsid w:val="00994107"/>
    <w:rsid w:val="009A2FD1"/>
    <w:rsid w:val="009A4CAD"/>
    <w:rsid w:val="009B1336"/>
    <w:rsid w:val="009B443E"/>
    <w:rsid w:val="009B6662"/>
    <w:rsid w:val="009C4B26"/>
    <w:rsid w:val="009C50D5"/>
    <w:rsid w:val="009C7509"/>
    <w:rsid w:val="009C7D46"/>
    <w:rsid w:val="009D59EB"/>
    <w:rsid w:val="009D69BC"/>
    <w:rsid w:val="009D6F14"/>
    <w:rsid w:val="009E2783"/>
    <w:rsid w:val="009E5D2E"/>
    <w:rsid w:val="009E7EAB"/>
    <w:rsid w:val="00A011BA"/>
    <w:rsid w:val="00A0739C"/>
    <w:rsid w:val="00A10D28"/>
    <w:rsid w:val="00A16847"/>
    <w:rsid w:val="00A2046B"/>
    <w:rsid w:val="00A22E9E"/>
    <w:rsid w:val="00A26EC2"/>
    <w:rsid w:val="00A40F98"/>
    <w:rsid w:val="00A63B50"/>
    <w:rsid w:val="00A65649"/>
    <w:rsid w:val="00A71445"/>
    <w:rsid w:val="00A75229"/>
    <w:rsid w:val="00A75851"/>
    <w:rsid w:val="00A75DA7"/>
    <w:rsid w:val="00A76E1B"/>
    <w:rsid w:val="00A77DFA"/>
    <w:rsid w:val="00AA1B66"/>
    <w:rsid w:val="00AA6A8A"/>
    <w:rsid w:val="00AB34DB"/>
    <w:rsid w:val="00AB467F"/>
    <w:rsid w:val="00AB55C6"/>
    <w:rsid w:val="00AB6244"/>
    <w:rsid w:val="00AC50C1"/>
    <w:rsid w:val="00AD1446"/>
    <w:rsid w:val="00AD1E66"/>
    <w:rsid w:val="00AE1DC8"/>
    <w:rsid w:val="00AF0B0F"/>
    <w:rsid w:val="00AF6EFD"/>
    <w:rsid w:val="00B01D95"/>
    <w:rsid w:val="00B02CC7"/>
    <w:rsid w:val="00B20D4F"/>
    <w:rsid w:val="00B22058"/>
    <w:rsid w:val="00B25CB6"/>
    <w:rsid w:val="00B27639"/>
    <w:rsid w:val="00B3006A"/>
    <w:rsid w:val="00B30D73"/>
    <w:rsid w:val="00B361E2"/>
    <w:rsid w:val="00B40142"/>
    <w:rsid w:val="00B42C8E"/>
    <w:rsid w:val="00B474B2"/>
    <w:rsid w:val="00B511E4"/>
    <w:rsid w:val="00B5314D"/>
    <w:rsid w:val="00B56477"/>
    <w:rsid w:val="00B56A4D"/>
    <w:rsid w:val="00B63A26"/>
    <w:rsid w:val="00B66D72"/>
    <w:rsid w:val="00B714B8"/>
    <w:rsid w:val="00B77B58"/>
    <w:rsid w:val="00B8087E"/>
    <w:rsid w:val="00B86CC5"/>
    <w:rsid w:val="00B9030A"/>
    <w:rsid w:val="00B91866"/>
    <w:rsid w:val="00B93435"/>
    <w:rsid w:val="00BA457D"/>
    <w:rsid w:val="00BB17D6"/>
    <w:rsid w:val="00BB296A"/>
    <w:rsid w:val="00BB2EC3"/>
    <w:rsid w:val="00BB5091"/>
    <w:rsid w:val="00BC0643"/>
    <w:rsid w:val="00BC06EE"/>
    <w:rsid w:val="00BC4A25"/>
    <w:rsid w:val="00BC7C44"/>
    <w:rsid w:val="00BE01FA"/>
    <w:rsid w:val="00BE7FFE"/>
    <w:rsid w:val="00BF0675"/>
    <w:rsid w:val="00BF2B5E"/>
    <w:rsid w:val="00C1000D"/>
    <w:rsid w:val="00C10EFE"/>
    <w:rsid w:val="00C11C2D"/>
    <w:rsid w:val="00C121BA"/>
    <w:rsid w:val="00C143E2"/>
    <w:rsid w:val="00C1567E"/>
    <w:rsid w:val="00C174AB"/>
    <w:rsid w:val="00C23F4F"/>
    <w:rsid w:val="00C25E50"/>
    <w:rsid w:val="00C260F9"/>
    <w:rsid w:val="00C32049"/>
    <w:rsid w:val="00C430AF"/>
    <w:rsid w:val="00C45C2B"/>
    <w:rsid w:val="00C461F0"/>
    <w:rsid w:val="00C56848"/>
    <w:rsid w:val="00C56A8F"/>
    <w:rsid w:val="00C70C5E"/>
    <w:rsid w:val="00C72898"/>
    <w:rsid w:val="00C76B79"/>
    <w:rsid w:val="00C7739F"/>
    <w:rsid w:val="00C801EA"/>
    <w:rsid w:val="00C803DA"/>
    <w:rsid w:val="00C82CD0"/>
    <w:rsid w:val="00C8443F"/>
    <w:rsid w:val="00C87FA8"/>
    <w:rsid w:val="00C92A00"/>
    <w:rsid w:val="00C973F9"/>
    <w:rsid w:val="00CA1D7F"/>
    <w:rsid w:val="00CB281A"/>
    <w:rsid w:val="00CB2C1E"/>
    <w:rsid w:val="00CB73BC"/>
    <w:rsid w:val="00CC261E"/>
    <w:rsid w:val="00CC57AA"/>
    <w:rsid w:val="00CC735A"/>
    <w:rsid w:val="00CC7B23"/>
    <w:rsid w:val="00CD1D5D"/>
    <w:rsid w:val="00CD217F"/>
    <w:rsid w:val="00CD2FA6"/>
    <w:rsid w:val="00CD497B"/>
    <w:rsid w:val="00CD75E9"/>
    <w:rsid w:val="00CE10D6"/>
    <w:rsid w:val="00CE17C9"/>
    <w:rsid w:val="00CE37AC"/>
    <w:rsid w:val="00CE5A3F"/>
    <w:rsid w:val="00CF496E"/>
    <w:rsid w:val="00CF6EFA"/>
    <w:rsid w:val="00D007D4"/>
    <w:rsid w:val="00D01B54"/>
    <w:rsid w:val="00D1048D"/>
    <w:rsid w:val="00D1727E"/>
    <w:rsid w:val="00D2027B"/>
    <w:rsid w:val="00D3754D"/>
    <w:rsid w:val="00D42EBE"/>
    <w:rsid w:val="00D45680"/>
    <w:rsid w:val="00D46888"/>
    <w:rsid w:val="00D57B25"/>
    <w:rsid w:val="00D607D6"/>
    <w:rsid w:val="00D72EFC"/>
    <w:rsid w:val="00D83EE9"/>
    <w:rsid w:val="00D90A9D"/>
    <w:rsid w:val="00D95C3A"/>
    <w:rsid w:val="00DA3108"/>
    <w:rsid w:val="00DA57AD"/>
    <w:rsid w:val="00DB00D3"/>
    <w:rsid w:val="00DB034B"/>
    <w:rsid w:val="00DC2025"/>
    <w:rsid w:val="00DC25AA"/>
    <w:rsid w:val="00DC575B"/>
    <w:rsid w:val="00DD3392"/>
    <w:rsid w:val="00DD3E92"/>
    <w:rsid w:val="00DD50EA"/>
    <w:rsid w:val="00DE41C2"/>
    <w:rsid w:val="00DF23D3"/>
    <w:rsid w:val="00DF6AB9"/>
    <w:rsid w:val="00E1456B"/>
    <w:rsid w:val="00E21121"/>
    <w:rsid w:val="00E23299"/>
    <w:rsid w:val="00E32BD1"/>
    <w:rsid w:val="00E33E33"/>
    <w:rsid w:val="00E36211"/>
    <w:rsid w:val="00E4086A"/>
    <w:rsid w:val="00E4319E"/>
    <w:rsid w:val="00E54CAB"/>
    <w:rsid w:val="00E73838"/>
    <w:rsid w:val="00E82D5C"/>
    <w:rsid w:val="00E86173"/>
    <w:rsid w:val="00E91678"/>
    <w:rsid w:val="00E93674"/>
    <w:rsid w:val="00E96EBE"/>
    <w:rsid w:val="00EB119A"/>
    <w:rsid w:val="00EB3C16"/>
    <w:rsid w:val="00EB3FCD"/>
    <w:rsid w:val="00EB678F"/>
    <w:rsid w:val="00EC152A"/>
    <w:rsid w:val="00EC376F"/>
    <w:rsid w:val="00EC5D74"/>
    <w:rsid w:val="00EC771E"/>
    <w:rsid w:val="00ED22F3"/>
    <w:rsid w:val="00ED2C4F"/>
    <w:rsid w:val="00ED3546"/>
    <w:rsid w:val="00ED6D06"/>
    <w:rsid w:val="00EE5933"/>
    <w:rsid w:val="00EF7465"/>
    <w:rsid w:val="00EF7DC8"/>
    <w:rsid w:val="00F05696"/>
    <w:rsid w:val="00F100E2"/>
    <w:rsid w:val="00F11656"/>
    <w:rsid w:val="00F35104"/>
    <w:rsid w:val="00F35DD1"/>
    <w:rsid w:val="00F5067C"/>
    <w:rsid w:val="00F552DB"/>
    <w:rsid w:val="00F62A16"/>
    <w:rsid w:val="00F6654E"/>
    <w:rsid w:val="00F6742A"/>
    <w:rsid w:val="00F719EF"/>
    <w:rsid w:val="00F724E4"/>
    <w:rsid w:val="00F75E5F"/>
    <w:rsid w:val="00F8755B"/>
    <w:rsid w:val="00F8772F"/>
    <w:rsid w:val="00F92E13"/>
    <w:rsid w:val="00F95DB6"/>
    <w:rsid w:val="00F971D9"/>
    <w:rsid w:val="00FA5849"/>
    <w:rsid w:val="00FA7D59"/>
    <w:rsid w:val="00FC388B"/>
    <w:rsid w:val="00FD0083"/>
    <w:rsid w:val="00FE1857"/>
    <w:rsid w:val="00FE38D8"/>
    <w:rsid w:val="00FE3A63"/>
    <w:rsid w:val="00FE6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B50E90"/>
  <w15:chartTrackingRefBased/>
  <w15:docId w15:val="{922AFFFA-178D-4B7A-BC19-2A1B3B2C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F4F"/>
    <w:pPr>
      <w:ind w:left="720"/>
      <w:contextualSpacing/>
    </w:pPr>
  </w:style>
  <w:style w:type="character" w:styleId="Hyperlink">
    <w:name w:val="Hyperlink"/>
    <w:basedOn w:val="DefaultParagraphFont"/>
    <w:uiPriority w:val="99"/>
    <w:unhideWhenUsed/>
    <w:rsid w:val="004F3F31"/>
    <w:rPr>
      <w:color w:val="0563C1" w:themeColor="hyperlink"/>
      <w:u w:val="single"/>
    </w:rPr>
  </w:style>
  <w:style w:type="character" w:styleId="UnresolvedMention">
    <w:name w:val="Unresolved Mention"/>
    <w:basedOn w:val="DefaultParagraphFont"/>
    <w:uiPriority w:val="99"/>
    <w:semiHidden/>
    <w:unhideWhenUsed/>
    <w:rsid w:val="004F3F31"/>
    <w:rPr>
      <w:color w:val="605E5C"/>
      <w:shd w:val="clear" w:color="auto" w:fill="E1DFDD"/>
    </w:rPr>
  </w:style>
  <w:style w:type="table" w:styleId="TableGrid">
    <w:name w:val="Table Grid"/>
    <w:basedOn w:val="TableNormal"/>
    <w:uiPriority w:val="39"/>
    <w:rsid w:val="00494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357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5717"/>
    <w:rPr>
      <w:rFonts w:ascii="Consolas" w:hAnsi="Consolas"/>
      <w:sz w:val="20"/>
      <w:szCs w:val="20"/>
    </w:rPr>
  </w:style>
  <w:style w:type="character" w:styleId="PlaceholderText">
    <w:name w:val="Placeholder Text"/>
    <w:basedOn w:val="DefaultParagraphFont"/>
    <w:uiPriority w:val="99"/>
    <w:semiHidden/>
    <w:rsid w:val="007F6196"/>
    <w:rPr>
      <w:color w:val="666666"/>
    </w:rPr>
  </w:style>
  <w:style w:type="character" w:styleId="FollowedHyperlink">
    <w:name w:val="FollowedHyperlink"/>
    <w:basedOn w:val="DefaultParagraphFont"/>
    <w:uiPriority w:val="99"/>
    <w:semiHidden/>
    <w:unhideWhenUsed/>
    <w:rsid w:val="00C11C2D"/>
    <w:rPr>
      <w:color w:val="954F72" w:themeColor="followedHyperlink"/>
      <w:u w:val="single"/>
    </w:rPr>
  </w:style>
  <w:style w:type="character" w:styleId="CommentReference">
    <w:name w:val="annotation reference"/>
    <w:basedOn w:val="DefaultParagraphFont"/>
    <w:uiPriority w:val="99"/>
    <w:semiHidden/>
    <w:unhideWhenUsed/>
    <w:rsid w:val="009D6F14"/>
    <w:rPr>
      <w:sz w:val="16"/>
      <w:szCs w:val="16"/>
    </w:rPr>
  </w:style>
  <w:style w:type="paragraph" w:styleId="CommentText">
    <w:name w:val="annotation text"/>
    <w:basedOn w:val="Normal"/>
    <w:link w:val="CommentTextChar"/>
    <w:uiPriority w:val="99"/>
    <w:unhideWhenUsed/>
    <w:rsid w:val="009D6F14"/>
    <w:pPr>
      <w:spacing w:line="240" w:lineRule="auto"/>
    </w:pPr>
    <w:rPr>
      <w:sz w:val="20"/>
      <w:szCs w:val="20"/>
    </w:rPr>
  </w:style>
  <w:style w:type="character" w:customStyle="1" w:styleId="CommentTextChar">
    <w:name w:val="Comment Text Char"/>
    <w:basedOn w:val="DefaultParagraphFont"/>
    <w:link w:val="CommentText"/>
    <w:uiPriority w:val="99"/>
    <w:rsid w:val="009D6F14"/>
    <w:rPr>
      <w:sz w:val="20"/>
      <w:szCs w:val="20"/>
    </w:rPr>
  </w:style>
  <w:style w:type="paragraph" w:styleId="CommentSubject">
    <w:name w:val="annotation subject"/>
    <w:basedOn w:val="CommentText"/>
    <w:next w:val="CommentText"/>
    <w:link w:val="CommentSubjectChar"/>
    <w:uiPriority w:val="99"/>
    <w:semiHidden/>
    <w:unhideWhenUsed/>
    <w:rsid w:val="009D6F14"/>
    <w:rPr>
      <w:b/>
      <w:bCs/>
    </w:rPr>
  </w:style>
  <w:style w:type="character" w:customStyle="1" w:styleId="CommentSubjectChar">
    <w:name w:val="Comment Subject Char"/>
    <w:basedOn w:val="CommentTextChar"/>
    <w:link w:val="CommentSubject"/>
    <w:uiPriority w:val="99"/>
    <w:semiHidden/>
    <w:rsid w:val="009D6F14"/>
    <w:rPr>
      <w:b/>
      <w:bCs/>
      <w:sz w:val="20"/>
      <w:szCs w:val="20"/>
    </w:rPr>
  </w:style>
  <w:style w:type="paragraph" w:styleId="Revision">
    <w:name w:val="Revision"/>
    <w:hidden/>
    <w:uiPriority w:val="99"/>
    <w:semiHidden/>
    <w:rsid w:val="005952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75585">
      <w:bodyDiv w:val="1"/>
      <w:marLeft w:val="0"/>
      <w:marRight w:val="0"/>
      <w:marTop w:val="0"/>
      <w:marBottom w:val="0"/>
      <w:divBdr>
        <w:top w:val="none" w:sz="0" w:space="0" w:color="auto"/>
        <w:left w:val="none" w:sz="0" w:space="0" w:color="auto"/>
        <w:bottom w:val="none" w:sz="0" w:space="0" w:color="auto"/>
        <w:right w:val="none" w:sz="0" w:space="0" w:color="auto"/>
      </w:divBdr>
    </w:div>
    <w:div w:id="30804915">
      <w:bodyDiv w:val="1"/>
      <w:marLeft w:val="0"/>
      <w:marRight w:val="0"/>
      <w:marTop w:val="0"/>
      <w:marBottom w:val="0"/>
      <w:divBdr>
        <w:top w:val="none" w:sz="0" w:space="0" w:color="auto"/>
        <w:left w:val="none" w:sz="0" w:space="0" w:color="auto"/>
        <w:bottom w:val="none" w:sz="0" w:space="0" w:color="auto"/>
        <w:right w:val="none" w:sz="0" w:space="0" w:color="auto"/>
      </w:divBdr>
    </w:div>
    <w:div w:id="49034633">
      <w:bodyDiv w:val="1"/>
      <w:marLeft w:val="0"/>
      <w:marRight w:val="0"/>
      <w:marTop w:val="0"/>
      <w:marBottom w:val="0"/>
      <w:divBdr>
        <w:top w:val="none" w:sz="0" w:space="0" w:color="auto"/>
        <w:left w:val="none" w:sz="0" w:space="0" w:color="auto"/>
        <w:bottom w:val="none" w:sz="0" w:space="0" w:color="auto"/>
        <w:right w:val="none" w:sz="0" w:space="0" w:color="auto"/>
      </w:divBdr>
    </w:div>
    <w:div w:id="50009657">
      <w:bodyDiv w:val="1"/>
      <w:marLeft w:val="0"/>
      <w:marRight w:val="0"/>
      <w:marTop w:val="0"/>
      <w:marBottom w:val="0"/>
      <w:divBdr>
        <w:top w:val="none" w:sz="0" w:space="0" w:color="auto"/>
        <w:left w:val="none" w:sz="0" w:space="0" w:color="auto"/>
        <w:bottom w:val="none" w:sz="0" w:space="0" w:color="auto"/>
        <w:right w:val="none" w:sz="0" w:space="0" w:color="auto"/>
      </w:divBdr>
    </w:div>
    <w:div w:id="55395245">
      <w:bodyDiv w:val="1"/>
      <w:marLeft w:val="0"/>
      <w:marRight w:val="0"/>
      <w:marTop w:val="0"/>
      <w:marBottom w:val="0"/>
      <w:divBdr>
        <w:top w:val="none" w:sz="0" w:space="0" w:color="auto"/>
        <w:left w:val="none" w:sz="0" w:space="0" w:color="auto"/>
        <w:bottom w:val="none" w:sz="0" w:space="0" w:color="auto"/>
        <w:right w:val="none" w:sz="0" w:space="0" w:color="auto"/>
      </w:divBdr>
    </w:div>
    <w:div w:id="58217473">
      <w:bodyDiv w:val="1"/>
      <w:marLeft w:val="0"/>
      <w:marRight w:val="0"/>
      <w:marTop w:val="0"/>
      <w:marBottom w:val="0"/>
      <w:divBdr>
        <w:top w:val="none" w:sz="0" w:space="0" w:color="auto"/>
        <w:left w:val="none" w:sz="0" w:space="0" w:color="auto"/>
        <w:bottom w:val="none" w:sz="0" w:space="0" w:color="auto"/>
        <w:right w:val="none" w:sz="0" w:space="0" w:color="auto"/>
      </w:divBdr>
    </w:div>
    <w:div w:id="119036428">
      <w:bodyDiv w:val="1"/>
      <w:marLeft w:val="0"/>
      <w:marRight w:val="0"/>
      <w:marTop w:val="0"/>
      <w:marBottom w:val="0"/>
      <w:divBdr>
        <w:top w:val="none" w:sz="0" w:space="0" w:color="auto"/>
        <w:left w:val="none" w:sz="0" w:space="0" w:color="auto"/>
        <w:bottom w:val="none" w:sz="0" w:space="0" w:color="auto"/>
        <w:right w:val="none" w:sz="0" w:space="0" w:color="auto"/>
      </w:divBdr>
      <w:divsChild>
        <w:div w:id="31929795">
          <w:marLeft w:val="640"/>
          <w:marRight w:val="0"/>
          <w:marTop w:val="0"/>
          <w:marBottom w:val="0"/>
          <w:divBdr>
            <w:top w:val="none" w:sz="0" w:space="0" w:color="auto"/>
            <w:left w:val="none" w:sz="0" w:space="0" w:color="auto"/>
            <w:bottom w:val="none" w:sz="0" w:space="0" w:color="auto"/>
            <w:right w:val="none" w:sz="0" w:space="0" w:color="auto"/>
          </w:divBdr>
        </w:div>
        <w:div w:id="1096900950">
          <w:marLeft w:val="640"/>
          <w:marRight w:val="0"/>
          <w:marTop w:val="0"/>
          <w:marBottom w:val="0"/>
          <w:divBdr>
            <w:top w:val="none" w:sz="0" w:space="0" w:color="auto"/>
            <w:left w:val="none" w:sz="0" w:space="0" w:color="auto"/>
            <w:bottom w:val="none" w:sz="0" w:space="0" w:color="auto"/>
            <w:right w:val="none" w:sz="0" w:space="0" w:color="auto"/>
          </w:divBdr>
        </w:div>
        <w:div w:id="820200044">
          <w:marLeft w:val="640"/>
          <w:marRight w:val="0"/>
          <w:marTop w:val="0"/>
          <w:marBottom w:val="0"/>
          <w:divBdr>
            <w:top w:val="none" w:sz="0" w:space="0" w:color="auto"/>
            <w:left w:val="none" w:sz="0" w:space="0" w:color="auto"/>
            <w:bottom w:val="none" w:sz="0" w:space="0" w:color="auto"/>
            <w:right w:val="none" w:sz="0" w:space="0" w:color="auto"/>
          </w:divBdr>
        </w:div>
        <w:div w:id="694617534">
          <w:marLeft w:val="640"/>
          <w:marRight w:val="0"/>
          <w:marTop w:val="0"/>
          <w:marBottom w:val="0"/>
          <w:divBdr>
            <w:top w:val="none" w:sz="0" w:space="0" w:color="auto"/>
            <w:left w:val="none" w:sz="0" w:space="0" w:color="auto"/>
            <w:bottom w:val="none" w:sz="0" w:space="0" w:color="auto"/>
            <w:right w:val="none" w:sz="0" w:space="0" w:color="auto"/>
          </w:divBdr>
        </w:div>
        <w:div w:id="1079516905">
          <w:marLeft w:val="640"/>
          <w:marRight w:val="0"/>
          <w:marTop w:val="0"/>
          <w:marBottom w:val="0"/>
          <w:divBdr>
            <w:top w:val="none" w:sz="0" w:space="0" w:color="auto"/>
            <w:left w:val="none" w:sz="0" w:space="0" w:color="auto"/>
            <w:bottom w:val="none" w:sz="0" w:space="0" w:color="auto"/>
            <w:right w:val="none" w:sz="0" w:space="0" w:color="auto"/>
          </w:divBdr>
        </w:div>
        <w:div w:id="89938175">
          <w:marLeft w:val="640"/>
          <w:marRight w:val="0"/>
          <w:marTop w:val="0"/>
          <w:marBottom w:val="0"/>
          <w:divBdr>
            <w:top w:val="none" w:sz="0" w:space="0" w:color="auto"/>
            <w:left w:val="none" w:sz="0" w:space="0" w:color="auto"/>
            <w:bottom w:val="none" w:sz="0" w:space="0" w:color="auto"/>
            <w:right w:val="none" w:sz="0" w:space="0" w:color="auto"/>
          </w:divBdr>
        </w:div>
        <w:div w:id="977564427">
          <w:marLeft w:val="640"/>
          <w:marRight w:val="0"/>
          <w:marTop w:val="0"/>
          <w:marBottom w:val="0"/>
          <w:divBdr>
            <w:top w:val="none" w:sz="0" w:space="0" w:color="auto"/>
            <w:left w:val="none" w:sz="0" w:space="0" w:color="auto"/>
            <w:bottom w:val="none" w:sz="0" w:space="0" w:color="auto"/>
            <w:right w:val="none" w:sz="0" w:space="0" w:color="auto"/>
          </w:divBdr>
        </w:div>
        <w:div w:id="1782920110">
          <w:marLeft w:val="640"/>
          <w:marRight w:val="0"/>
          <w:marTop w:val="0"/>
          <w:marBottom w:val="0"/>
          <w:divBdr>
            <w:top w:val="none" w:sz="0" w:space="0" w:color="auto"/>
            <w:left w:val="none" w:sz="0" w:space="0" w:color="auto"/>
            <w:bottom w:val="none" w:sz="0" w:space="0" w:color="auto"/>
            <w:right w:val="none" w:sz="0" w:space="0" w:color="auto"/>
          </w:divBdr>
        </w:div>
        <w:div w:id="181818950">
          <w:marLeft w:val="640"/>
          <w:marRight w:val="0"/>
          <w:marTop w:val="0"/>
          <w:marBottom w:val="0"/>
          <w:divBdr>
            <w:top w:val="none" w:sz="0" w:space="0" w:color="auto"/>
            <w:left w:val="none" w:sz="0" w:space="0" w:color="auto"/>
            <w:bottom w:val="none" w:sz="0" w:space="0" w:color="auto"/>
            <w:right w:val="none" w:sz="0" w:space="0" w:color="auto"/>
          </w:divBdr>
        </w:div>
        <w:div w:id="2086489299">
          <w:marLeft w:val="640"/>
          <w:marRight w:val="0"/>
          <w:marTop w:val="0"/>
          <w:marBottom w:val="0"/>
          <w:divBdr>
            <w:top w:val="none" w:sz="0" w:space="0" w:color="auto"/>
            <w:left w:val="none" w:sz="0" w:space="0" w:color="auto"/>
            <w:bottom w:val="none" w:sz="0" w:space="0" w:color="auto"/>
            <w:right w:val="none" w:sz="0" w:space="0" w:color="auto"/>
          </w:divBdr>
        </w:div>
        <w:div w:id="1101032336">
          <w:marLeft w:val="640"/>
          <w:marRight w:val="0"/>
          <w:marTop w:val="0"/>
          <w:marBottom w:val="0"/>
          <w:divBdr>
            <w:top w:val="none" w:sz="0" w:space="0" w:color="auto"/>
            <w:left w:val="none" w:sz="0" w:space="0" w:color="auto"/>
            <w:bottom w:val="none" w:sz="0" w:space="0" w:color="auto"/>
            <w:right w:val="none" w:sz="0" w:space="0" w:color="auto"/>
          </w:divBdr>
        </w:div>
      </w:divsChild>
    </w:div>
    <w:div w:id="182671685">
      <w:bodyDiv w:val="1"/>
      <w:marLeft w:val="0"/>
      <w:marRight w:val="0"/>
      <w:marTop w:val="0"/>
      <w:marBottom w:val="0"/>
      <w:divBdr>
        <w:top w:val="none" w:sz="0" w:space="0" w:color="auto"/>
        <w:left w:val="none" w:sz="0" w:space="0" w:color="auto"/>
        <w:bottom w:val="none" w:sz="0" w:space="0" w:color="auto"/>
        <w:right w:val="none" w:sz="0" w:space="0" w:color="auto"/>
      </w:divBdr>
      <w:divsChild>
        <w:div w:id="1005476813">
          <w:marLeft w:val="640"/>
          <w:marRight w:val="0"/>
          <w:marTop w:val="0"/>
          <w:marBottom w:val="0"/>
          <w:divBdr>
            <w:top w:val="none" w:sz="0" w:space="0" w:color="auto"/>
            <w:left w:val="none" w:sz="0" w:space="0" w:color="auto"/>
            <w:bottom w:val="none" w:sz="0" w:space="0" w:color="auto"/>
            <w:right w:val="none" w:sz="0" w:space="0" w:color="auto"/>
          </w:divBdr>
        </w:div>
        <w:div w:id="1568034932">
          <w:marLeft w:val="640"/>
          <w:marRight w:val="0"/>
          <w:marTop w:val="0"/>
          <w:marBottom w:val="0"/>
          <w:divBdr>
            <w:top w:val="none" w:sz="0" w:space="0" w:color="auto"/>
            <w:left w:val="none" w:sz="0" w:space="0" w:color="auto"/>
            <w:bottom w:val="none" w:sz="0" w:space="0" w:color="auto"/>
            <w:right w:val="none" w:sz="0" w:space="0" w:color="auto"/>
          </w:divBdr>
        </w:div>
        <w:div w:id="2071610460">
          <w:marLeft w:val="640"/>
          <w:marRight w:val="0"/>
          <w:marTop w:val="0"/>
          <w:marBottom w:val="0"/>
          <w:divBdr>
            <w:top w:val="none" w:sz="0" w:space="0" w:color="auto"/>
            <w:left w:val="none" w:sz="0" w:space="0" w:color="auto"/>
            <w:bottom w:val="none" w:sz="0" w:space="0" w:color="auto"/>
            <w:right w:val="none" w:sz="0" w:space="0" w:color="auto"/>
          </w:divBdr>
        </w:div>
        <w:div w:id="973218335">
          <w:marLeft w:val="640"/>
          <w:marRight w:val="0"/>
          <w:marTop w:val="0"/>
          <w:marBottom w:val="0"/>
          <w:divBdr>
            <w:top w:val="none" w:sz="0" w:space="0" w:color="auto"/>
            <w:left w:val="none" w:sz="0" w:space="0" w:color="auto"/>
            <w:bottom w:val="none" w:sz="0" w:space="0" w:color="auto"/>
            <w:right w:val="none" w:sz="0" w:space="0" w:color="auto"/>
          </w:divBdr>
        </w:div>
        <w:div w:id="53817164">
          <w:marLeft w:val="640"/>
          <w:marRight w:val="0"/>
          <w:marTop w:val="0"/>
          <w:marBottom w:val="0"/>
          <w:divBdr>
            <w:top w:val="none" w:sz="0" w:space="0" w:color="auto"/>
            <w:left w:val="none" w:sz="0" w:space="0" w:color="auto"/>
            <w:bottom w:val="none" w:sz="0" w:space="0" w:color="auto"/>
            <w:right w:val="none" w:sz="0" w:space="0" w:color="auto"/>
          </w:divBdr>
        </w:div>
        <w:div w:id="1771504169">
          <w:marLeft w:val="640"/>
          <w:marRight w:val="0"/>
          <w:marTop w:val="0"/>
          <w:marBottom w:val="0"/>
          <w:divBdr>
            <w:top w:val="none" w:sz="0" w:space="0" w:color="auto"/>
            <w:left w:val="none" w:sz="0" w:space="0" w:color="auto"/>
            <w:bottom w:val="none" w:sz="0" w:space="0" w:color="auto"/>
            <w:right w:val="none" w:sz="0" w:space="0" w:color="auto"/>
          </w:divBdr>
        </w:div>
        <w:div w:id="900671237">
          <w:marLeft w:val="640"/>
          <w:marRight w:val="0"/>
          <w:marTop w:val="0"/>
          <w:marBottom w:val="0"/>
          <w:divBdr>
            <w:top w:val="none" w:sz="0" w:space="0" w:color="auto"/>
            <w:left w:val="none" w:sz="0" w:space="0" w:color="auto"/>
            <w:bottom w:val="none" w:sz="0" w:space="0" w:color="auto"/>
            <w:right w:val="none" w:sz="0" w:space="0" w:color="auto"/>
          </w:divBdr>
        </w:div>
        <w:div w:id="614413011">
          <w:marLeft w:val="640"/>
          <w:marRight w:val="0"/>
          <w:marTop w:val="0"/>
          <w:marBottom w:val="0"/>
          <w:divBdr>
            <w:top w:val="none" w:sz="0" w:space="0" w:color="auto"/>
            <w:left w:val="none" w:sz="0" w:space="0" w:color="auto"/>
            <w:bottom w:val="none" w:sz="0" w:space="0" w:color="auto"/>
            <w:right w:val="none" w:sz="0" w:space="0" w:color="auto"/>
          </w:divBdr>
        </w:div>
        <w:div w:id="1296178006">
          <w:marLeft w:val="640"/>
          <w:marRight w:val="0"/>
          <w:marTop w:val="0"/>
          <w:marBottom w:val="0"/>
          <w:divBdr>
            <w:top w:val="none" w:sz="0" w:space="0" w:color="auto"/>
            <w:left w:val="none" w:sz="0" w:space="0" w:color="auto"/>
            <w:bottom w:val="none" w:sz="0" w:space="0" w:color="auto"/>
            <w:right w:val="none" w:sz="0" w:space="0" w:color="auto"/>
          </w:divBdr>
        </w:div>
        <w:div w:id="1014382680">
          <w:marLeft w:val="640"/>
          <w:marRight w:val="0"/>
          <w:marTop w:val="0"/>
          <w:marBottom w:val="0"/>
          <w:divBdr>
            <w:top w:val="none" w:sz="0" w:space="0" w:color="auto"/>
            <w:left w:val="none" w:sz="0" w:space="0" w:color="auto"/>
            <w:bottom w:val="none" w:sz="0" w:space="0" w:color="auto"/>
            <w:right w:val="none" w:sz="0" w:space="0" w:color="auto"/>
          </w:divBdr>
        </w:div>
        <w:div w:id="1530871528">
          <w:marLeft w:val="640"/>
          <w:marRight w:val="0"/>
          <w:marTop w:val="0"/>
          <w:marBottom w:val="0"/>
          <w:divBdr>
            <w:top w:val="none" w:sz="0" w:space="0" w:color="auto"/>
            <w:left w:val="none" w:sz="0" w:space="0" w:color="auto"/>
            <w:bottom w:val="none" w:sz="0" w:space="0" w:color="auto"/>
            <w:right w:val="none" w:sz="0" w:space="0" w:color="auto"/>
          </w:divBdr>
        </w:div>
        <w:div w:id="982387767">
          <w:marLeft w:val="640"/>
          <w:marRight w:val="0"/>
          <w:marTop w:val="0"/>
          <w:marBottom w:val="0"/>
          <w:divBdr>
            <w:top w:val="none" w:sz="0" w:space="0" w:color="auto"/>
            <w:left w:val="none" w:sz="0" w:space="0" w:color="auto"/>
            <w:bottom w:val="none" w:sz="0" w:space="0" w:color="auto"/>
            <w:right w:val="none" w:sz="0" w:space="0" w:color="auto"/>
          </w:divBdr>
        </w:div>
      </w:divsChild>
    </w:div>
    <w:div w:id="201358498">
      <w:bodyDiv w:val="1"/>
      <w:marLeft w:val="0"/>
      <w:marRight w:val="0"/>
      <w:marTop w:val="0"/>
      <w:marBottom w:val="0"/>
      <w:divBdr>
        <w:top w:val="none" w:sz="0" w:space="0" w:color="auto"/>
        <w:left w:val="none" w:sz="0" w:space="0" w:color="auto"/>
        <w:bottom w:val="none" w:sz="0" w:space="0" w:color="auto"/>
        <w:right w:val="none" w:sz="0" w:space="0" w:color="auto"/>
      </w:divBdr>
    </w:div>
    <w:div w:id="206988130">
      <w:bodyDiv w:val="1"/>
      <w:marLeft w:val="0"/>
      <w:marRight w:val="0"/>
      <w:marTop w:val="0"/>
      <w:marBottom w:val="0"/>
      <w:divBdr>
        <w:top w:val="none" w:sz="0" w:space="0" w:color="auto"/>
        <w:left w:val="none" w:sz="0" w:space="0" w:color="auto"/>
        <w:bottom w:val="none" w:sz="0" w:space="0" w:color="auto"/>
        <w:right w:val="none" w:sz="0" w:space="0" w:color="auto"/>
      </w:divBdr>
    </w:div>
    <w:div w:id="215553013">
      <w:bodyDiv w:val="1"/>
      <w:marLeft w:val="0"/>
      <w:marRight w:val="0"/>
      <w:marTop w:val="0"/>
      <w:marBottom w:val="0"/>
      <w:divBdr>
        <w:top w:val="none" w:sz="0" w:space="0" w:color="auto"/>
        <w:left w:val="none" w:sz="0" w:space="0" w:color="auto"/>
        <w:bottom w:val="none" w:sz="0" w:space="0" w:color="auto"/>
        <w:right w:val="none" w:sz="0" w:space="0" w:color="auto"/>
      </w:divBdr>
    </w:div>
    <w:div w:id="222909588">
      <w:bodyDiv w:val="1"/>
      <w:marLeft w:val="0"/>
      <w:marRight w:val="0"/>
      <w:marTop w:val="0"/>
      <w:marBottom w:val="0"/>
      <w:divBdr>
        <w:top w:val="none" w:sz="0" w:space="0" w:color="auto"/>
        <w:left w:val="none" w:sz="0" w:space="0" w:color="auto"/>
        <w:bottom w:val="none" w:sz="0" w:space="0" w:color="auto"/>
        <w:right w:val="none" w:sz="0" w:space="0" w:color="auto"/>
      </w:divBdr>
    </w:div>
    <w:div w:id="268388964">
      <w:bodyDiv w:val="1"/>
      <w:marLeft w:val="0"/>
      <w:marRight w:val="0"/>
      <w:marTop w:val="0"/>
      <w:marBottom w:val="0"/>
      <w:divBdr>
        <w:top w:val="none" w:sz="0" w:space="0" w:color="auto"/>
        <w:left w:val="none" w:sz="0" w:space="0" w:color="auto"/>
        <w:bottom w:val="none" w:sz="0" w:space="0" w:color="auto"/>
        <w:right w:val="none" w:sz="0" w:space="0" w:color="auto"/>
      </w:divBdr>
    </w:div>
    <w:div w:id="325207519">
      <w:bodyDiv w:val="1"/>
      <w:marLeft w:val="0"/>
      <w:marRight w:val="0"/>
      <w:marTop w:val="0"/>
      <w:marBottom w:val="0"/>
      <w:divBdr>
        <w:top w:val="none" w:sz="0" w:space="0" w:color="auto"/>
        <w:left w:val="none" w:sz="0" w:space="0" w:color="auto"/>
        <w:bottom w:val="none" w:sz="0" w:space="0" w:color="auto"/>
        <w:right w:val="none" w:sz="0" w:space="0" w:color="auto"/>
      </w:divBdr>
    </w:div>
    <w:div w:id="351077940">
      <w:bodyDiv w:val="1"/>
      <w:marLeft w:val="0"/>
      <w:marRight w:val="0"/>
      <w:marTop w:val="0"/>
      <w:marBottom w:val="0"/>
      <w:divBdr>
        <w:top w:val="none" w:sz="0" w:space="0" w:color="auto"/>
        <w:left w:val="none" w:sz="0" w:space="0" w:color="auto"/>
        <w:bottom w:val="none" w:sz="0" w:space="0" w:color="auto"/>
        <w:right w:val="none" w:sz="0" w:space="0" w:color="auto"/>
      </w:divBdr>
    </w:div>
    <w:div w:id="355278158">
      <w:bodyDiv w:val="1"/>
      <w:marLeft w:val="0"/>
      <w:marRight w:val="0"/>
      <w:marTop w:val="0"/>
      <w:marBottom w:val="0"/>
      <w:divBdr>
        <w:top w:val="none" w:sz="0" w:space="0" w:color="auto"/>
        <w:left w:val="none" w:sz="0" w:space="0" w:color="auto"/>
        <w:bottom w:val="none" w:sz="0" w:space="0" w:color="auto"/>
        <w:right w:val="none" w:sz="0" w:space="0" w:color="auto"/>
      </w:divBdr>
    </w:div>
    <w:div w:id="362825450">
      <w:bodyDiv w:val="1"/>
      <w:marLeft w:val="0"/>
      <w:marRight w:val="0"/>
      <w:marTop w:val="0"/>
      <w:marBottom w:val="0"/>
      <w:divBdr>
        <w:top w:val="none" w:sz="0" w:space="0" w:color="auto"/>
        <w:left w:val="none" w:sz="0" w:space="0" w:color="auto"/>
        <w:bottom w:val="none" w:sz="0" w:space="0" w:color="auto"/>
        <w:right w:val="none" w:sz="0" w:space="0" w:color="auto"/>
      </w:divBdr>
    </w:div>
    <w:div w:id="408699085">
      <w:bodyDiv w:val="1"/>
      <w:marLeft w:val="0"/>
      <w:marRight w:val="0"/>
      <w:marTop w:val="0"/>
      <w:marBottom w:val="0"/>
      <w:divBdr>
        <w:top w:val="none" w:sz="0" w:space="0" w:color="auto"/>
        <w:left w:val="none" w:sz="0" w:space="0" w:color="auto"/>
        <w:bottom w:val="none" w:sz="0" w:space="0" w:color="auto"/>
        <w:right w:val="none" w:sz="0" w:space="0" w:color="auto"/>
      </w:divBdr>
    </w:div>
    <w:div w:id="427307942">
      <w:bodyDiv w:val="1"/>
      <w:marLeft w:val="0"/>
      <w:marRight w:val="0"/>
      <w:marTop w:val="0"/>
      <w:marBottom w:val="0"/>
      <w:divBdr>
        <w:top w:val="none" w:sz="0" w:space="0" w:color="auto"/>
        <w:left w:val="none" w:sz="0" w:space="0" w:color="auto"/>
        <w:bottom w:val="none" w:sz="0" w:space="0" w:color="auto"/>
        <w:right w:val="none" w:sz="0" w:space="0" w:color="auto"/>
      </w:divBdr>
    </w:div>
    <w:div w:id="431781477">
      <w:bodyDiv w:val="1"/>
      <w:marLeft w:val="0"/>
      <w:marRight w:val="0"/>
      <w:marTop w:val="0"/>
      <w:marBottom w:val="0"/>
      <w:divBdr>
        <w:top w:val="none" w:sz="0" w:space="0" w:color="auto"/>
        <w:left w:val="none" w:sz="0" w:space="0" w:color="auto"/>
        <w:bottom w:val="none" w:sz="0" w:space="0" w:color="auto"/>
        <w:right w:val="none" w:sz="0" w:space="0" w:color="auto"/>
      </w:divBdr>
    </w:div>
    <w:div w:id="465591591">
      <w:bodyDiv w:val="1"/>
      <w:marLeft w:val="0"/>
      <w:marRight w:val="0"/>
      <w:marTop w:val="0"/>
      <w:marBottom w:val="0"/>
      <w:divBdr>
        <w:top w:val="none" w:sz="0" w:space="0" w:color="auto"/>
        <w:left w:val="none" w:sz="0" w:space="0" w:color="auto"/>
        <w:bottom w:val="none" w:sz="0" w:space="0" w:color="auto"/>
        <w:right w:val="none" w:sz="0" w:space="0" w:color="auto"/>
      </w:divBdr>
      <w:divsChild>
        <w:div w:id="1998224838">
          <w:marLeft w:val="640"/>
          <w:marRight w:val="0"/>
          <w:marTop w:val="0"/>
          <w:marBottom w:val="0"/>
          <w:divBdr>
            <w:top w:val="none" w:sz="0" w:space="0" w:color="auto"/>
            <w:left w:val="none" w:sz="0" w:space="0" w:color="auto"/>
            <w:bottom w:val="none" w:sz="0" w:space="0" w:color="auto"/>
            <w:right w:val="none" w:sz="0" w:space="0" w:color="auto"/>
          </w:divBdr>
        </w:div>
        <w:div w:id="1804301301">
          <w:marLeft w:val="640"/>
          <w:marRight w:val="0"/>
          <w:marTop w:val="0"/>
          <w:marBottom w:val="0"/>
          <w:divBdr>
            <w:top w:val="none" w:sz="0" w:space="0" w:color="auto"/>
            <w:left w:val="none" w:sz="0" w:space="0" w:color="auto"/>
            <w:bottom w:val="none" w:sz="0" w:space="0" w:color="auto"/>
            <w:right w:val="none" w:sz="0" w:space="0" w:color="auto"/>
          </w:divBdr>
        </w:div>
        <w:div w:id="189103643">
          <w:marLeft w:val="640"/>
          <w:marRight w:val="0"/>
          <w:marTop w:val="0"/>
          <w:marBottom w:val="0"/>
          <w:divBdr>
            <w:top w:val="none" w:sz="0" w:space="0" w:color="auto"/>
            <w:left w:val="none" w:sz="0" w:space="0" w:color="auto"/>
            <w:bottom w:val="none" w:sz="0" w:space="0" w:color="auto"/>
            <w:right w:val="none" w:sz="0" w:space="0" w:color="auto"/>
          </w:divBdr>
        </w:div>
        <w:div w:id="583225944">
          <w:marLeft w:val="640"/>
          <w:marRight w:val="0"/>
          <w:marTop w:val="0"/>
          <w:marBottom w:val="0"/>
          <w:divBdr>
            <w:top w:val="none" w:sz="0" w:space="0" w:color="auto"/>
            <w:left w:val="none" w:sz="0" w:space="0" w:color="auto"/>
            <w:bottom w:val="none" w:sz="0" w:space="0" w:color="auto"/>
            <w:right w:val="none" w:sz="0" w:space="0" w:color="auto"/>
          </w:divBdr>
        </w:div>
        <w:div w:id="13771972">
          <w:marLeft w:val="640"/>
          <w:marRight w:val="0"/>
          <w:marTop w:val="0"/>
          <w:marBottom w:val="0"/>
          <w:divBdr>
            <w:top w:val="none" w:sz="0" w:space="0" w:color="auto"/>
            <w:left w:val="none" w:sz="0" w:space="0" w:color="auto"/>
            <w:bottom w:val="none" w:sz="0" w:space="0" w:color="auto"/>
            <w:right w:val="none" w:sz="0" w:space="0" w:color="auto"/>
          </w:divBdr>
        </w:div>
        <w:div w:id="758017355">
          <w:marLeft w:val="640"/>
          <w:marRight w:val="0"/>
          <w:marTop w:val="0"/>
          <w:marBottom w:val="0"/>
          <w:divBdr>
            <w:top w:val="none" w:sz="0" w:space="0" w:color="auto"/>
            <w:left w:val="none" w:sz="0" w:space="0" w:color="auto"/>
            <w:bottom w:val="none" w:sz="0" w:space="0" w:color="auto"/>
            <w:right w:val="none" w:sz="0" w:space="0" w:color="auto"/>
          </w:divBdr>
        </w:div>
        <w:div w:id="1029334060">
          <w:marLeft w:val="640"/>
          <w:marRight w:val="0"/>
          <w:marTop w:val="0"/>
          <w:marBottom w:val="0"/>
          <w:divBdr>
            <w:top w:val="none" w:sz="0" w:space="0" w:color="auto"/>
            <w:left w:val="none" w:sz="0" w:space="0" w:color="auto"/>
            <w:bottom w:val="none" w:sz="0" w:space="0" w:color="auto"/>
            <w:right w:val="none" w:sz="0" w:space="0" w:color="auto"/>
          </w:divBdr>
        </w:div>
        <w:div w:id="1167525166">
          <w:marLeft w:val="640"/>
          <w:marRight w:val="0"/>
          <w:marTop w:val="0"/>
          <w:marBottom w:val="0"/>
          <w:divBdr>
            <w:top w:val="none" w:sz="0" w:space="0" w:color="auto"/>
            <w:left w:val="none" w:sz="0" w:space="0" w:color="auto"/>
            <w:bottom w:val="none" w:sz="0" w:space="0" w:color="auto"/>
            <w:right w:val="none" w:sz="0" w:space="0" w:color="auto"/>
          </w:divBdr>
        </w:div>
        <w:div w:id="641156987">
          <w:marLeft w:val="640"/>
          <w:marRight w:val="0"/>
          <w:marTop w:val="0"/>
          <w:marBottom w:val="0"/>
          <w:divBdr>
            <w:top w:val="none" w:sz="0" w:space="0" w:color="auto"/>
            <w:left w:val="none" w:sz="0" w:space="0" w:color="auto"/>
            <w:bottom w:val="none" w:sz="0" w:space="0" w:color="auto"/>
            <w:right w:val="none" w:sz="0" w:space="0" w:color="auto"/>
          </w:divBdr>
        </w:div>
      </w:divsChild>
    </w:div>
    <w:div w:id="516506135">
      <w:bodyDiv w:val="1"/>
      <w:marLeft w:val="0"/>
      <w:marRight w:val="0"/>
      <w:marTop w:val="0"/>
      <w:marBottom w:val="0"/>
      <w:divBdr>
        <w:top w:val="none" w:sz="0" w:space="0" w:color="auto"/>
        <w:left w:val="none" w:sz="0" w:space="0" w:color="auto"/>
        <w:bottom w:val="none" w:sz="0" w:space="0" w:color="auto"/>
        <w:right w:val="none" w:sz="0" w:space="0" w:color="auto"/>
      </w:divBdr>
    </w:div>
    <w:div w:id="582957859">
      <w:bodyDiv w:val="1"/>
      <w:marLeft w:val="0"/>
      <w:marRight w:val="0"/>
      <w:marTop w:val="0"/>
      <w:marBottom w:val="0"/>
      <w:divBdr>
        <w:top w:val="none" w:sz="0" w:space="0" w:color="auto"/>
        <w:left w:val="none" w:sz="0" w:space="0" w:color="auto"/>
        <w:bottom w:val="none" w:sz="0" w:space="0" w:color="auto"/>
        <w:right w:val="none" w:sz="0" w:space="0" w:color="auto"/>
      </w:divBdr>
    </w:div>
    <w:div w:id="589316170">
      <w:bodyDiv w:val="1"/>
      <w:marLeft w:val="0"/>
      <w:marRight w:val="0"/>
      <w:marTop w:val="0"/>
      <w:marBottom w:val="0"/>
      <w:divBdr>
        <w:top w:val="none" w:sz="0" w:space="0" w:color="auto"/>
        <w:left w:val="none" w:sz="0" w:space="0" w:color="auto"/>
        <w:bottom w:val="none" w:sz="0" w:space="0" w:color="auto"/>
        <w:right w:val="none" w:sz="0" w:space="0" w:color="auto"/>
      </w:divBdr>
    </w:div>
    <w:div w:id="594022359">
      <w:bodyDiv w:val="1"/>
      <w:marLeft w:val="0"/>
      <w:marRight w:val="0"/>
      <w:marTop w:val="0"/>
      <w:marBottom w:val="0"/>
      <w:divBdr>
        <w:top w:val="none" w:sz="0" w:space="0" w:color="auto"/>
        <w:left w:val="none" w:sz="0" w:space="0" w:color="auto"/>
        <w:bottom w:val="none" w:sz="0" w:space="0" w:color="auto"/>
        <w:right w:val="none" w:sz="0" w:space="0" w:color="auto"/>
      </w:divBdr>
    </w:div>
    <w:div w:id="615523407">
      <w:bodyDiv w:val="1"/>
      <w:marLeft w:val="0"/>
      <w:marRight w:val="0"/>
      <w:marTop w:val="0"/>
      <w:marBottom w:val="0"/>
      <w:divBdr>
        <w:top w:val="none" w:sz="0" w:space="0" w:color="auto"/>
        <w:left w:val="none" w:sz="0" w:space="0" w:color="auto"/>
        <w:bottom w:val="none" w:sz="0" w:space="0" w:color="auto"/>
        <w:right w:val="none" w:sz="0" w:space="0" w:color="auto"/>
      </w:divBdr>
    </w:div>
    <w:div w:id="617882674">
      <w:bodyDiv w:val="1"/>
      <w:marLeft w:val="0"/>
      <w:marRight w:val="0"/>
      <w:marTop w:val="0"/>
      <w:marBottom w:val="0"/>
      <w:divBdr>
        <w:top w:val="none" w:sz="0" w:space="0" w:color="auto"/>
        <w:left w:val="none" w:sz="0" w:space="0" w:color="auto"/>
        <w:bottom w:val="none" w:sz="0" w:space="0" w:color="auto"/>
        <w:right w:val="none" w:sz="0" w:space="0" w:color="auto"/>
      </w:divBdr>
      <w:divsChild>
        <w:div w:id="231355937">
          <w:marLeft w:val="640"/>
          <w:marRight w:val="0"/>
          <w:marTop w:val="0"/>
          <w:marBottom w:val="0"/>
          <w:divBdr>
            <w:top w:val="none" w:sz="0" w:space="0" w:color="auto"/>
            <w:left w:val="none" w:sz="0" w:space="0" w:color="auto"/>
            <w:bottom w:val="none" w:sz="0" w:space="0" w:color="auto"/>
            <w:right w:val="none" w:sz="0" w:space="0" w:color="auto"/>
          </w:divBdr>
        </w:div>
        <w:div w:id="310595219">
          <w:marLeft w:val="640"/>
          <w:marRight w:val="0"/>
          <w:marTop w:val="0"/>
          <w:marBottom w:val="0"/>
          <w:divBdr>
            <w:top w:val="none" w:sz="0" w:space="0" w:color="auto"/>
            <w:left w:val="none" w:sz="0" w:space="0" w:color="auto"/>
            <w:bottom w:val="none" w:sz="0" w:space="0" w:color="auto"/>
            <w:right w:val="none" w:sz="0" w:space="0" w:color="auto"/>
          </w:divBdr>
        </w:div>
        <w:div w:id="1946881715">
          <w:marLeft w:val="640"/>
          <w:marRight w:val="0"/>
          <w:marTop w:val="0"/>
          <w:marBottom w:val="0"/>
          <w:divBdr>
            <w:top w:val="none" w:sz="0" w:space="0" w:color="auto"/>
            <w:left w:val="none" w:sz="0" w:space="0" w:color="auto"/>
            <w:bottom w:val="none" w:sz="0" w:space="0" w:color="auto"/>
            <w:right w:val="none" w:sz="0" w:space="0" w:color="auto"/>
          </w:divBdr>
        </w:div>
        <w:div w:id="1156871690">
          <w:marLeft w:val="640"/>
          <w:marRight w:val="0"/>
          <w:marTop w:val="0"/>
          <w:marBottom w:val="0"/>
          <w:divBdr>
            <w:top w:val="none" w:sz="0" w:space="0" w:color="auto"/>
            <w:left w:val="none" w:sz="0" w:space="0" w:color="auto"/>
            <w:bottom w:val="none" w:sz="0" w:space="0" w:color="auto"/>
            <w:right w:val="none" w:sz="0" w:space="0" w:color="auto"/>
          </w:divBdr>
        </w:div>
        <w:div w:id="1931161585">
          <w:marLeft w:val="640"/>
          <w:marRight w:val="0"/>
          <w:marTop w:val="0"/>
          <w:marBottom w:val="0"/>
          <w:divBdr>
            <w:top w:val="none" w:sz="0" w:space="0" w:color="auto"/>
            <w:left w:val="none" w:sz="0" w:space="0" w:color="auto"/>
            <w:bottom w:val="none" w:sz="0" w:space="0" w:color="auto"/>
            <w:right w:val="none" w:sz="0" w:space="0" w:color="auto"/>
          </w:divBdr>
        </w:div>
        <w:div w:id="785542179">
          <w:marLeft w:val="640"/>
          <w:marRight w:val="0"/>
          <w:marTop w:val="0"/>
          <w:marBottom w:val="0"/>
          <w:divBdr>
            <w:top w:val="none" w:sz="0" w:space="0" w:color="auto"/>
            <w:left w:val="none" w:sz="0" w:space="0" w:color="auto"/>
            <w:bottom w:val="none" w:sz="0" w:space="0" w:color="auto"/>
            <w:right w:val="none" w:sz="0" w:space="0" w:color="auto"/>
          </w:divBdr>
        </w:div>
        <w:div w:id="396906566">
          <w:marLeft w:val="640"/>
          <w:marRight w:val="0"/>
          <w:marTop w:val="0"/>
          <w:marBottom w:val="0"/>
          <w:divBdr>
            <w:top w:val="none" w:sz="0" w:space="0" w:color="auto"/>
            <w:left w:val="none" w:sz="0" w:space="0" w:color="auto"/>
            <w:bottom w:val="none" w:sz="0" w:space="0" w:color="auto"/>
            <w:right w:val="none" w:sz="0" w:space="0" w:color="auto"/>
          </w:divBdr>
        </w:div>
        <w:div w:id="1862938441">
          <w:marLeft w:val="640"/>
          <w:marRight w:val="0"/>
          <w:marTop w:val="0"/>
          <w:marBottom w:val="0"/>
          <w:divBdr>
            <w:top w:val="none" w:sz="0" w:space="0" w:color="auto"/>
            <w:left w:val="none" w:sz="0" w:space="0" w:color="auto"/>
            <w:bottom w:val="none" w:sz="0" w:space="0" w:color="auto"/>
            <w:right w:val="none" w:sz="0" w:space="0" w:color="auto"/>
          </w:divBdr>
        </w:div>
        <w:div w:id="1484352600">
          <w:marLeft w:val="640"/>
          <w:marRight w:val="0"/>
          <w:marTop w:val="0"/>
          <w:marBottom w:val="0"/>
          <w:divBdr>
            <w:top w:val="none" w:sz="0" w:space="0" w:color="auto"/>
            <w:left w:val="none" w:sz="0" w:space="0" w:color="auto"/>
            <w:bottom w:val="none" w:sz="0" w:space="0" w:color="auto"/>
            <w:right w:val="none" w:sz="0" w:space="0" w:color="auto"/>
          </w:divBdr>
        </w:div>
      </w:divsChild>
    </w:div>
    <w:div w:id="625694966">
      <w:bodyDiv w:val="1"/>
      <w:marLeft w:val="0"/>
      <w:marRight w:val="0"/>
      <w:marTop w:val="0"/>
      <w:marBottom w:val="0"/>
      <w:divBdr>
        <w:top w:val="none" w:sz="0" w:space="0" w:color="auto"/>
        <w:left w:val="none" w:sz="0" w:space="0" w:color="auto"/>
        <w:bottom w:val="none" w:sz="0" w:space="0" w:color="auto"/>
        <w:right w:val="none" w:sz="0" w:space="0" w:color="auto"/>
      </w:divBdr>
    </w:div>
    <w:div w:id="633020650">
      <w:bodyDiv w:val="1"/>
      <w:marLeft w:val="0"/>
      <w:marRight w:val="0"/>
      <w:marTop w:val="0"/>
      <w:marBottom w:val="0"/>
      <w:divBdr>
        <w:top w:val="none" w:sz="0" w:space="0" w:color="auto"/>
        <w:left w:val="none" w:sz="0" w:space="0" w:color="auto"/>
        <w:bottom w:val="none" w:sz="0" w:space="0" w:color="auto"/>
        <w:right w:val="none" w:sz="0" w:space="0" w:color="auto"/>
      </w:divBdr>
    </w:div>
    <w:div w:id="637225678">
      <w:bodyDiv w:val="1"/>
      <w:marLeft w:val="0"/>
      <w:marRight w:val="0"/>
      <w:marTop w:val="0"/>
      <w:marBottom w:val="0"/>
      <w:divBdr>
        <w:top w:val="none" w:sz="0" w:space="0" w:color="auto"/>
        <w:left w:val="none" w:sz="0" w:space="0" w:color="auto"/>
        <w:bottom w:val="none" w:sz="0" w:space="0" w:color="auto"/>
        <w:right w:val="none" w:sz="0" w:space="0" w:color="auto"/>
      </w:divBdr>
    </w:div>
    <w:div w:id="650597236">
      <w:bodyDiv w:val="1"/>
      <w:marLeft w:val="0"/>
      <w:marRight w:val="0"/>
      <w:marTop w:val="0"/>
      <w:marBottom w:val="0"/>
      <w:divBdr>
        <w:top w:val="none" w:sz="0" w:space="0" w:color="auto"/>
        <w:left w:val="none" w:sz="0" w:space="0" w:color="auto"/>
        <w:bottom w:val="none" w:sz="0" w:space="0" w:color="auto"/>
        <w:right w:val="none" w:sz="0" w:space="0" w:color="auto"/>
      </w:divBdr>
    </w:div>
    <w:div w:id="660698165">
      <w:bodyDiv w:val="1"/>
      <w:marLeft w:val="0"/>
      <w:marRight w:val="0"/>
      <w:marTop w:val="0"/>
      <w:marBottom w:val="0"/>
      <w:divBdr>
        <w:top w:val="none" w:sz="0" w:space="0" w:color="auto"/>
        <w:left w:val="none" w:sz="0" w:space="0" w:color="auto"/>
        <w:bottom w:val="none" w:sz="0" w:space="0" w:color="auto"/>
        <w:right w:val="none" w:sz="0" w:space="0" w:color="auto"/>
      </w:divBdr>
    </w:div>
    <w:div w:id="667439645">
      <w:bodyDiv w:val="1"/>
      <w:marLeft w:val="0"/>
      <w:marRight w:val="0"/>
      <w:marTop w:val="0"/>
      <w:marBottom w:val="0"/>
      <w:divBdr>
        <w:top w:val="none" w:sz="0" w:space="0" w:color="auto"/>
        <w:left w:val="none" w:sz="0" w:space="0" w:color="auto"/>
        <w:bottom w:val="none" w:sz="0" w:space="0" w:color="auto"/>
        <w:right w:val="none" w:sz="0" w:space="0" w:color="auto"/>
      </w:divBdr>
    </w:div>
    <w:div w:id="691029052">
      <w:bodyDiv w:val="1"/>
      <w:marLeft w:val="0"/>
      <w:marRight w:val="0"/>
      <w:marTop w:val="0"/>
      <w:marBottom w:val="0"/>
      <w:divBdr>
        <w:top w:val="none" w:sz="0" w:space="0" w:color="auto"/>
        <w:left w:val="none" w:sz="0" w:space="0" w:color="auto"/>
        <w:bottom w:val="none" w:sz="0" w:space="0" w:color="auto"/>
        <w:right w:val="none" w:sz="0" w:space="0" w:color="auto"/>
      </w:divBdr>
    </w:div>
    <w:div w:id="710231777">
      <w:bodyDiv w:val="1"/>
      <w:marLeft w:val="0"/>
      <w:marRight w:val="0"/>
      <w:marTop w:val="0"/>
      <w:marBottom w:val="0"/>
      <w:divBdr>
        <w:top w:val="none" w:sz="0" w:space="0" w:color="auto"/>
        <w:left w:val="none" w:sz="0" w:space="0" w:color="auto"/>
        <w:bottom w:val="none" w:sz="0" w:space="0" w:color="auto"/>
        <w:right w:val="none" w:sz="0" w:space="0" w:color="auto"/>
      </w:divBdr>
      <w:divsChild>
        <w:div w:id="57677780">
          <w:marLeft w:val="640"/>
          <w:marRight w:val="0"/>
          <w:marTop w:val="0"/>
          <w:marBottom w:val="0"/>
          <w:divBdr>
            <w:top w:val="none" w:sz="0" w:space="0" w:color="auto"/>
            <w:left w:val="none" w:sz="0" w:space="0" w:color="auto"/>
            <w:bottom w:val="none" w:sz="0" w:space="0" w:color="auto"/>
            <w:right w:val="none" w:sz="0" w:space="0" w:color="auto"/>
          </w:divBdr>
        </w:div>
        <w:div w:id="690957226">
          <w:marLeft w:val="640"/>
          <w:marRight w:val="0"/>
          <w:marTop w:val="0"/>
          <w:marBottom w:val="0"/>
          <w:divBdr>
            <w:top w:val="none" w:sz="0" w:space="0" w:color="auto"/>
            <w:left w:val="none" w:sz="0" w:space="0" w:color="auto"/>
            <w:bottom w:val="none" w:sz="0" w:space="0" w:color="auto"/>
            <w:right w:val="none" w:sz="0" w:space="0" w:color="auto"/>
          </w:divBdr>
        </w:div>
        <w:div w:id="1422335457">
          <w:marLeft w:val="640"/>
          <w:marRight w:val="0"/>
          <w:marTop w:val="0"/>
          <w:marBottom w:val="0"/>
          <w:divBdr>
            <w:top w:val="none" w:sz="0" w:space="0" w:color="auto"/>
            <w:left w:val="none" w:sz="0" w:space="0" w:color="auto"/>
            <w:bottom w:val="none" w:sz="0" w:space="0" w:color="auto"/>
            <w:right w:val="none" w:sz="0" w:space="0" w:color="auto"/>
          </w:divBdr>
        </w:div>
        <w:div w:id="501436738">
          <w:marLeft w:val="640"/>
          <w:marRight w:val="0"/>
          <w:marTop w:val="0"/>
          <w:marBottom w:val="0"/>
          <w:divBdr>
            <w:top w:val="none" w:sz="0" w:space="0" w:color="auto"/>
            <w:left w:val="none" w:sz="0" w:space="0" w:color="auto"/>
            <w:bottom w:val="none" w:sz="0" w:space="0" w:color="auto"/>
            <w:right w:val="none" w:sz="0" w:space="0" w:color="auto"/>
          </w:divBdr>
        </w:div>
        <w:div w:id="158473759">
          <w:marLeft w:val="640"/>
          <w:marRight w:val="0"/>
          <w:marTop w:val="0"/>
          <w:marBottom w:val="0"/>
          <w:divBdr>
            <w:top w:val="none" w:sz="0" w:space="0" w:color="auto"/>
            <w:left w:val="none" w:sz="0" w:space="0" w:color="auto"/>
            <w:bottom w:val="none" w:sz="0" w:space="0" w:color="auto"/>
            <w:right w:val="none" w:sz="0" w:space="0" w:color="auto"/>
          </w:divBdr>
        </w:div>
        <w:div w:id="594021015">
          <w:marLeft w:val="640"/>
          <w:marRight w:val="0"/>
          <w:marTop w:val="0"/>
          <w:marBottom w:val="0"/>
          <w:divBdr>
            <w:top w:val="none" w:sz="0" w:space="0" w:color="auto"/>
            <w:left w:val="none" w:sz="0" w:space="0" w:color="auto"/>
            <w:bottom w:val="none" w:sz="0" w:space="0" w:color="auto"/>
            <w:right w:val="none" w:sz="0" w:space="0" w:color="auto"/>
          </w:divBdr>
        </w:div>
        <w:div w:id="1767925375">
          <w:marLeft w:val="640"/>
          <w:marRight w:val="0"/>
          <w:marTop w:val="0"/>
          <w:marBottom w:val="0"/>
          <w:divBdr>
            <w:top w:val="none" w:sz="0" w:space="0" w:color="auto"/>
            <w:left w:val="none" w:sz="0" w:space="0" w:color="auto"/>
            <w:bottom w:val="none" w:sz="0" w:space="0" w:color="auto"/>
            <w:right w:val="none" w:sz="0" w:space="0" w:color="auto"/>
          </w:divBdr>
        </w:div>
        <w:div w:id="755788815">
          <w:marLeft w:val="640"/>
          <w:marRight w:val="0"/>
          <w:marTop w:val="0"/>
          <w:marBottom w:val="0"/>
          <w:divBdr>
            <w:top w:val="none" w:sz="0" w:space="0" w:color="auto"/>
            <w:left w:val="none" w:sz="0" w:space="0" w:color="auto"/>
            <w:bottom w:val="none" w:sz="0" w:space="0" w:color="auto"/>
            <w:right w:val="none" w:sz="0" w:space="0" w:color="auto"/>
          </w:divBdr>
        </w:div>
        <w:div w:id="1647129856">
          <w:marLeft w:val="640"/>
          <w:marRight w:val="0"/>
          <w:marTop w:val="0"/>
          <w:marBottom w:val="0"/>
          <w:divBdr>
            <w:top w:val="none" w:sz="0" w:space="0" w:color="auto"/>
            <w:left w:val="none" w:sz="0" w:space="0" w:color="auto"/>
            <w:bottom w:val="none" w:sz="0" w:space="0" w:color="auto"/>
            <w:right w:val="none" w:sz="0" w:space="0" w:color="auto"/>
          </w:divBdr>
        </w:div>
        <w:div w:id="2099013541">
          <w:marLeft w:val="640"/>
          <w:marRight w:val="0"/>
          <w:marTop w:val="0"/>
          <w:marBottom w:val="0"/>
          <w:divBdr>
            <w:top w:val="none" w:sz="0" w:space="0" w:color="auto"/>
            <w:left w:val="none" w:sz="0" w:space="0" w:color="auto"/>
            <w:bottom w:val="none" w:sz="0" w:space="0" w:color="auto"/>
            <w:right w:val="none" w:sz="0" w:space="0" w:color="auto"/>
          </w:divBdr>
        </w:div>
        <w:div w:id="1371488465">
          <w:marLeft w:val="640"/>
          <w:marRight w:val="0"/>
          <w:marTop w:val="0"/>
          <w:marBottom w:val="0"/>
          <w:divBdr>
            <w:top w:val="none" w:sz="0" w:space="0" w:color="auto"/>
            <w:left w:val="none" w:sz="0" w:space="0" w:color="auto"/>
            <w:bottom w:val="none" w:sz="0" w:space="0" w:color="auto"/>
            <w:right w:val="none" w:sz="0" w:space="0" w:color="auto"/>
          </w:divBdr>
        </w:div>
        <w:div w:id="313611073">
          <w:marLeft w:val="640"/>
          <w:marRight w:val="0"/>
          <w:marTop w:val="0"/>
          <w:marBottom w:val="0"/>
          <w:divBdr>
            <w:top w:val="none" w:sz="0" w:space="0" w:color="auto"/>
            <w:left w:val="none" w:sz="0" w:space="0" w:color="auto"/>
            <w:bottom w:val="none" w:sz="0" w:space="0" w:color="auto"/>
            <w:right w:val="none" w:sz="0" w:space="0" w:color="auto"/>
          </w:divBdr>
        </w:div>
        <w:div w:id="2080134827">
          <w:marLeft w:val="640"/>
          <w:marRight w:val="0"/>
          <w:marTop w:val="0"/>
          <w:marBottom w:val="0"/>
          <w:divBdr>
            <w:top w:val="none" w:sz="0" w:space="0" w:color="auto"/>
            <w:left w:val="none" w:sz="0" w:space="0" w:color="auto"/>
            <w:bottom w:val="none" w:sz="0" w:space="0" w:color="auto"/>
            <w:right w:val="none" w:sz="0" w:space="0" w:color="auto"/>
          </w:divBdr>
        </w:div>
        <w:div w:id="847715049">
          <w:marLeft w:val="640"/>
          <w:marRight w:val="0"/>
          <w:marTop w:val="0"/>
          <w:marBottom w:val="0"/>
          <w:divBdr>
            <w:top w:val="none" w:sz="0" w:space="0" w:color="auto"/>
            <w:left w:val="none" w:sz="0" w:space="0" w:color="auto"/>
            <w:bottom w:val="none" w:sz="0" w:space="0" w:color="auto"/>
            <w:right w:val="none" w:sz="0" w:space="0" w:color="auto"/>
          </w:divBdr>
        </w:div>
        <w:div w:id="1966035967">
          <w:marLeft w:val="640"/>
          <w:marRight w:val="0"/>
          <w:marTop w:val="0"/>
          <w:marBottom w:val="0"/>
          <w:divBdr>
            <w:top w:val="none" w:sz="0" w:space="0" w:color="auto"/>
            <w:left w:val="none" w:sz="0" w:space="0" w:color="auto"/>
            <w:bottom w:val="none" w:sz="0" w:space="0" w:color="auto"/>
            <w:right w:val="none" w:sz="0" w:space="0" w:color="auto"/>
          </w:divBdr>
        </w:div>
      </w:divsChild>
    </w:div>
    <w:div w:id="717124835">
      <w:bodyDiv w:val="1"/>
      <w:marLeft w:val="0"/>
      <w:marRight w:val="0"/>
      <w:marTop w:val="0"/>
      <w:marBottom w:val="0"/>
      <w:divBdr>
        <w:top w:val="none" w:sz="0" w:space="0" w:color="auto"/>
        <w:left w:val="none" w:sz="0" w:space="0" w:color="auto"/>
        <w:bottom w:val="none" w:sz="0" w:space="0" w:color="auto"/>
        <w:right w:val="none" w:sz="0" w:space="0" w:color="auto"/>
      </w:divBdr>
      <w:divsChild>
        <w:div w:id="470441133">
          <w:marLeft w:val="640"/>
          <w:marRight w:val="0"/>
          <w:marTop w:val="0"/>
          <w:marBottom w:val="0"/>
          <w:divBdr>
            <w:top w:val="none" w:sz="0" w:space="0" w:color="auto"/>
            <w:left w:val="none" w:sz="0" w:space="0" w:color="auto"/>
            <w:bottom w:val="none" w:sz="0" w:space="0" w:color="auto"/>
            <w:right w:val="none" w:sz="0" w:space="0" w:color="auto"/>
          </w:divBdr>
        </w:div>
        <w:div w:id="1481923381">
          <w:marLeft w:val="640"/>
          <w:marRight w:val="0"/>
          <w:marTop w:val="0"/>
          <w:marBottom w:val="0"/>
          <w:divBdr>
            <w:top w:val="none" w:sz="0" w:space="0" w:color="auto"/>
            <w:left w:val="none" w:sz="0" w:space="0" w:color="auto"/>
            <w:bottom w:val="none" w:sz="0" w:space="0" w:color="auto"/>
            <w:right w:val="none" w:sz="0" w:space="0" w:color="auto"/>
          </w:divBdr>
        </w:div>
        <w:div w:id="1931623836">
          <w:marLeft w:val="640"/>
          <w:marRight w:val="0"/>
          <w:marTop w:val="0"/>
          <w:marBottom w:val="0"/>
          <w:divBdr>
            <w:top w:val="none" w:sz="0" w:space="0" w:color="auto"/>
            <w:left w:val="none" w:sz="0" w:space="0" w:color="auto"/>
            <w:bottom w:val="none" w:sz="0" w:space="0" w:color="auto"/>
            <w:right w:val="none" w:sz="0" w:space="0" w:color="auto"/>
          </w:divBdr>
        </w:div>
        <w:div w:id="1976715850">
          <w:marLeft w:val="640"/>
          <w:marRight w:val="0"/>
          <w:marTop w:val="0"/>
          <w:marBottom w:val="0"/>
          <w:divBdr>
            <w:top w:val="none" w:sz="0" w:space="0" w:color="auto"/>
            <w:left w:val="none" w:sz="0" w:space="0" w:color="auto"/>
            <w:bottom w:val="none" w:sz="0" w:space="0" w:color="auto"/>
            <w:right w:val="none" w:sz="0" w:space="0" w:color="auto"/>
          </w:divBdr>
        </w:div>
        <w:div w:id="642348399">
          <w:marLeft w:val="640"/>
          <w:marRight w:val="0"/>
          <w:marTop w:val="0"/>
          <w:marBottom w:val="0"/>
          <w:divBdr>
            <w:top w:val="none" w:sz="0" w:space="0" w:color="auto"/>
            <w:left w:val="none" w:sz="0" w:space="0" w:color="auto"/>
            <w:bottom w:val="none" w:sz="0" w:space="0" w:color="auto"/>
            <w:right w:val="none" w:sz="0" w:space="0" w:color="auto"/>
          </w:divBdr>
        </w:div>
        <w:div w:id="920021313">
          <w:marLeft w:val="640"/>
          <w:marRight w:val="0"/>
          <w:marTop w:val="0"/>
          <w:marBottom w:val="0"/>
          <w:divBdr>
            <w:top w:val="none" w:sz="0" w:space="0" w:color="auto"/>
            <w:left w:val="none" w:sz="0" w:space="0" w:color="auto"/>
            <w:bottom w:val="none" w:sz="0" w:space="0" w:color="auto"/>
            <w:right w:val="none" w:sz="0" w:space="0" w:color="auto"/>
          </w:divBdr>
        </w:div>
        <w:div w:id="493567738">
          <w:marLeft w:val="640"/>
          <w:marRight w:val="0"/>
          <w:marTop w:val="0"/>
          <w:marBottom w:val="0"/>
          <w:divBdr>
            <w:top w:val="none" w:sz="0" w:space="0" w:color="auto"/>
            <w:left w:val="none" w:sz="0" w:space="0" w:color="auto"/>
            <w:bottom w:val="none" w:sz="0" w:space="0" w:color="auto"/>
            <w:right w:val="none" w:sz="0" w:space="0" w:color="auto"/>
          </w:divBdr>
        </w:div>
        <w:div w:id="658537492">
          <w:marLeft w:val="640"/>
          <w:marRight w:val="0"/>
          <w:marTop w:val="0"/>
          <w:marBottom w:val="0"/>
          <w:divBdr>
            <w:top w:val="none" w:sz="0" w:space="0" w:color="auto"/>
            <w:left w:val="none" w:sz="0" w:space="0" w:color="auto"/>
            <w:bottom w:val="none" w:sz="0" w:space="0" w:color="auto"/>
            <w:right w:val="none" w:sz="0" w:space="0" w:color="auto"/>
          </w:divBdr>
        </w:div>
        <w:div w:id="2002586319">
          <w:marLeft w:val="640"/>
          <w:marRight w:val="0"/>
          <w:marTop w:val="0"/>
          <w:marBottom w:val="0"/>
          <w:divBdr>
            <w:top w:val="none" w:sz="0" w:space="0" w:color="auto"/>
            <w:left w:val="none" w:sz="0" w:space="0" w:color="auto"/>
            <w:bottom w:val="none" w:sz="0" w:space="0" w:color="auto"/>
            <w:right w:val="none" w:sz="0" w:space="0" w:color="auto"/>
          </w:divBdr>
        </w:div>
        <w:div w:id="1362631961">
          <w:marLeft w:val="640"/>
          <w:marRight w:val="0"/>
          <w:marTop w:val="0"/>
          <w:marBottom w:val="0"/>
          <w:divBdr>
            <w:top w:val="none" w:sz="0" w:space="0" w:color="auto"/>
            <w:left w:val="none" w:sz="0" w:space="0" w:color="auto"/>
            <w:bottom w:val="none" w:sz="0" w:space="0" w:color="auto"/>
            <w:right w:val="none" w:sz="0" w:space="0" w:color="auto"/>
          </w:divBdr>
        </w:div>
        <w:div w:id="699357385">
          <w:marLeft w:val="640"/>
          <w:marRight w:val="0"/>
          <w:marTop w:val="0"/>
          <w:marBottom w:val="0"/>
          <w:divBdr>
            <w:top w:val="none" w:sz="0" w:space="0" w:color="auto"/>
            <w:left w:val="none" w:sz="0" w:space="0" w:color="auto"/>
            <w:bottom w:val="none" w:sz="0" w:space="0" w:color="auto"/>
            <w:right w:val="none" w:sz="0" w:space="0" w:color="auto"/>
          </w:divBdr>
        </w:div>
        <w:div w:id="203251141">
          <w:marLeft w:val="640"/>
          <w:marRight w:val="0"/>
          <w:marTop w:val="0"/>
          <w:marBottom w:val="0"/>
          <w:divBdr>
            <w:top w:val="none" w:sz="0" w:space="0" w:color="auto"/>
            <w:left w:val="none" w:sz="0" w:space="0" w:color="auto"/>
            <w:bottom w:val="none" w:sz="0" w:space="0" w:color="auto"/>
            <w:right w:val="none" w:sz="0" w:space="0" w:color="auto"/>
          </w:divBdr>
        </w:div>
        <w:div w:id="1475835046">
          <w:marLeft w:val="640"/>
          <w:marRight w:val="0"/>
          <w:marTop w:val="0"/>
          <w:marBottom w:val="0"/>
          <w:divBdr>
            <w:top w:val="none" w:sz="0" w:space="0" w:color="auto"/>
            <w:left w:val="none" w:sz="0" w:space="0" w:color="auto"/>
            <w:bottom w:val="none" w:sz="0" w:space="0" w:color="auto"/>
            <w:right w:val="none" w:sz="0" w:space="0" w:color="auto"/>
          </w:divBdr>
        </w:div>
        <w:div w:id="2062973546">
          <w:marLeft w:val="640"/>
          <w:marRight w:val="0"/>
          <w:marTop w:val="0"/>
          <w:marBottom w:val="0"/>
          <w:divBdr>
            <w:top w:val="none" w:sz="0" w:space="0" w:color="auto"/>
            <w:left w:val="none" w:sz="0" w:space="0" w:color="auto"/>
            <w:bottom w:val="none" w:sz="0" w:space="0" w:color="auto"/>
            <w:right w:val="none" w:sz="0" w:space="0" w:color="auto"/>
          </w:divBdr>
        </w:div>
      </w:divsChild>
    </w:div>
    <w:div w:id="752893321">
      <w:bodyDiv w:val="1"/>
      <w:marLeft w:val="0"/>
      <w:marRight w:val="0"/>
      <w:marTop w:val="0"/>
      <w:marBottom w:val="0"/>
      <w:divBdr>
        <w:top w:val="none" w:sz="0" w:space="0" w:color="auto"/>
        <w:left w:val="none" w:sz="0" w:space="0" w:color="auto"/>
        <w:bottom w:val="none" w:sz="0" w:space="0" w:color="auto"/>
        <w:right w:val="none" w:sz="0" w:space="0" w:color="auto"/>
      </w:divBdr>
    </w:div>
    <w:div w:id="806320926">
      <w:bodyDiv w:val="1"/>
      <w:marLeft w:val="0"/>
      <w:marRight w:val="0"/>
      <w:marTop w:val="0"/>
      <w:marBottom w:val="0"/>
      <w:divBdr>
        <w:top w:val="none" w:sz="0" w:space="0" w:color="auto"/>
        <w:left w:val="none" w:sz="0" w:space="0" w:color="auto"/>
        <w:bottom w:val="none" w:sz="0" w:space="0" w:color="auto"/>
        <w:right w:val="none" w:sz="0" w:space="0" w:color="auto"/>
      </w:divBdr>
    </w:div>
    <w:div w:id="820000595">
      <w:bodyDiv w:val="1"/>
      <w:marLeft w:val="0"/>
      <w:marRight w:val="0"/>
      <w:marTop w:val="0"/>
      <w:marBottom w:val="0"/>
      <w:divBdr>
        <w:top w:val="none" w:sz="0" w:space="0" w:color="auto"/>
        <w:left w:val="none" w:sz="0" w:space="0" w:color="auto"/>
        <w:bottom w:val="none" w:sz="0" w:space="0" w:color="auto"/>
        <w:right w:val="none" w:sz="0" w:space="0" w:color="auto"/>
      </w:divBdr>
    </w:div>
    <w:div w:id="826016314">
      <w:bodyDiv w:val="1"/>
      <w:marLeft w:val="0"/>
      <w:marRight w:val="0"/>
      <w:marTop w:val="0"/>
      <w:marBottom w:val="0"/>
      <w:divBdr>
        <w:top w:val="none" w:sz="0" w:space="0" w:color="auto"/>
        <w:left w:val="none" w:sz="0" w:space="0" w:color="auto"/>
        <w:bottom w:val="none" w:sz="0" w:space="0" w:color="auto"/>
        <w:right w:val="none" w:sz="0" w:space="0" w:color="auto"/>
      </w:divBdr>
    </w:div>
    <w:div w:id="843671779">
      <w:bodyDiv w:val="1"/>
      <w:marLeft w:val="0"/>
      <w:marRight w:val="0"/>
      <w:marTop w:val="0"/>
      <w:marBottom w:val="0"/>
      <w:divBdr>
        <w:top w:val="none" w:sz="0" w:space="0" w:color="auto"/>
        <w:left w:val="none" w:sz="0" w:space="0" w:color="auto"/>
        <w:bottom w:val="none" w:sz="0" w:space="0" w:color="auto"/>
        <w:right w:val="none" w:sz="0" w:space="0" w:color="auto"/>
      </w:divBdr>
    </w:div>
    <w:div w:id="861212394">
      <w:bodyDiv w:val="1"/>
      <w:marLeft w:val="0"/>
      <w:marRight w:val="0"/>
      <w:marTop w:val="0"/>
      <w:marBottom w:val="0"/>
      <w:divBdr>
        <w:top w:val="none" w:sz="0" w:space="0" w:color="auto"/>
        <w:left w:val="none" w:sz="0" w:space="0" w:color="auto"/>
        <w:bottom w:val="none" w:sz="0" w:space="0" w:color="auto"/>
        <w:right w:val="none" w:sz="0" w:space="0" w:color="auto"/>
      </w:divBdr>
    </w:div>
    <w:div w:id="864173049">
      <w:bodyDiv w:val="1"/>
      <w:marLeft w:val="0"/>
      <w:marRight w:val="0"/>
      <w:marTop w:val="0"/>
      <w:marBottom w:val="0"/>
      <w:divBdr>
        <w:top w:val="none" w:sz="0" w:space="0" w:color="auto"/>
        <w:left w:val="none" w:sz="0" w:space="0" w:color="auto"/>
        <w:bottom w:val="none" w:sz="0" w:space="0" w:color="auto"/>
        <w:right w:val="none" w:sz="0" w:space="0" w:color="auto"/>
      </w:divBdr>
    </w:div>
    <w:div w:id="869680077">
      <w:bodyDiv w:val="1"/>
      <w:marLeft w:val="0"/>
      <w:marRight w:val="0"/>
      <w:marTop w:val="0"/>
      <w:marBottom w:val="0"/>
      <w:divBdr>
        <w:top w:val="none" w:sz="0" w:space="0" w:color="auto"/>
        <w:left w:val="none" w:sz="0" w:space="0" w:color="auto"/>
        <w:bottom w:val="none" w:sz="0" w:space="0" w:color="auto"/>
        <w:right w:val="none" w:sz="0" w:space="0" w:color="auto"/>
      </w:divBdr>
    </w:div>
    <w:div w:id="881212652">
      <w:bodyDiv w:val="1"/>
      <w:marLeft w:val="0"/>
      <w:marRight w:val="0"/>
      <w:marTop w:val="0"/>
      <w:marBottom w:val="0"/>
      <w:divBdr>
        <w:top w:val="none" w:sz="0" w:space="0" w:color="auto"/>
        <w:left w:val="none" w:sz="0" w:space="0" w:color="auto"/>
        <w:bottom w:val="none" w:sz="0" w:space="0" w:color="auto"/>
        <w:right w:val="none" w:sz="0" w:space="0" w:color="auto"/>
      </w:divBdr>
      <w:divsChild>
        <w:div w:id="668073">
          <w:marLeft w:val="640"/>
          <w:marRight w:val="0"/>
          <w:marTop w:val="0"/>
          <w:marBottom w:val="0"/>
          <w:divBdr>
            <w:top w:val="none" w:sz="0" w:space="0" w:color="auto"/>
            <w:left w:val="none" w:sz="0" w:space="0" w:color="auto"/>
            <w:bottom w:val="none" w:sz="0" w:space="0" w:color="auto"/>
            <w:right w:val="none" w:sz="0" w:space="0" w:color="auto"/>
          </w:divBdr>
        </w:div>
        <w:div w:id="1006518243">
          <w:marLeft w:val="640"/>
          <w:marRight w:val="0"/>
          <w:marTop w:val="0"/>
          <w:marBottom w:val="0"/>
          <w:divBdr>
            <w:top w:val="none" w:sz="0" w:space="0" w:color="auto"/>
            <w:left w:val="none" w:sz="0" w:space="0" w:color="auto"/>
            <w:bottom w:val="none" w:sz="0" w:space="0" w:color="auto"/>
            <w:right w:val="none" w:sz="0" w:space="0" w:color="auto"/>
          </w:divBdr>
        </w:div>
        <w:div w:id="1491480614">
          <w:marLeft w:val="640"/>
          <w:marRight w:val="0"/>
          <w:marTop w:val="0"/>
          <w:marBottom w:val="0"/>
          <w:divBdr>
            <w:top w:val="none" w:sz="0" w:space="0" w:color="auto"/>
            <w:left w:val="none" w:sz="0" w:space="0" w:color="auto"/>
            <w:bottom w:val="none" w:sz="0" w:space="0" w:color="auto"/>
            <w:right w:val="none" w:sz="0" w:space="0" w:color="auto"/>
          </w:divBdr>
        </w:div>
        <w:div w:id="705983523">
          <w:marLeft w:val="640"/>
          <w:marRight w:val="0"/>
          <w:marTop w:val="0"/>
          <w:marBottom w:val="0"/>
          <w:divBdr>
            <w:top w:val="none" w:sz="0" w:space="0" w:color="auto"/>
            <w:left w:val="none" w:sz="0" w:space="0" w:color="auto"/>
            <w:bottom w:val="none" w:sz="0" w:space="0" w:color="auto"/>
            <w:right w:val="none" w:sz="0" w:space="0" w:color="auto"/>
          </w:divBdr>
        </w:div>
        <w:div w:id="2105297095">
          <w:marLeft w:val="640"/>
          <w:marRight w:val="0"/>
          <w:marTop w:val="0"/>
          <w:marBottom w:val="0"/>
          <w:divBdr>
            <w:top w:val="none" w:sz="0" w:space="0" w:color="auto"/>
            <w:left w:val="none" w:sz="0" w:space="0" w:color="auto"/>
            <w:bottom w:val="none" w:sz="0" w:space="0" w:color="auto"/>
            <w:right w:val="none" w:sz="0" w:space="0" w:color="auto"/>
          </w:divBdr>
        </w:div>
        <w:div w:id="741680039">
          <w:marLeft w:val="640"/>
          <w:marRight w:val="0"/>
          <w:marTop w:val="0"/>
          <w:marBottom w:val="0"/>
          <w:divBdr>
            <w:top w:val="none" w:sz="0" w:space="0" w:color="auto"/>
            <w:left w:val="none" w:sz="0" w:space="0" w:color="auto"/>
            <w:bottom w:val="none" w:sz="0" w:space="0" w:color="auto"/>
            <w:right w:val="none" w:sz="0" w:space="0" w:color="auto"/>
          </w:divBdr>
        </w:div>
        <w:div w:id="1808401203">
          <w:marLeft w:val="640"/>
          <w:marRight w:val="0"/>
          <w:marTop w:val="0"/>
          <w:marBottom w:val="0"/>
          <w:divBdr>
            <w:top w:val="none" w:sz="0" w:space="0" w:color="auto"/>
            <w:left w:val="none" w:sz="0" w:space="0" w:color="auto"/>
            <w:bottom w:val="none" w:sz="0" w:space="0" w:color="auto"/>
            <w:right w:val="none" w:sz="0" w:space="0" w:color="auto"/>
          </w:divBdr>
        </w:div>
        <w:div w:id="1149522204">
          <w:marLeft w:val="640"/>
          <w:marRight w:val="0"/>
          <w:marTop w:val="0"/>
          <w:marBottom w:val="0"/>
          <w:divBdr>
            <w:top w:val="none" w:sz="0" w:space="0" w:color="auto"/>
            <w:left w:val="none" w:sz="0" w:space="0" w:color="auto"/>
            <w:bottom w:val="none" w:sz="0" w:space="0" w:color="auto"/>
            <w:right w:val="none" w:sz="0" w:space="0" w:color="auto"/>
          </w:divBdr>
        </w:div>
        <w:div w:id="527715957">
          <w:marLeft w:val="640"/>
          <w:marRight w:val="0"/>
          <w:marTop w:val="0"/>
          <w:marBottom w:val="0"/>
          <w:divBdr>
            <w:top w:val="none" w:sz="0" w:space="0" w:color="auto"/>
            <w:left w:val="none" w:sz="0" w:space="0" w:color="auto"/>
            <w:bottom w:val="none" w:sz="0" w:space="0" w:color="auto"/>
            <w:right w:val="none" w:sz="0" w:space="0" w:color="auto"/>
          </w:divBdr>
        </w:div>
        <w:div w:id="489450117">
          <w:marLeft w:val="640"/>
          <w:marRight w:val="0"/>
          <w:marTop w:val="0"/>
          <w:marBottom w:val="0"/>
          <w:divBdr>
            <w:top w:val="none" w:sz="0" w:space="0" w:color="auto"/>
            <w:left w:val="none" w:sz="0" w:space="0" w:color="auto"/>
            <w:bottom w:val="none" w:sz="0" w:space="0" w:color="auto"/>
            <w:right w:val="none" w:sz="0" w:space="0" w:color="auto"/>
          </w:divBdr>
        </w:div>
        <w:div w:id="1440176069">
          <w:marLeft w:val="640"/>
          <w:marRight w:val="0"/>
          <w:marTop w:val="0"/>
          <w:marBottom w:val="0"/>
          <w:divBdr>
            <w:top w:val="none" w:sz="0" w:space="0" w:color="auto"/>
            <w:left w:val="none" w:sz="0" w:space="0" w:color="auto"/>
            <w:bottom w:val="none" w:sz="0" w:space="0" w:color="auto"/>
            <w:right w:val="none" w:sz="0" w:space="0" w:color="auto"/>
          </w:divBdr>
        </w:div>
      </w:divsChild>
    </w:div>
    <w:div w:id="887765084">
      <w:bodyDiv w:val="1"/>
      <w:marLeft w:val="0"/>
      <w:marRight w:val="0"/>
      <w:marTop w:val="0"/>
      <w:marBottom w:val="0"/>
      <w:divBdr>
        <w:top w:val="none" w:sz="0" w:space="0" w:color="auto"/>
        <w:left w:val="none" w:sz="0" w:space="0" w:color="auto"/>
        <w:bottom w:val="none" w:sz="0" w:space="0" w:color="auto"/>
        <w:right w:val="none" w:sz="0" w:space="0" w:color="auto"/>
      </w:divBdr>
    </w:div>
    <w:div w:id="890386880">
      <w:bodyDiv w:val="1"/>
      <w:marLeft w:val="0"/>
      <w:marRight w:val="0"/>
      <w:marTop w:val="0"/>
      <w:marBottom w:val="0"/>
      <w:divBdr>
        <w:top w:val="none" w:sz="0" w:space="0" w:color="auto"/>
        <w:left w:val="none" w:sz="0" w:space="0" w:color="auto"/>
        <w:bottom w:val="none" w:sz="0" w:space="0" w:color="auto"/>
        <w:right w:val="none" w:sz="0" w:space="0" w:color="auto"/>
      </w:divBdr>
    </w:div>
    <w:div w:id="924068533">
      <w:bodyDiv w:val="1"/>
      <w:marLeft w:val="0"/>
      <w:marRight w:val="0"/>
      <w:marTop w:val="0"/>
      <w:marBottom w:val="0"/>
      <w:divBdr>
        <w:top w:val="none" w:sz="0" w:space="0" w:color="auto"/>
        <w:left w:val="none" w:sz="0" w:space="0" w:color="auto"/>
        <w:bottom w:val="none" w:sz="0" w:space="0" w:color="auto"/>
        <w:right w:val="none" w:sz="0" w:space="0" w:color="auto"/>
      </w:divBdr>
      <w:divsChild>
        <w:div w:id="750008677">
          <w:marLeft w:val="640"/>
          <w:marRight w:val="0"/>
          <w:marTop w:val="0"/>
          <w:marBottom w:val="0"/>
          <w:divBdr>
            <w:top w:val="none" w:sz="0" w:space="0" w:color="auto"/>
            <w:left w:val="none" w:sz="0" w:space="0" w:color="auto"/>
            <w:bottom w:val="none" w:sz="0" w:space="0" w:color="auto"/>
            <w:right w:val="none" w:sz="0" w:space="0" w:color="auto"/>
          </w:divBdr>
        </w:div>
        <w:div w:id="486360229">
          <w:marLeft w:val="640"/>
          <w:marRight w:val="0"/>
          <w:marTop w:val="0"/>
          <w:marBottom w:val="0"/>
          <w:divBdr>
            <w:top w:val="none" w:sz="0" w:space="0" w:color="auto"/>
            <w:left w:val="none" w:sz="0" w:space="0" w:color="auto"/>
            <w:bottom w:val="none" w:sz="0" w:space="0" w:color="auto"/>
            <w:right w:val="none" w:sz="0" w:space="0" w:color="auto"/>
          </w:divBdr>
        </w:div>
        <w:div w:id="577440611">
          <w:marLeft w:val="640"/>
          <w:marRight w:val="0"/>
          <w:marTop w:val="0"/>
          <w:marBottom w:val="0"/>
          <w:divBdr>
            <w:top w:val="none" w:sz="0" w:space="0" w:color="auto"/>
            <w:left w:val="none" w:sz="0" w:space="0" w:color="auto"/>
            <w:bottom w:val="none" w:sz="0" w:space="0" w:color="auto"/>
            <w:right w:val="none" w:sz="0" w:space="0" w:color="auto"/>
          </w:divBdr>
        </w:div>
        <w:div w:id="972488923">
          <w:marLeft w:val="640"/>
          <w:marRight w:val="0"/>
          <w:marTop w:val="0"/>
          <w:marBottom w:val="0"/>
          <w:divBdr>
            <w:top w:val="none" w:sz="0" w:space="0" w:color="auto"/>
            <w:left w:val="none" w:sz="0" w:space="0" w:color="auto"/>
            <w:bottom w:val="none" w:sz="0" w:space="0" w:color="auto"/>
            <w:right w:val="none" w:sz="0" w:space="0" w:color="auto"/>
          </w:divBdr>
        </w:div>
        <w:div w:id="1677807478">
          <w:marLeft w:val="640"/>
          <w:marRight w:val="0"/>
          <w:marTop w:val="0"/>
          <w:marBottom w:val="0"/>
          <w:divBdr>
            <w:top w:val="none" w:sz="0" w:space="0" w:color="auto"/>
            <w:left w:val="none" w:sz="0" w:space="0" w:color="auto"/>
            <w:bottom w:val="none" w:sz="0" w:space="0" w:color="auto"/>
            <w:right w:val="none" w:sz="0" w:space="0" w:color="auto"/>
          </w:divBdr>
        </w:div>
        <w:div w:id="1519805116">
          <w:marLeft w:val="640"/>
          <w:marRight w:val="0"/>
          <w:marTop w:val="0"/>
          <w:marBottom w:val="0"/>
          <w:divBdr>
            <w:top w:val="none" w:sz="0" w:space="0" w:color="auto"/>
            <w:left w:val="none" w:sz="0" w:space="0" w:color="auto"/>
            <w:bottom w:val="none" w:sz="0" w:space="0" w:color="auto"/>
            <w:right w:val="none" w:sz="0" w:space="0" w:color="auto"/>
          </w:divBdr>
        </w:div>
        <w:div w:id="1520199659">
          <w:marLeft w:val="640"/>
          <w:marRight w:val="0"/>
          <w:marTop w:val="0"/>
          <w:marBottom w:val="0"/>
          <w:divBdr>
            <w:top w:val="none" w:sz="0" w:space="0" w:color="auto"/>
            <w:left w:val="none" w:sz="0" w:space="0" w:color="auto"/>
            <w:bottom w:val="none" w:sz="0" w:space="0" w:color="auto"/>
            <w:right w:val="none" w:sz="0" w:space="0" w:color="auto"/>
          </w:divBdr>
        </w:div>
        <w:div w:id="562451184">
          <w:marLeft w:val="640"/>
          <w:marRight w:val="0"/>
          <w:marTop w:val="0"/>
          <w:marBottom w:val="0"/>
          <w:divBdr>
            <w:top w:val="none" w:sz="0" w:space="0" w:color="auto"/>
            <w:left w:val="none" w:sz="0" w:space="0" w:color="auto"/>
            <w:bottom w:val="none" w:sz="0" w:space="0" w:color="auto"/>
            <w:right w:val="none" w:sz="0" w:space="0" w:color="auto"/>
          </w:divBdr>
        </w:div>
        <w:div w:id="851265805">
          <w:marLeft w:val="640"/>
          <w:marRight w:val="0"/>
          <w:marTop w:val="0"/>
          <w:marBottom w:val="0"/>
          <w:divBdr>
            <w:top w:val="none" w:sz="0" w:space="0" w:color="auto"/>
            <w:left w:val="none" w:sz="0" w:space="0" w:color="auto"/>
            <w:bottom w:val="none" w:sz="0" w:space="0" w:color="auto"/>
            <w:right w:val="none" w:sz="0" w:space="0" w:color="auto"/>
          </w:divBdr>
        </w:div>
        <w:div w:id="1143621279">
          <w:marLeft w:val="640"/>
          <w:marRight w:val="0"/>
          <w:marTop w:val="0"/>
          <w:marBottom w:val="0"/>
          <w:divBdr>
            <w:top w:val="none" w:sz="0" w:space="0" w:color="auto"/>
            <w:left w:val="none" w:sz="0" w:space="0" w:color="auto"/>
            <w:bottom w:val="none" w:sz="0" w:space="0" w:color="auto"/>
            <w:right w:val="none" w:sz="0" w:space="0" w:color="auto"/>
          </w:divBdr>
        </w:div>
        <w:div w:id="1636446995">
          <w:marLeft w:val="640"/>
          <w:marRight w:val="0"/>
          <w:marTop w:val="0"/>
          <w:marBottom w:val="0"/>
          <w:divBdr>
            <w:top w:val="none" w:sz="0" w:space="0" w:color="auto"/>
            <w:left w:val="none" w:sz="0" w:space="0" w:color="auto"/>
            <w:bottom w:val="none" w:sz="0" w:space="0" w:color="auto"/>
            <w:right w:val="none" w:sz="0" w:space="0" w:color="auto"/>
          </w:divBdr>
        </w:div>
      </w:divsChild>
    </w:div>
    <w:div w:id="933436760">
      <w:bodyDiv w:val="1"/>
      <w:marLeft w:val="0"/>
      <w:marRight w:val="0"/>
      <w:marTop w:val="0"/>
      <w:marBottom w:val="0"/>
      <w:divBdr>
        <w:top w:val="none" w:sz="0" w:space="0" w:color="auto"/>
        <w:left w:val="none" w:sz="0" w:space="0" w:color="auto"/>
        <w:bottom w:val="none" w:sz="0" w:space="0" w:color="auto"/>
        <w:right w:val="none" w:sz="0" w:space="0" w:color="auto"/>
      </w:divBdr>
    </w:div>
    <w:div w:id="936017500">
      <w:bodyDiv w:val="1"/>
      <w:marLeft w:val="0"/>
      <w:marRight w:val="0"/>
      <w:marTop w:val="0"/>
      <w:marBottom w:val="0"/>
      <w:divBdr>
        <w:top w:val="none" w:sz="0" w:space="0" w:color="auto"/>
        <w:left w:val="none" w:sz="0" w:space="0" w:color="auto"/>
        <w:bottom w:val="none" w:sz="0" w:space="0" w:color="auto"/>
        <w:right w:val="none" w:sz="0" w:space="0" w:color="auto"/>
      </w:divBdr>
    </w:div>
    <w:div w:id="943147771">
      <w:bodyDiv w:val="1"/>
      <w:marLeft w:val="0"/>
      <w:marRight w:val="0"/>
      <w:marTop w:val="0"/>
      <w:marBottom w:val="0"/>
      <w:divBdr>
        <w:top w:val="none" w:sz="0" w:space="0" w:color="auto"/>
        <w:left w:val="none" w:sz="0" w:space="0" w:color="auto"/>
        <w:bottom w:val="none" w:sz="0" w:space="0" w:color="auto"/>
        <w:right w:val="none" w:sz="0" w:space="0" w:color="auto"/>
      </w:divBdr>
    </w:div>
    <w:div w:id="973028933">
      <w:bodyDiv w:val="1"/>
      <w:marLeft w:val="0"/>
      <w:marRight w:val="0"/>
      <w:marTop w:val="0"/>
      <w:marBottom w:val="0"/>
      <w:divBdr>
        <w:top w:val="none" w:sz="0" w:space="0" w:color="auto"/>
        <w:left w:val="none" w:sz="0" w:space="0" w:color="auto"/>
        <w:bottom w:val="none" w:sz="0" w:space="0" w:color="auto"/>
        <w:right w:val="none" w:sz="0" w:space="0" w:color="auto"/>
      </w:divBdr>
      <w:divsChild>
        <w:div w:id="1321615589">
          <w:marLeft w:val="640"/>
          <w:marRight w:val="0"/>
          <w:marTop w:val="0"/>
          <w:marBottom w:val="0"/>
          <w:divBdr>
            <w:top w:val="none" w:sz="0" w:space="0" w:color="auto"/>
            <w:left w:val="none" w:sz="0" w:space="0" w:color="auto"/>
            <w:bottom w:val="none" w:sz="0" w:space="0" w:color="auto"/>
            <w:right w:val="none" w:sz="0" w:space="0" w:color="auto"/>
          </w:divBdr>
        </w:div>
        <w:div w:id="1499465303">
          <w:marLeft w:val="640"/>
          <w:marRight w:val="0"/>
          <w:marTop w:val="0"/>
          <w:marBottom w:val="0"/>
          <w:divBdr>
            <w:top w:val="none" w:sz="0" w:space="0" w:color="auto"/>
            <w:left w:val="none" w:sz="0" w:space="0" w:color="auto"/>
            <w:bottom w:val="none" w:sz="0" w:space="0" w:color="auto"/>
            <w:right w:val="none" w:sz="0" w:space="0" w:color="auto"/>
          </w:divBdr>
        </w:div>
        <w:div w:id="502089084">
          <w:marLeft w:val="640"/>
          <w:marRight w:val="0"/>
          <w:marTop w:val="0"/>
          <w:marBottom w:val="0"/>
          <w:divBdr>
            <w:top w:val="none" w:sz="0" w:space="0" w:color="auto"/>
            <w:left w:val="none" w:sz="0" w:space="0" w:color="auto"/>
            <w:bottom w:val="none" w:sz="0" w:space="0" w:color="auto"/>
            <w:right w:val="none" w:sz="0" w:space="0" w:color="auto"/>
          </w:divBdr>
        </w:div>
        <w:div w:id="493224082">
          <w:marLeft w:val="640"/>
          <w:marRight w:val="0"/>
          <w:marTop w:val="0"/>
          <w:marBottom w:val="0"/>
          <w:divBdr>
            <w:top w:val="none" w:sz="0" w:space="0" w:color="auto"/>
            <w:left w:val="none" w:sz="0" w:space="0" w:color="auto"/>
            <w:bottom w:val="none" w:sz="0" w:space="0" w:color="auto"/>
            <w:right w:val="none" w:sz="0" w:space="0" w:color="auto"/>
          </w:divBdr>
        </w:div>
        <w:div w:id="404425304">
          <w:marLeft w:val="640"/>
          <w:marRight w:val="0"/>
          <w:marTop w:val="0"/>
          <w:marBottom w:val="0"/>
          <w:divBdr>
            <w:top w:val="none" w:sz="0" w:space="0" w:color="auto"/>
            <w:left w:val="none" w:sz="0" w:space="0" w:color="auto"/>
            <w:bottom w:val="none" w:sz="0" w:space="0" w:color="auto"/>
            <w:right w:val="none" w:sz="0" w:space="0" w:color="auto"/>
          </w:divBdr>
        </w:div>
        <w:div w:id="578173402">
          <w:marLeft w:val="640"/>
          <w:marRight w:val="0"/>
          <w:marTop w:val="0"/>
          <w:marBottom w:val="0"/>
          <w:divBdr>
            <w:top w:val="none" w:sz="0" w:space="0" w:color="auto"/>
            <w:left w:val="none" w:sz="0" w:space="0" w:color="auto"/>
            <w:bottom w:val="none" w:sz="0" w:space="0" w:color="auto"/>
            <w:right w:val="none" w:sz="0" w:space="0" w:color="auto"/>
          </w:divBdr>
        </w:div>
        <w:div w:id="840463864">
          <w:marLeft w:val="640"/>
          <w:marRight w:val="0"/>
          <w:marTop w:val="0"/>
          <w:marBottom w:val="0"/>
          <w:divBdr>
            <w:top w:val="none" w:sz="0" w:space="0" w:color="auto"/>
            <w:left w:val="none" w:sz="0" w:space="0" w:color="auto"/>
            <w:bottom w:val="none" w:sz="0" w:space="0" w:color="auto"/>
            <w:right w:val="none" w:sz="0" w:space="0" w:color="auto"/>
          </w:divBdr>
        </w:div>
        <w:div w:id="406149119">
          <w:marLeft w:val="640"/>
          <w:marRight w:val="0"/>
          <w:marTop w:val="0"/>
          <w:marBottom w:val="0"/>
          <w:divBdr>
            <w:top w:val="none" w:sz="0" w:space="0" w:color="auto"/>
            <w:left w:val="none" w:sz="0" w:space="0" w:color="auto"/>
            <w:bottom w:val="none" w:sz="0" w:space="0" w:color="auto"/>
            <w:right w:val="none" w:sz="0" w:space="0" w:color="auto"/>
          </w:divBdr>
        </w:div>
        <w:div w:id="433864180">
          <w:marLeft w:val="640"/>
          <w:marRight w:val="0"/>
          <w:marTop w:val="0"/>
          <w:marBottom w:val="0"/>
          <w:divBdr>
            <w:top w:val="none" w:sz="0" w:space="0" w:color="auto"/>
            <w:left w:val="none" w:sz="0" w:space="0" w:color="auto"/>
            <w:bottom w:val="none" w:sz="0" w:space="0" w:color="auto"/>
            <w:right w:val="none" w:sz="0" w:space="0" w:color="auto"/>
          </w:divBdr>
        </w:div>
      </w:divsChild>
    </w:div>
    <w:div w:id="1005325525">
      <w:bodyDiv w:val="1"/>
      <w:marLeft w:val="0"/>
      <w:marRight w:val="0"/>
      <w:marTop w:val="0"/>
      <w:marBottom w:val="0"/>
      <w:divBdr>
        <w:top w:val="none" w:sz="0" w:space="0" w:color="auto"/>
        <w:left w:val="none" w:sz="0" w:space="0" w:color="auto"/>
        <w:bottom w:val="none" w:sz="0" w:space="0" w:color="auto"/>
        <w:right w:val="none" w:sz="0" w:space="0" w:color="auto"/>
      </w:divBdr>
    </w:div>
    <w:div w:id="1016888195">
      <w:bodyDiv w:val="1"/>
      <w:marLeft w:val="0"/>
      <w:marRight w:val="0"/>
      <w:marTop w:val="0"/>
      <w:marBottom w:val="0"/>
      <w:divBdr>
        <w:top w:val="none" w:sz="0" w:space="0" w:color="auto"/>
        <w:left w:val="none" w:sz="0" w:space="0" w:color="auto"/>
        <w:bottom w:val="none" w:sz="0" w:space="0" w:color="auto"/>
        <w:right w:val="none" w:sz="0" w:space="0" w:color="auto"/>
      </w:divBdr>
    </w:div>
    <w:div w:id="1017973112">
      <w:bodyDiv w:val="1"/>
      <w:marLeft w:val="0"/>
      <w:marRight w:val="0"/>
      <w:marTop w:val="0"/>
      <w:marBottom w:val="0"/>
      <w:divBdr>
        <w:top w:val="none" w:sz="0" w:space="0" w:color="auto"/>
        <w:left w:val="none" w:sz="0" w:space="0" w:color="auto"/>
        <w:bottom w:val="none" w:sz="0" w:space="0" w:color="auto"/>
        <w:right w:val="none" w:sz="0" w:space="0" w:color="auto"/>
      </w:divBdr>
    </w:div>
    <w:div w:id="1022585809">
      <w:bodyDiv w:val="1"/>
      <w:marLeft w:val="0"/>
      <w:marRight w:val="0"/>
      <w:marTop w:val="0"/>
      <w:marBottom w:val="0"/>
      <w:divBdr>
        <w:top w:val="none" w:sz="0" w:space="0" w:color="auto"/>
        <w:left w:val="none" w:sz="0" w:space="0" w:color="auto"/>
        <w:bottom w:val="none" w:sz="0" w:space="0" w:color="auto"/>
        <w:right w:val="none" w:sz="0" w:space="0" w:color="auto"/>
      </w:divBdr>
    </w:div>
    <w:div w:id="1084957858">
      <w:bodyDiv w:val="1"/>
      <w:marLeft w:val="0"/>
      <w:marRight w:val="0"/>
      <w:marTop w:val="0"/>
      <w:marBottom w:val="0"/>
      <w:divBdr>
        <w:top w:val="none" w:sz="0" w:space="0" w:color="auto"/>
        <w:left w:val="none" w:sz="0" w:space="0" w:color="auto"/>
        <w:bottom w:val="none" w:sz="0" w:space="0" w:color="auto"/>
        <w:right w:val="none" w:sz="0" w:space="0" w:color="auto"/>
      </w:divBdr>
    </w:div>
    <w:div w:id="1141580960">
      <w:bodyDiv w:val="1"/>
      <w:marLeft w:val="0"/>
      <w:marRight w:val="0"/>
      <w:marTop w:val="0"/>
      <w:marBottom w:val="0"/>
      <w:divBdr>
        <w:top w:val="none" w:sz="0" w:space="0" w:color="auto"/>
        <w:left w:val="none" w:sz="0" w:space="0" w:color="auto"/>
        <w:bottom w:val="none" w:sz="0" w:space="0" w:color="auto"/>
        <w:right w:val="none" w:sz="0" w:space="0" w:color="auto"/>
      </w:divBdr>
      <w:divsChild>
        <w:div w:id="1462454474">
          <w:marLeft w:val="640"/>
          <w:marRight w:val="0"/>
          <w:marTop w:val="0"/>
          <w:marBottom w:val="0"/>
          <w:divBdr>
            <w:top w:val="none" w:sz="0" w:space="0" w:color="auto"/>
            <w:left w:val="none" w:sz="0" w:space="0" w:color="auto"/>
            <w:bottom w:val="none" w:sz="0" w:space="0" w:color="auto"/>
            <w:right w:val="none" w:sz="0" w:space="0" w:color="auto"/>
          </w:divBdr>
        </w:div>
        <w:div w:id="364411344">
          <w:marLeft w:val="640"/>
          <w:marRight w:val="0"/>
          <w:marTop w:val="0"/>
          <w:marBottom w:val="0"/>
          <w:divBdr>
            <w:top w:val="none" w:sz="0" w:space="0" w:color="auto"/>
            <w:left w:val="none" w:sz="0" w:space="0" w:color="auto"/>
            <w:bottom w:val="none" w:sz="0" w:space="0" w:color="auto"/>
            <w:right w:val="none" w:sz="0" w:space="0" w:color="auto"/>
          </w:divBdr>
        </w:div>
        <w:div w:id="405733637">
          <w:marLeft w:val="640"/>
          <w:marRight w:val="0"/>
          <w:marTop w:val="0"/>
          <w:marBottom w:val="0"/>
          <w:divBdr>
            <w:top w:val="none" w:sz="0" w:space="0" w:color="auto"/>
            <w:left w:val="none" w:sz="0" w:space="0" w:color="auto"/>
            <w:bottom w:val="none" w:sz="0" w:space="0" w:color="auto"/>
            <w:right w:val="none" w:sz="0" w:space="0" w:color="auto"/>
          </w:divBdr>
        </w:div>
        <w:div w:id="1748646508">
          <w:marLeft w:val="640"/>
          <w:marRight w:val="0"/>
          <w:marTop w:val="0"/>
          <w:marBottom w:val="0"/>
          <w:divBdr>
            <w:top w:val="none" w:sz="0" w:space="0" w:color="auto"/>
            <w:left w:val="none" w:sz="0" w:space="0" w:color="auto"/>
            <w:bottom w:val="none" w:sz="0" w:space="0" w:color="auto"/>
            <w:right w:val="none" w:sz="0" w:space="0" w:color="auto"/>
          </w:divBdr>
        </w:div>
        <w:div w:id="1518351026">
          <w:marLeft w:val="640"/>
          <w:marRight w:val="0"/>
          <w:marTop w:val="0"/>
          <w:marBottom w:val="0"/>
          <w:divBdr>
            <w:top w:val="none" w:sz="0" w:space="0" w:color="auto"/>
            <w:left w:val="none" w:sz="0" w:space="0" w:color="auto"/>
            <w:bottom w:val="none" w:sz="0" w:space="0" w:color="auto"/>
            <w:right w:val="none" w:sz="0" w:space="0" w:color="auto"/>
          </w:divBdr>
        </w:div>
        <w:div w:id="313264957">
          <w:marLeft w:val="640"/>
          <w:marRight w:val="0"/>
          <w:marTop w:val="0"/>
          <w:marBottom w:val="0"/>
          <w:divBdr>
            <w:top w:val="none" w:sz="0" w:space="0" w:color="auto"/>
            <w:left w:val="none" w:sz="0" w:space="0" w:color="auto"/>
            <w:bottom w:val="none" w:sz="0" w:space="0" w:color="auto"/>
            <w:right w:val="none" w:sz="0" w:space="0" w:color="auto"/>
          </w:divBdr>
        </w:div>
        <w:div w:id="1360551087">
          <w:marLeft w:val="640"/>
          <w:marRight w:val="0"/>
          <w:marTop w:val="0"/>
          <w:marBottom w:val="0"/>
          <w:divBdr>
            <w:top w:val="none" w:sz="0" w:space="0" w:color="auto"/>
            <w:left w:val="none" w:sz="0" w:space="0" w:color="auto"/>
            <w:bottom w:val="none" w:sz="0" w:space="0" w:color="auto"/>
            <w:right w:val="none" w:sz="0" w:space="0" w:color="auto"/>
          </w:divBdr>
        </w:div>
        <w:div w:id="1695812358">
          <w:marLeft w:val="640"/>
          <w:marRight w:val="0"/>
          <w:marTop w:val="0"/>
          <w:marBottom w:val="0"/>
          <w:divBdr>
            <w:top w:val="none" w:sz="0" w:space="0" w:color="auto"/>
            <w:left w:val="none" w:sz="0" w:space="0" w:color="auto"/>
            <w:bottom w:val="none" w:sz="0" w:space="0" w:color="auto"/>
            <w:right w:val="none" w:sz="0" w:space="0" w:color="auto"/>
          </w:divBdr>
        </w:div>
        <w:div w:id="778380226">
          <w:marLeft w:val="640"/>
          <w:marRight w:val="0"/>
          <w:marTop w:val="0"/>
          <w:marBottom w:val="0"/>
          <w:divBdr>
            <w:top w:val="none" w:sz="0" w:space="0" w:color="auto"/>
            <w:left w:val="none" w:sz="0" w:space="0" w:color="auto"/>
            <w:bottom w:val="none" w:sz="0" w:space="0" w:color="auto"/>
            <w:right w:val="none" w:sz="0" w:space="0" w:color="auto"/>
          </w:divBdr>
        </w:div>
        <w:div w:id="940451826">
          <w:marLeft w:val="640"/>
          <w:marRight w:val="0"/>
          <w:marTop w:val="0"/>
          <w:marBottom w:val="0"/>
          <w:divBdr>
            <w:top w:val="none" w:sz="0" w:space="0" w:color="auto"/>
            <w:left w:val="none" w:sz="0" w:space="0" w:color="auto"/>
            <w:bottom w:val="none" w:sz="0" w:space="0" w:color="auto"/>
            <w:right w:val="none" w:sz="0" w:space="0" w:color="auto"/>
          </w:divBdr>
        </w:div>
        <w:div w:id="1474906069">
          <w:marLeft w:val="640"/>
          <w:marRight w:val="0"/>
          <w:marTop w:val="0"/>
          <w:marBottom w:val="0"/>
          <w:divBdr>
            <w:top w:val="none" w:sz="0" w:space="0" w:color="auto"/>
            <w:left w:val="none" w:sz="0" w:space="0" w:color="auto"/>
            <w:bottom w:val="none" w:sz="0" w:space="0" w:color="auto"/>
            <w:right w:val="none" w:sz="0" w:space="0" w:color="auto"/>
          </w:divBdr>
        </w:div>
      </w:divsChild>
    </w:div>
    <w:div w:id="1158351246">
      <w:bodyDiv w:val="1"/>
      <w:marLeft w:val="0"/>
      <w:marRight w:val="0"/>
      <w:marTop w:val="0"/>
      <w:marBottom w:val="0"/>
      <w:divBdr>
        <w:top w:val="none" w:sz="0" w:space="0" w:color="auto"/>
        <w:left w:val="none" w:sz="0" w:space="0" w:color="auto"/>
        <w:bottom w:val="none" w:sz="0" w:space="0" w:color="auto"/>
        <w:right w:val="none" w:sz="0" w:space="0" w:color="auto"/>
      </w:divBdr>
    </w:div>
    <w:div w:id="1162549021">
      <w:bodyDiv w:val="1"/>
      <w:marLeft w:val="0"/>
      <w:marRight w:val="0"/>
      <w:marTop w:val="0"/>
      <w:marBottom w:val="0"/>
      <w:divBdr>
        <w:top w:val="none" w:sz="0" w:space="0" w:color="auto"/>
        <w:left w:val="none" w:sz="0" w:space="0" w:color="auto"/>
        <w:bottom w:val="none" w:sz="0" w:space="0" w:color="auto"/>
        <w:right w:val="none" w:sz="0" w:space="0" w:color="auto"/>
      </w:divBdr>
    </w:div>
    <w:div w:id="1194729774">
      <w:bodyDiv w:val="1"/>
      <w:marLeft w:val="0"/>
      <w:marRight w:val="0"/>
      <w:marTop w:val="0"/>
      <w:marBottom w:val="0"/>
      <w:divBdr>
        <w:top w:val="none" w:sz="0" w:space="0" w:color="auto"/>
        <w:left w:val="none" w:sz="0" w:space="0" w:color="auto"/>
        <w:bottom w:val="none" w:sz="0" w:space="0" w:color="auto"/>
        <w:right w:val="none" w:sz="0" w:space="0" w:color="auto"/>
      </w:divBdr>
    </w:div>
    <w:div w:id="1230187767">
      <w:bodyDiv w:val="1"/>
      <w:marLeft w:val="0"/>
      <w:marRight w:val="0"/>
      <w:marTop w:val="0"/>
      <w:marBottom w:val="0"/>
      <w:divBdr>
        <w:top w:val="none" w:sz="0" w:space="0" w:color="auto"/>
        <w:left w:val="none" w:sz="0" w:space="0" w:color="auto"/>
        <w:bottom w:val="none" w:sz="0" w:space="0" w:color="auto"/>
        <w:right w:val="none" w:sz="0" w:space="0" w:color="auto"/>
      </w:divBdr>
    </w:div>
    <w:div w:id="1238445311">
      <w:bodyDiv w:val="1"/>
      <w:marLeft w:val="0"/>
      <w:marRight w:val="0"/>
      <w:marTop w:val="0"/>
      <w:marBottom w:val="0"/>
      <w:divBdr>
        <w:top w:val="none" w:sz="0" w:space="0" w:color="auto"/>
        <w:left w:val="none" w:sz="0" w:space="0" w:color="auto"/>
        <w:bottom w:val="none" w:sz="0" w:space="0" w:color="auto"/>
        <w:right w:val="none" w:sz="0" w:space="0" w:color="auto"/>
      </w:divBdr>
    </w:div>
    <w:div w:id="1239942525">
      <w:bodyDiv w:val="1"/>
      <w:marLeft w:val="0"/>
      <w:marRight w:val="0"/>
      <w:marTop w:val="0"/>
      <w:marBottom w:val="0"/>
      <w:divBdr>
        <w:top w:val="none" w:sz="0" w:space="0" w:color="auto"/>
        <w:left w:val="none" w:sz="0" w:space="0" w:color="auto"/>
        <w:bottom w:val="none" w:sz="0" w:space="0" w:color="auto"/>
        <w:right w:val="none" w:sz="0" w:space="0" w:color="auto"/>
      </w:divBdr>
    </w:div>
    <w:div w:id="1341469217">
      <w:bodyDiv w:val="1"/>
      <w:marLeft w:val="0"/>
      <w:marRight w:val="0"/>
      <w:marTop w:val="0"/>
      <w:marBottom w:val="0"/>
      <w:divBdr>
        <w:top w:val="none" w:sz="0" w:space="0" w:color="auto"/>
        <w:left w:val="none" w:sz="0" w:space="0" w:color="auto"/>
        <w:bottom w:val="none" w:sz="0" w:space="0" w:color="auto"/>
        <w:right w:val="none" w:sz="0" w:space="0" w:color="auto"/>
      </w:divBdr>
    </w:div>
    <w:div w:id="1361249149">
      <w:bodyDiv w:val="1"/>
      <w:marLeft w:val="0"/>
      <w:marRight w:val="0"/>
      <w:marTop w:val="0"/>
      <w:marBottom w:val="0"/>
      <w:divBdr>
        <w:top w:val="none" w:sz="0" w:space="0" w:color="auto"/>
        <w:left w:val="none" w:sz="0" w:space="0" w:color="auto"/>
        <w:bottom w:val="none" w:sz="0" w:space="0" w:color="auto"/>
        <w:right w:val="none" w:sz="0" w:space="0" w:color="auto"/>
      </w:divBdr>
    </w:div>
    <w:div w:id="1414278697">
      <w:bodyDiv w:val="1"/>
      <w:marLeft w:val="0"/>
      <w:marRight w:val="0"/>
      <w:marTop w:val="0"/>
      <w:marBottom w:val="0"/>
      <w:divBdr>
        <w:top w:val="none" w:sz="0" w:space="0" w:color="auto"/>
        <w:left w:val="none" w:sz="0" w:space="0" w:color="auto"/>
        <w:bottom w:val="none" w:sz="0" w:space="0" w:color="auto"/>
        <w:right w:val="none" w:sz="0" w:space="0" w:color="auto"/>
      </w:divBdr>
    </w:div>
    <w:div w:id="1416626546">
      <w:bodyDiv w:val="1"/>
      <w:marLeft w:val="0"/>
      <w:marRight w:val="0"/>
      <w:marTop w:val="0"/>
      <w:marBottom w:val="0"/>
      <w:divBdr>
        <w:top w:val="none" w:sz="0" w:space="0" w:color="auto"/>
        <w:left w:val="none" w:sz="0" w:space="0" w:color="auto"/>
        <w:bottom w:val="none" w:sz="0" w:space="0" w:color="auto"/>
        <w:right w:val="none" w:sz="0" w:space="0" w:color="auto"/>
      </w:divBdr>
    </w:div>
    <w:div w:id="1424063261">
      <w:bodyDiv w:val="1"/>
      <w:marLeft w:val="0"/>
      <w:marRight w:val="0"/>
      <w:marTop w:val="0"/>
      <w:marBottom w:val="0"/>
      <w:divBdr>
        <w:top w:val="none" w:sz="0" w:space="0" w:color="auto"/>
        <w:left w:val="none" w:sz="0" w:space="0" w:color="auto"/>
        <w:bottom w:val="none" w:sz="0" w:space="0" w:color="auto"/>
        <w:right w:val="none" w:sz="0" w:space="0" w:color="auto"/>
      </w:divBdr>
    </w:div>
    <w:div w:id="1440834826">
      <w:bodyDiv w:val="1"/>
      <w:marLeft w:val="0"/>
      <w:marRight w:val="0"/>
      <w:marTop w:val="0"/>
      <w:marBottom w:val="0"/>
      <w:divBdr>
        <w:top w:val="none" w:sz="0" w:space="0" w:color="auto"/>
        <w:left w:val="none" w:sz="0" w:space="0" w:color="auto"/>
        <w:bottom w:val="none" w:sz="0" w:space="0" w:color="auto"/>
        <w:right w:val="none" w:sz="0" w:space="0" w:color="auto"/>
      </w:divBdr>
      <w:divsChild>
        <w:div w:id="900094160">
          <w:marLeft w:val="640"/>
          <w:marRight w:val="0"/>
          <w:marTop w:val="0"/>
          <w:marBottom w:val="0"/>
          <w:divBdr>
            <w:top w:val="none" w:sz="0" w:space="0" w:color="auto"/>
            <w:left w:val="none" w:sz="0" w:space="0" w:color="auto"/>
            <w:bottom w:val="none" w:sz="0" w:space="0" w:color="auto"/>
            <w:right w:val="none" w:sz="0" w:space="0" w:color="auto"/>
          </w:divBdr>
        </w:div>
        <w:div w:id="1784184271">
          <w:marLeft w:val="640"/>
          <w:marRight w:val="0"/>
          <w:marTop w:val="0"/>
          <w:marBottom w:val="0"/>
          <w:divBdr>
            <w:top w:val="none" w:sz="0" w:space="0" w:color="auto"/>
            <w:left w:val="none" w:sz="0" w:space="0" w:color="auto"/>
            <w:bottom w:val="none" w:sz="0" w:space="0" w:color="auto"/>
            <w:right w:val="none" w:sz="0" w:space="0" w:color="auto"/>
          </w:divBdr>
        </w:div>
        <w:div w:id="1389260359">
          <w:marLeft w:val="640"/>
          <w:marRight w:val="0"/>
          <w:marTop w:val="0"/>
          <w:marBottom w:val="0"/>
          <w:divBdr>
            <w:top w:val="none" w:sz="0" w:space="0" w:color="auto"/>
            <w:left w:val="none" w:sz="0" w:space="0" w:color="auto"/>
            <w:bottom w:val="none" w:sz="0" w:space="0" w:color="auto"/>
            <w:right w:val="none" w:sz="0" w:space="0" w:color="auto"/>
          </w:divBdr>
        </w:div>
        <w:div w:id="1609041988">
          <w:marLeft w:val="640"/>
          <w:marRight w:val="0"/>
          <w:marTop w:val="0"/>
          <w:marBottom w:val="0"/>
          <w:divBdr>
            <w:top w:val="none" w:sz="0" w:space="0" w:color="auto"/>
            <w:left w:val="none" w:sz="0" w:space="0" w:color="auto"/>
            <w:bottom w:val="none" w:sz="0" w:space="0" w:color="auto"/>
            <w:right w:val="none" w:sz="0" w:space="0" w:color="auto"/>
          </w:divBdr>
        </w:div>
        <w:div w:id="1094205371">
          <w:marLeft w:val="640"/>
          <w:marRight w:val="0"/>
          <w:marTop w:val="0"/>
          <w:marBottom w:val="0"/>
          <w:divBdr>
            <w:top w:val="none" w:sz="0" w:space="0" w:color="auto"/>
            <w:left w:val="none" w:sz="0" w:space="0" w:color="auto"/>
            <w:bottom w:val="none" w:sz="0" w:space="0" w:color="auto"/>
            <w:right w:val="none" w:sz="0" w:space="0" w:color="auto"/>
          </w:divBdr>
        </w:div>
        <w:div w:id="1717662953">
          <w:marLeft w:val="640"/>
          <w:marRight w:val="0"/>
          <w:marTop w:val="0"/>
          <w:marBottom w:val="0"/>
          <w:divBdr>
            <w:top w:val="none" w:sz="0" w:space="0" w:color="auto"/>
            <w:left w:val="none" w:sz="0" w:space="0" w:color="auto"/>
            <w:bottom w:val="none" w:sz="0" w:space="0" w:color="auto"/>
            <w:right w:val="none" w:sz="0" w:space="0" w:color="auto"/>
          </w:divBdr>
        </w:div>
        <w:div w:id="908198850">
          <w:marLeft w:val="640"/>
          <w:marRight w:val="0"/>
          <w:marTop w:val="0"/>
          <w:marBottom w:val="0"/>
          <w:divBdr>
            <w:top w:val="none" w:sz="0" w:space="0" w:color="auto"/>
            <w:left w:val="none" w:sz="0" w:space="0" w:color="auto"/>
            <w:bottom w:val="none" w:sz="0" w:space="0" w:color="auto"/>
            <w:right w:val="none" w:sz="0" w:space="0" w:color="auto"/>
          </w:divBdr>
        </w:div>
        <w:div w:id="1452672821">
          <w:marLeft w:val="640"/>
          <w:marRight w:val="0"/>
          <w:marTop w:val="0"/>
          <w:marBottom w:val="0"/>
          <w:divBdr>
            <w:top w:val="none" w:sz="0" w:space="0" w:color="auto"/>
            <w:left w:val="none" w:sz="0" w:space="0" w:color="auto"/>
            <w:bottom w:val="none" w:sz="0" w:space="0" w:color="auto"/>
            <w:right w:val="none" w:sz="0" w:space="0" w:color="auto"/>
          </w:divBdr>
        </w:div>
        <w:div w:id="1306933885">
          <w:marLeft w:val="640"/>
          <w:marRight w:val="0"/>
          <w:marTop w:val="0"/>
          <w:marBottom w:val="0"/>
          <w:divBdr>
            <w:top w:val="none" w:sz="0" w:space="0" w:color="auto"/>
            <w:left w:val="none" w:sz="0" w:space="0" w:color="auto"/>
            <w:bottom w:val="none" w:sz="0" w:space="0" w:color="auto"/>
            <w:right w:val="none" w:sz="0" w:space="0" w:color="auto"/>
          </w:divBdr>
        </w:div>
        <w:div w:id="1485971199">
          <w:marLeft w:val="640"/>
          <w:marRight w:val="0"/>
          <w:marTop w:val="0"/>
          <w:marBottom w:val="0"/>
          <w:divBdr>
            <w:top w:val="none" w:sz="0" w:space="0" w:color="auto"/>
            <w:left w:val="none" w:sz="0" w:space="0" w:color="auto"/>
            <w:bottom w:val="none" w:sz="0" w:space="0" w:color="auto"/>
            <w:right w:val="none" w:sz="0" w:space="0" w:color="auto"/>
          </w:divBdr>
        </w:div>
      </w:divsChild>
    </w:div>
    <w:div w:id="1452822356">
      <w:bodyDiv w:val="1"/>
      <w:marLeft w:val="0"/>
      <w:marRight w:val="0"/>
      <w:marTop w:val="0"/>
      <w:marBottom w:val="0"/>
      <w:divBdr>
        <w:top w:val="none" w:sz="0" w:space="0" w:color="auto"/>
        <w:left w:val="none" w:sz="0" w:space="0" w:color="auto"/>
        <w:bottom w:val="none" w:sz="0" w:space="0" w:color="auto"/>
        <w:right w:val="none" w:sz="0" w:space="0" w:color="auto"/>
      </w:divBdr>
    </w:div>
    <w:div w:id="1590432581">
      <w:bodyDiv w:val="1"/>
      <w:marLeft w:val="0"/>
      <w:marRight w:val="0"/>
      <w:marTop w:val="0"/>
      <w:marBottom w:val="0"/>
      <w:divBdr>
        <w:top w:val="none" w:sz="0" w:space="0" w:color="auto"/>
        <w:left w:val="none" w:sz="0" w:space="0" w:color="auto"/>
        <w:bottom w:val="none" w:sz="0" w:space="0" w:color="auto"/>
        <w:right w:val="none" w:sz="0" w:space="0" w:color="auto"/>
      </w:divBdr>
    </w:div>
    <w:div w:id="1590498943">
      <w:bodyDiv w:val="1"/>
      <w:marLeft w:val="0"/>
      <w:marRight w:val="0"/>
      <w:marTop w:val="0"/>
      <w:marBottom w:val="0"/>
      <w:divBdr>
        <w:top w:val="none" w:sz="0" w:space="0" w:color="auto"/>
        <w:left w:val="none" w:sz="0" w:space="0" w:color="auto"/>
        <w:bottom w:val="none" w:sz="0" w:space="0" w:color="auto"/>
        <w:right w:val="none" w:sz="0" w:space="0" w:color="auto"/>
      </w:divBdr>
    </w:div>
    <w:div w:id="1597977733">
      <w:bodyDiv w:val="1"/>
      <w:marLeft w:val="0"/>
      <w:marRight w:val="0"/>
      <w:marTop w:val="0"/>
      <w:marBottom w:val="0"/>
      <w:divBdr>
        <w:top w:val="none" w:sz="0" w:space="0" w:color="auto"/>
        <w:left w:val="none" w:sz="0" w:space="0" w:color="auto"/>
        <w:bottom w:val="none" w:sz="0" w:space="0" w:color="auto"/>
        <w:right w:val="none" w:sz="0" w:space="0" w:color="auto"/>
      </w:divBdr>
    </w:div>
    <w:div w:id="1642420937">
      <w:bodyDiv w:val="1"/>
      <w:marLeft w:val="0"/>
      <w:marRight w:val="0"/>
      <w:marTop w:val="0"/>
      <w:marBottom w:val="0"/>
      <w:divBdr>
        <w:top w:val="none" w:sz="0" w:space="0" w:color="auto"/>
        <w:left w:val="none" w:sz="0" w:space="0" w:color="auto"/>
        <w:bottom w:val="none" w:sz="0" w:space="0" w:color="auto"/>
        <w:right w:val="none" w:sz="0" w:space="0" w:color="auto"/>
      </w:divBdr>
    </w:div>
    <w:div w:id="1665275917">
      <w:bodyDiv w:val="1"/>
      <w:marLeft w:val="0"/>
      <w:marRight w:val="0"/>
      <w:marTop w:val="0"/>
      <w:marBottom w:val="0"/>
      <w:divBdr>
        <w:top w:val="none" w:sz="0" w:space="0" w:color="auto"/>
        <w:left w:val="none" w:sz="0" w:space="0" w:color="auto"/>
        <w:bottom w:val="none" w:sz="0" w:space="0" w:color="auto"/>
        <w:right w:val="none" w:sz="0" w:space="0" w:color="auto"/>
      </w:divBdr>
      <w:divsChild>
        <w:div w:id="1273249349">
          <w:marLeft w:val="640"/>
          <w:marRight w:val="0"/>
          <w:marTop w:val="0"/>
          <w:marBottom w:val="0"/>
          <w:divBdr>
            <w:top w:val="none" w:sz="0" w:space="0" w:color="auto"/>
            <w:left w:val="none" w:sz="0" w:space="0" w:color="auto"/>
            <w:bottom w:val="none" w:sz="0" w:space="0" w:color="auto"/>
            <w:right w:val="none" w:sz="0" w:space="0" w:color="auto"/>
          </w:divBdr>
        </w:div>
        <w:div w:id="166331933">
          <w:marLeft w:val="640"/>
          <w:marRight w:val="0"/>
          <w:marTop w:val="0"/>
          <w:marBottom w:val="0"/>
          <w:divBdr>
            <w:top w:val="none" w:sz="0" w:space="0" w:color="auto"/>
            <w:left w:val="none" w:sz="0" w:space="0" w:color="auto"/>
            <w:bottom w:val="none" w:sz="0" w:space="0" w:color="auto"/>
            <w:right w:val="none" w:sz="0" w:space="0" w:color="auto"/>
          </w:divBdr>
        </w:div>
        <w:div w:id="210850810">
          <w:marLeft w:val="640"/>
          <w:marRight w:val="0"/>
          <w:marTop w:val="0"/>
          <w:marBottom w:val="0"/>
          <w:divBdr>
            <w:top w:val="none" w:sz="0" w:space="0" w:color="auto"/>
            <w:left w:val="none" w:sz="0" w:space="0" w:color="auto"/>
            <w:bottom w:val="none" w:sz="0" w:space="0" w:color="auto"/>
            <w:right w:val="none" w:sz="0" w:space="0" w:color="auto"/>
          </w:divBdr>
        </w:div>
        <w:div w:id="1092703714">
          <w:marLeft w:val="640"/>
          <w:marRight w:val="0"/>
          <w:marTop w:val="0"/>
          <w:marBottom w:val="0"/>
          <w:divBdr>
            <w:top w:val="none" w:sz="0" w:space="0" w:color="auto"/>
            <w:left w:val="none" w:sz="0" w:space="0" w:color="auto"/>
            <w:bottom w:val="none" w:sz="0" w:space="0" w:color="auto"/>
            <w:right w:val="none" w:sz="0" w:space="0" w:color="auto"/>
          </w:divBdr>
        </w:div>
        <w:div w:id="1685352370">
          <w:marLeft w:val="640"/>
          <w:marRight w:val="0"/>
          <w:marTop w:val="0"/>
          <w:marBottom w:val="0"/>
          <w:divBdr>
            <w:top w:val="none" w:sz="0" w:space="0" w:color="auto"/>
            <w:left w:val="none" w:sz="0" w:space="0" w:color="auto"/>
            <w:bottom w:val="none" w:sz="0" w:space="0" w:color="auto"/>
            <w:right w:val="none" w:sz="0" w:space="0" w:color="auto"/>
          </w:divBdr>
        </w:div>
        <w:div w:id="1597707725">
          <w:marLeft w:val="640"/>
          <w:marRight w:val="0"/>
          <w:marTop w:val="0"/>
          <w:marBottom w:val="0"/>
          <w:divBdr>
            <w:top w:val="none" w:sz="0" w:space="0" w:color="auto"/>
            <w:left w:val="none" w:sz="0" w:space="0" w:color="auto"/>
            <w:bottom w:val="none" w:sz="0" w:space="0" w:color="auto"/>
            <w:right w:val="none" w:sz="0" w:space="0" w:color="auto"/>
          </w:divBdr>
        </w:div>
        <w:div w:id="907306951">
          <w:marLeft w:val="640"/>
          <w:marRight w:val="0"/>
          <w:marTop w:val="0"/>
          <w:marBottom w:val="0"/>
          <w:divBdr>
            <w:top w:val="none" w:sz="0" w:space="0" w:color="auto"/>
            <w:left w:val="none" w:sz="0" w:space="0" w:color="auto"/>
            <w:bottom w:val="none" w:sz="0" w:space="0" w:color="auto"/>
            <w:right w:val="none" w:sz="0" w:space="0" w:color="auto"/>
          </w:divBdr>
        </w:div>
        <w:div w:id="878930516">
          <w:marLeft w:val="640"/>
          <w:marRight w:val="0"/>
          <w:marTop w:val="0"/>
          <w:marBottom w:val="0"/>
          <w:divBdr>
            <w:top w:val="none" w:sz="0" w:space="0" w:color="auto"/>
            <w:left w:val="none" w:sz="0" w:space="0" w:color="auto"/>
            <w:bottom w:val="none" w:sz="0" w:space="0" w:color="auto"/>
            <w:right w:val="none" w:sz="0" w:space="0" w:color="auto"/>
          </w:divBdr>
        </w:div>
        <w:div w:id="666517003">
          <w:marLeft w:val="640"/>
          <w:marRight w:val="0"/>
          <w:marTop w:val="0"/>
          <w:marBottom w:val="0"/>
          <w:divBdr>
            <w:top w:val="none" w:sz="0" w:space="0" w:color="auto"/>
            <w:left w:val="none" w:sz="0" w:space="0" w:color="auto"/>
            <w:bottom w:val="none" w:sz="0" w:space="0" w:color="auto"/>
            <w:right w:val="none" w:sz="0" w:space="0" w:color="auto"/>
          </w:divBdr>
        </w:div>
        <w:div w:id="623925733">
          <w:marLeft w:val="640"/>
          <w:marRight w:val="0"/>
          <w:marTop w:val="0"/>
          <w:marBottom w:val="0"/>
          <w:divBdr>
            <w:top w:val="none" w:sz="0" w:space="0" w:color="auto"/>
            <w:left w:val="none" w:sz="0" w:space="0" w:color="auto"/>
            <w:bottom w:val="none" w:sz="0" w:space="0" w:color="auto"/>
            <w:right w:val="none" w:sz="0" w:space="0" w:color="auto"/>
          </w:divBdr>
        </w:div>
        <w:div w:id="1684740276">
          <w:marLeft w:val="640"/>
          <w:marRight w:val="0"/>
          <w:marTop w:val="0"/>
          <w:marBottom w:val="0"/>
          <w:divBdr>
            <w:top w:val="none" w:sz="0" w:space="0" w:color="auto"/>
            <w:left w:val="none" w:sz="0" w:space="0" w:color="auto"/>
            <w:bottom w:val="none" w:sz="0" w:space="0" w:color="auto"/>
            <w:right w:val="none" w:sz="0" w:space="0" w:color="auto"/>
          </w:divBdr>
        </w:div>
        <w:div w:id="770589571">
          <w:marLeft w:val="640"/>
          <w:marRight w:val="0"/>
          <w:marTop w:val="0"/>
          <w:marBottom w:val="0"/>
          <w:divBdr>
            <w:top w:val="none" w:sz="0" w:space="0" w:color="auto"/>
            <w:left w:val="none" w:sz="0" w:space="0" w:color="auto"/>
            <w:bottom w:val="none" w:sz="0" w:space="0" w:color="auto"/>
            <w:right w:val="none" w:sz="0" w:space="0" w:color="auto"/>
          </w:divBdr>
        </w:div>
        <w:div w:id="164904412">
          <w:marLeft w:val="640"/>
          <w:marRight w:val="0"/>
          <w:marTop w:val="0"/>
          <w:marBottom w:val="0"/>
          <w:divBdr>
            <w:top w:val="none" w:sz="0" w:space="0" w:color="auto"/>
            <w:left w:val="none" w:sz="0" w:space="0" w:color="auto"/>
            <w:bottom w:val="none" w:sz="0" w:space="0" w:color="auto"/>
            <w:right w:val="none" w:sz="0" w:space="0" w:color="auto"/>
          </w:divBdr>
        </w:div>
      </w:divsChild>
    </w:div>
    <w:div w:id="1671978395">
      <w:bodyDiv w:val="1"/>
      <w:marLeft w:val="0"/>
      <w:marRight w:val="0"/>
      <w:marTop w:val="0"/>
      <w:marBottom w:val="0"/>
      <w:divBdr>
        <w:top w:val="none" w:sz="0" w:space="0" w:color="auto"/>
        <w:left w:val="none" w:sz="0" w:space="0" w:color="auto"/>
        <w:bottom w:val="none" w:sz="0" w:space="0" w:color="auto"/>
        <w:right w:val="none" w:sz="0" w:space="0" w:color="auto"/>
      </w:divBdr>
    </w:div>
    <w:div w:id="1682316601">
      <w:bodyDiv w:val="1"/>
      <w:marLeft w:val="0"/>
      <w:marRight w:val="0"/>
      <w:marTop w:val="0"/>
      <w:marBottom w:val="0"/>
      <w:divBdr>
        <w:top w:val="none" w:sz="0" w:space="0" w:color="auto"/>
        <w:left w:val="none" w:sz="0" w:space="0" w:color="auto"/>
        <w:bottom w:val="none" w:sz="0" w:space="0" w:color="auto"/>
        <w:right w:val="none" w:sz="0" w:space="0" w:color="auto"/>
      </w:divBdr>
    </w:div>
    <w:div w:id="1744833259">
      <w:bodyDiv w:val="1"/>
      <w:marLeft w:val="0"/>
      <w:marRight w:val="0"/>
      <w:marTop w:val="0"/>
      <w:marBottom w:val="0"/>
      <w:divBdr>
        <w:top w:val="none" w:sz="0" w:space="0" w:color="auto"/>
        <w:left w:val="none" w:sz="0" w:space="0" w:color="auto"/>
        <w:bottom w:val="none" w:sz="0" w:space="0" w:color="auto"/>
        <w:right w:val="none" w:sz="0" w:space="0" w:color="auto"/>
      </w:divBdr>
    </w:div>
    <w:div w:id="1762213909">
      <w:bodyDiv w:val="1"/>
      <w:marLeft w:val="0"/>
      <w:marRight w:val="0"/>
      <w:marTop w:val="0"/>
      <w:marBottom w:val="0"/>
      <w:divBdr>
        <w:top w:val="none" w:sz="0" w:space="0" w:color="auto"/>
        <w:left w:val="none" w:sz="0" w:space="0" w:color="auto"/>
        <w:bottom w:val="none" w:sz="0" w:space="0" w:color="auto"/>
        <w:right w:val="none" w:sz="0" w:space="0" w:color="auto"/>
      </w:divBdr>
    </w:div>
    <w:div w:id="1839081317">
      <w:bodyDiv w:val="1"/>
      <w:marLeft w:val="0"/>
      <w:marRight w:val="0"/>
      <w:marTop w:val="0"/>
      <w:marBottom w:val="0"/>
      <w:divBdr>
        <w:top w:val="none" w:sz="0" w:space="0" w:color="auto"/>
        <w:left w:val="none" w:sz="0" w:space="0" w:color="auto"/>
        <w:bottom w:val="none" w:sz="0" w:space="0" w:color="auto"/>
        <w:right w:val="none" w:sz="0" w:space="0" w:color="auto"/>
      </w:divBdr>
    </w:div>
    <w:div w:id="1841430874">
      <w:bodyDiv w:val="1"/>
      <w:marLeft w:val="0"/>
      <w:marRight w:val="0"/>
      <w:marTop w:val="0"/>
      <w:marBottom w:val="0"/>
      <w:divBdr>
        <w:top w:val="none" w:sz="0" w:space="0" w:color="auto"/>
        <w:left w:val="none" w:sz="0" w:space="0" w:color="auto"/>
        <w:bottom w:val="none" w:sz="0" w:space="0" w:color="auto"/>
        <w:right w:val="none" w:sz="0" w:space="0" w:color="auto"/>
      </w:divBdr>
    </w:div>
    <w:div w:id="1857423642">
      <w:bodyDiv w:val="1"/>
      <w:marLeft w:val="0"/>
      <w:marRight w:val="0"/>
      <w:marTop w:val="0"/>
      <w:marBottom w:val="0"/>
      <w:divBdr>
        <w:top w:val="none" w:sz="0" w:space="0" w:color="auto"/>
        <w:left w:val="none" w:sz="0" w:space="0" w:color="auto"/>
        <w:bottom w:val="none" w:sz="0" w:space="0" w:color="auto"/>
        <w:right w:val="none" w:sz="0" w:space="0" w:color="auto"/>
      </w:divBdr>
    </w:div>
    <w:div w:id="1891183827">
      <w:bodyDiv w:val="1"/>
      <w:marLeft w:val="0"/>
      <w:marRight w:val="0"/>
      <w:marTop w:val="0"/>
      <w:marBottom w:val="0"/>
      <w:divBdr>
        <w:top w:val="none" w:sz="0" w:space="0" w:color="auto"/>
        <w:left w:val="none" w:sz="0" w:space="0" w:color="auto"/>
        <w:bottom w:val="none" w:sz="0" w:space="0" w:color="auto"/>
        <w:right w:val="none" w:sz="0" w:space="0" w:color="auto"/>
      </w:divBdr>
      <w:divsChild>
        <w:div w:id="1385448249">
          <w:marLeft w:val="640"/>
          <w:marRight w:val="0"/>
          <w:marTop w:val="0"/>
          <w:marBottom w:val="0"/>
          <w:divBdr>
            <w:top w:val="none" w:sz="0" w:space="0" w:color="auto"/>
            <w:left w:val="none" w:sz="0" w:space="0" w:color="auto"/>
            <w:bottom w:val="none" w:sz="0" w:space="0" w:color="auto"/>
            <w:right w:val="none" w:sz="0" w:space="0" w:color="auto"/>
          </w:divBdr>
        </w:div>
        <w:div w:id="535388340">
          <w:marLeft w:val="640"/>
          <w:marRight w:val="0"/>
          <w:marTop w:val="0"/>
          <w:marBottom w:val="0"/>
          <w:divBdr>
            <w:top w:val="none" w:sz="0" w:space="0" w:color="auto"/>
            <w:left w:val="none" w:sz="0" w:space="0" w:color="auto"/>
            <w:bottom w:val="none" w:sz="0" w:space="0" w:color="auto"/>
            <w:right w:val="none" w:sz="0" w:space="0" w:color="auto"/>
          </w:divBdr>
        </w:div>
        <w:div w:id="1011109877">
          <w:marLeft w:val="640"/>
          <w:marRight w:val="0"/>
          <w:marTop w:val="0"/>
          <w:marBottom w:val="0"/>
          <w:divBdr>
            <w:top w:val="none" w:sz="0" w:space="0" w:color="auto"/>
            <w:left w:val="none" w:sz="0" w:space="0" w:color="auto"/>
            <w:bottom w:val="none" w:sz="0" w:space="0" w:color="auto"/>
            <w:right w:val="none" w:sz="0" w:space="0" w:color="auto"/>
          </w:divBdr>
        </w:div>
        <w:div w:id="1851484351">
          <w:marLeft w:val="640"/>
          <w:marRight w:val="0"/>
          <w:marTop w:val="0"/>
          <w:marBottom w:val="0"/>
          <w:divBdr>
            <w:top w:val="none" w:sz="0" w:space="0" w:color="auto"/>
            <w:left w:val="none" w:sz="0" w:space="0" w:color="auto"/>
            <w:bottom w:val="none" w:sz="0" w:space="0" w:color="auto"/>
            <w:right w:val="none" w:sz="0" w:space="0" w:color="auto"/>
          </w:divBdr>
        </w:div>
        <w:div w:id="284966569">
          <w:marLeft w:val="640"/>
          <w:marRight w:val="0"/>
          <w:marTop w:val="0"/>
          <w:marBottom w:val="0"/>
          <w:divBdr>
            <w:top w:val="none" w:sz="0" w:space="0" w:color="auto"/>
            <w:left w:val="none" w:sz="0" w:space="0" w:color="auto"/>
            <w:bottom w:val="none" w:sz="0" w:space="0" w:color="auto"/>
            <w:right w:val="none" w:sz="0" w:space="0" w:color="auto"/>
          </w:divBdr>
        </w:div>
        <w:div w:id="1356886311">
          <w:marLeft w:val="640"/>
          <w:marRight w:val="0"/>
          <w:marTop w:val="0"/>
          <w:marBottom w:val="0"/>
          <w:divBdr>
            <w:top w:val="none" w:sz="0" w:space="0" w:color="auto"/>
            <w:left w:val="none" w:sz="0" w:space="0" w:color="auto"/>
            <w:bottom w:val="none" w:sz="0" w:space="0" w:color="auto"/>
            <w:right w:val="none" w:sz="0" w:space="0" w:color="auto"/>
          </w:divBdr>
        </w:div>
        <w:div w:id="1151093518">
          <w:marLeft w:val="640"/>
          <w:marRight w:val="0"/>
          <w:marTop w:val="0"/>
          <w:marBottom w:val="0"/>
          <w:divBdr>
            <w:top w:val="none" w:sz="0" w:space="0" w:color="auto"/>
            <w:left w:val="none" w:sz="0" w:space="0" w:color="auto"/>
            <w:bottom w:val="none" w:sz="0" w:space="0" w:color="auto"/>
            <w:right w:val="none" w:sz="0" w:space="0" w:color="auto"/>
          </w:divBdr>
        </w:div>
        <w:div w:id="1971474597">
          <w:marLeft w:val="640"/>
          <w:marRight w:val="0"/>
          <w:marTop w:val="0"/>
          <w:marBottom w:val="0"/>
          <w:divBdr>
            <w:top w:val="none" w:sz="0" w:space="0" w:color="auto"/>
            <w:left w:val="none" w:sz="0" w:space="0" w:color="auto"/>
            <w:bottom w:val="none" w:sz="0" w:space="0" w:color="auto"/>
            <w:right w:val="none" w:sz="0" w:space="0" w:color="auto"/>
          </w:divBdr>
        </w:div>
        <w:div w:id="101461656">
          <w:marLeft w:val="640"/>
          <w:marRight w:val="0"/>
          <w:marTop w:val="0"/>
          <w:marBottom w:val="0"/>
          <w:divBdr>
            <w:top w:val="none" w:sz="0" w:space="0" w:color="auto"/>
            <w:left w:val="none" w:sz="0" w:space="0" w:color="auto"/>
            <w:bottom w:val="none" w:sz="0" w:space="0" w:color="auto"/>
            <w:right w:val="none" w:sz="0" w:space="0" w:color="auto"/>
          </w:divBdr>
        </w:div>
        <w:div w:id="596641148">
          <w:marLeft w:val="640"/>
          <w:marRight w:val="0"/>
          <w:marTop w:val="0"/>
          <w:marBottom w:val="0"/>
          <w:divBdr>
            <w:top w:val="none" w:sz="0" w:space="0" w:color="auto"/>
            <w:left w:val="none" w:sz="0" w:space="0" w:color="auto"/>
            <w:bottom w:val="none" w:sz="0" w:space="0" w:color="auto"/>
            <w:right w:val="none" w:sz="0" w:space="0" w:color="auto"/>
          </w:divBdr>
        </w:div>
        <w:div w:id="1920824065">
          <w:marLeft w:val="640"/>
          <w:marRight w:val="0"/>
          <w:marTop w:val="0"/>
          <w:marBottom w:val="0"/>
          <w:divBdr>
            <w:top w:val="none" w:sz="0" w:space="0" w:color="auto"/>
            <w:left w:val="none" w:sz="0" w:space="0" w:color="auto"/>
            <w:bottom w:val="none" w:sz="0" w:space="0" w:color="auto"/>
            <w:right w:val="none" w:sz="0" w:space="0" w:color="auto"/>
          </w:divBdr>
        </w:div>
        <w:div w:id="836651776">
          <w:marLeft w:val="640"/>
          <w:marRight w:val="0"/>
          <w:marTop w:val="0"/>
          <w:marBottom w:val="0"/>
          <w:divBdr>
            <w:top w:val="none" w:sz="0" w:space="0" w:color="auto"/>
            <w:left w:val="none" w:sz="0" w:space="0" w:color="auto"/>
            <w:bottom w:val="none" w:sz="0" w:space="0" w:color="auto"/>
            <w:right w:val="none" w:sz="0" w:space="0" w:color="auto"/>
          </w:divBdr>
        </w:div>
        <w:div w:id="2015498164">
          <w:marLeft w:val="640"/>
          <w:marRight w:val="0"/>
          <w:marTop w:val="0"/>
          <w:marBottom w:val="0"/>
          <w:divBdr>
            <w:top w:val="none" w:sz="0" w:space="0" w:color="auto"/>
            <w:left w:val="none" w:sz="0" w:space="0" w:color="auto"/>
            <w:bottom w:val="none" w:sz="0" w:space="0" w:color="auto"/>
            <w:right w:val="none" w:sz="0" w:space="0" w:color="auto"/>
          </w:divBdr>
        </w:div>
        <w:div w:id="153490732">
          <w:marLeft w:val="640"/>
          <w:marRight w:val="0"/>
          <w:marTop w:val="0"/>
          <w:marBottom w:val="0"/>
          <w:divBdr>
            <w:top w:val="none" w:sz="0" w:space="0" w:color="auto"/>
            <w:left w:val="none" w:sz="0" w:space="0" w:color="auto"/>
            <w:bottom w:val="none" w:sz="0" w:space="0" w:color="auto"/>
            <w:right w:val="none" w:sz="0" w:space="0" w:color="auto"/>
          </w:divBdr>
        </w:div>
      </w:divsChild>
    </w:div>
    <w:div w:id="1930234047">
      <w:bodyDiv w:val="1"/>
      <w:marLeft w:val="0"/>
      <w:marRight w:val="0"/>
      <w:marTop w:val="0"/>
      <w:marBottom w:val="0"/>
      <w:divBdr>
        <w:top w:val="none" w:sz="0" w:space="0" w:color="auto"/>
        <w:left w:val="none" w:sz="0" w:space="0" w:color="auto"/>
        <w:bottom w:val="none" w:sz="0" w:space="0" w:color="auto"/>
        <w:right w:val="none" w:sz="0" w:space="0" w:color="auto"/>
      </w:divBdr>
    </w:div>
    <w:div w:id="1938634637">
      <w:bodyDiv w:val="1"/>
      <w:marLeft w:val="0"/>
      <w:marRight w:val="0"/>
      <w:marTop w:val="0"/>
      <w:marBottom w:val="0"/>
      <w:divBdr>
        <w:top w:val="none" w:sz="0" w:space="0" w:color="auto"/>
        <w:left w:val="none" w:sz="0" w:space="0" w:color="auto"/>
        <w:bottom w:val="none" w:sz="0" w:space="0" w:color="auto"/>
        <w:right w:val="none" w:sz="0" w:space="0" w:color="auto"/>
      </w:divBdr>
      <w:divsChild>
        <w:div w:id="1711760010">
          <w:marLeft w:val="640"/>
          <w:marRight w:val="0"/>
          <w:marTop w:val="0"/>
          <w:marBottom w:val="0"/>
          <w:divBdr>
            <w:top w:val="none" w:sz="0" w:space="0" w:color="auto"/>
            <w:left w:val="none" w:sz="0" w:space="0" w:color="auto"/>
            <w:bottom w:val="none" w:sz="0" w:space="0" w:color="auto"/>
            <w:right w:val="none" w:sz="0" w:space="0" w:color="auto"/>
          </w:divBdr>
        </w:div>
        <w:div w:id="1158695167">
          <w:marLeft w:val="640"/>
          <w:marRight w:val="0"/>
          <w:marTop w:val="0"/>
          <w:marBottom w:val="0"/>
          <w:divBdr>
            <w:top w:val="none" w:sz="0" w:space="0" w:color="auto"/>
            <w:left w:val="none" w:sz="0" w:space="0" w:color="auto"/>
            <w:bottom w:val="none" w:sz="0" w:space="0" w:color="auto"/>
            <w:right w:val="none" w:sz="0" w:space="0" w:color="auto"/>
          </w:divBdr>
        </w:div>
        <w:div w:id="1151099920">
          <w:marLeft w:val="640"/>
          <w:marRight w:val="0"/>
          <w:marTop w:val="0"/>
          <w:marBottom w:val="0"/>
          <w:divBdr>
            <w:top w:val="none" w:sz="0" w:space="0" w:color="auto"/>
            <w:left w:val="none" w:sz="0" w:space="0" w:color="auto"/>
            <w:bottom w:val="none" w:sz="0" w:space="0" w:color="auto"/>
            <w:right w:val="none" w:sz="0" w:space="0" w:color="auto"/>
          </w:divBdr>
        </w:div>
        <w:div w:id="1080715684">
          <w:marLeft w:val="640"/>
          <w:marRight w:val="0"/>
          <w:marTop w:val="0"/>
          <w:marBottom w:val="0"/>
          <w:divBdr>
            <w:top w:val="none" w:sz="0" w:space="0" w:color="auto"/>
            <w:left w:val="none" w:sz="0" w:space="0" w:color="auto"/>
            <w:bottom w:val="none" w:sz="0" w:space="0" w:color="auto"/>
            <w:right w:val="none" w:sz="0" w:space="0" w:color="auto"/>
          </w:divBdr>
        </w:div>
        <w:div w:id="1831403590">
          <w:marLeft w:val="640"/>
          <w:marRight w:val="0"/>
          <w:marTop w:val="0"/>
          <w:marBottom w:val="0"/>
          <w:divBdr>
            <w:top w:val="none" w:sz="0" w:space="0" w:color="auto"/>
            <w:left w:val="none" w:sz="0" w:space="0" w:color="auto"/>
            <w:bottom w:val="none" w:sz="0" w:space="0" w:color="auto"/>
            <w:right w:val="none" w:sz="0" w:space="0" w:color="auto"/>
          </w:divBdr>
        </w:div>
        <w:div w:id="581138473">
          <w:marLeft w:val="640"/>
          <w:marRight w:val="0"/>
          <w:marTop w:val="0"/>
          <w:marBottom w:val="0"/>
          <w:divBdr>
            <w:top w:val="none" w:sz="0" w:space="0" w:color="auto"/>
            <w:left w:val="none" w:sz="0" w:space="0" w:color="auto"/>
            <w:bottom w:val="none" w:sz="0" w:space="0" w:color="auto"/>
            <w:right w:val="none" w:sz="0" w:space="0" w:color="auto"/>
          </w:divBdr>
        </w:div>
        <w:div w:id="245698658">
          <w:marLeft w:val="640"/>
          <w:marRight w:val="0"/>
          <w:marTop w:val="0"/>
          <w:marBottom w:val="0"/>
          <w:divBdr>
            <w:top w:val="none" w:sz="0" w:space="0" w:color="auto"/>
            <w:left w:val="none" w:sz="0" w:space="0" w:color="auto"/>
            <w:bottom w:val="none" w:sz="0" w:space="0" w:color="auto"/>
            <w:right w:val="none" w:sz="0" w:space="0" w:color="auto"/>
          </w:divBdr>
        </w:div>
        <w:div w:id="1029449433">
          <w:marLeft w:val="640"/>
          <w:marRight w:val="0"/>
          <w:marTop w:val="0"/>
          <w:marBottom w:val="0"/>
          <w:divBdr>
            <w:top w:val="none" w:sz="0" w:space="0" w:color="auto"/>
            <w:left w:val="none" w:sz="0" w:space="0" w:color="auto"/>
            <w:bottom w:val="none" w:sz="0" w:space="0" w:color="auto"/>
            <w:right w:val="none" w:sz="0" w:space="0" w:color="auto"/>
          </w:divBdr>
        </w:div>
        <w:div w:id="751004744">
          <w:marLeft w:val="640"/>
          <w:marRight w:val="0"/>
          <w:marTop w:val="0"/>
          <w:marBottom w:val="0"/>
          <w:divBdr>
            <w:top w:val="none" w:sz="0" w:space="0" w:color="auto"/>
            <w:left w:val="none" w:sz="0" w:space="0" w:color="auto"/>
            <w:bottom w:val="none" w:sz="0" w:space="0" w:color="auto"/>
            <w:right w:val="none" w:sz="0" w:space="0" w:color="auto"/>
          </w:divBdr>
        </w:div>
        <w:div w:id="1693997045">
          <w:marLeft w:val="640"/>
          <w:marRight w:val="0"/>
          <w:marTop w:val="0"/>
          <w:marBottom w:val="0"/>
          <w:divBdr>
            <w:top w:val="none" w:sz="0" w:space="0" w:color="auto"/>
            <w:left w:val="none" w:sz="0" w:space="0" w:color="auto"/>
            <w:bottom w:val="none" w:sz="0" w:space="0" w:color="auto"/>
            <w:right w:val="none" w:sz="0" w:space="0" w:color="auto"/>
          </w:divBdr>
        </w:div>
      </w:divsChild>
    </w:div>
    <w:div w:id="1977832509">
      <w:bodyDiv w:val="1"/>
      <w:marLeft w:val="0"/>
      <w:marRight w:val="0"/>
      <w:marTop w:val="0"/>
      <w:marBottom w:val="0"/>
      <w:divBdr>
        <w:top w:val="none" w:sz="0" w:space="0" w:color="auto"/>
        <w:left w:val="none" w:sz="0" w:space="0" w:color="auto"/>
        <w:bottom w:val="none" w:sz="0" w:space="0" w:color="auto"/>
        <w:right w:val="none" w:sz="0" w:space="0" w:color="auto"/>
      </w:divBdr>
    </w:div>
    <w:div w:id="2024433018">
      <w:bodyDiv w:val="1"/>
      <w:marLeft w:val="0"/>
      <w:marRight w:val="0"/>
      <w:marTop w:val="0"/>
      <w:marBottom w:val="0"/>
      <w:divBdr>
        <w:top w:val="none" w:sz="0" w:space="0" w:color="auto"/>
        <w:left w:val="none" w:sz="0" w:space="0" w:color="auto"/>
        <w:bottom w:val="none" w:sz="0" w:space="0" w:color="auto"/>
        <w:right w:val="none" w:sz="0" w:space="0" w:color="auto"/>
      </w:divBdr>
    </w:div>
    <w:div w:id="2025790700">
      <w:bodyDiv w:val="1"/>
      <w:marLeft w:val="0"/>
      <w:marRight w:val="0"/>
      <w:marTop w:val="0"/>
      <w:marBottom w:val="0"/>
      <w:divBdr>
        <w:top w:val="none" w:sz="0" w:space="0" w:color="auto"/>
        <w:left w:val="none" w:sz="0" w:space="0" w:color="auto"/>
        <w:bottom w:val="none" w:sz="0" w:space="0" w:color="auto"/>
        <w:right w:val="none" w:sz="0" w:space="0" w:color="auto"/>
      </w:divBdr>
      <w:divsChild>
        <w:div w:id="13197119">
          <w:marLeft w:val="640"/>
          <w:marRight w:val="0"/>
          <w:marTop w:val="0"/>
          <w:marBottom w:val="0"/>
          <w:divBdr>
            <w:top w:val="none" w:sz="0" w:space="0" w:color="auto"/>
            <w:left w:val="none" w:sz="0" w:space="0" w:color="auto"/>
            <w:bottom w:val="none" w:sz="0" w:space="0" w:color="auto"/>
            <w:right w:val="none" w:sz="0" w:space="0" w:color="auto"/>
          </w:divBdr>
        </w:div>
        <w:div w:id="302002741">
          <w:marLeft w:val="640"/>
          <w:marRight w:val="0"/>
          <w:marTop w:val="0"/>
          <w:marBottom w:val="0"/>
          <w:divBdr>
            <w:top w:val="none" w:sz="0" w:space="0" w:color="auto"/>
            <w:left w:val="none" w:sz="0" w:space="0" w:color="auto"/>
            <w:bottom w:val="none" w:sz="0" w:space="0" w:color="auto"/>
            <w:right w:val="none" w:sz="0" w:space="0" w:color="auto"/>
          </w:divBdr>
        </w:div>
        <w:div w:id="295187545">
          <w:marLeft w:val="640"/>
          <w:marRight w:val="0"/>
          <w:marTop w:val="0"/>
          <w:marBottom w:val="0"/>
          <w:divBdr>
            <w:top w:val="none" w:sz="0" w:space="0" w:color="auto"/>
            <w:left w:val="none" w:sz="0" w:space="0" w:color="auto"/>
            <w:bottom w:val="none" w:sz="0" w:space="0" w:color="auto"/>
            <w:right w:val="none" w:sz="0" w:space="0" w:color="auto"/>
          </w:divBdr>
        </w:div>
        <w:div w:id="1453599444">
          <w:marLeft w:val="640"/>
          <w:marRight w:val="0"/>
          <w:marTop w:val="0"/>
          <w:marBottom w:val="0"/>
          <w:divBdr>
            <w:top w:val="none" w:sz="0" w:space="0" w:color="auto"/>
            <w:left w:val="none" w:sz="0" w:space="0" w:color="auto"/>
            <w:bottom w:val="none" w:sz="0" w:space="0" w:color="auto"/>
            <w:right w:val="none" w:sz="0" w:space="0" w:color="auto"/>
          </w:divBdr>
        </w:div>
        <w:div w:id="1108964307">
          <w:marLeft w:val="640"/>
          <w:marRight w:val="0"/>
          <w:marTop w:val="0"/>
          <w:marBottom w:val="0"/>
          <w:divBdr>
            <w:top w:val="none" w:sz="0" w:space="0" w:color="auto"/>
            <w:left w:val="none" w:sz="0" w:space="0" w:color="auto"/>
            <w:bottom w:val="none" w:sz="0" w:space="0" w:color="auto"/>
            <w:right w:val="none" w:sz="0" w:space="0" w:color="auto"/>
          </w:divBdr>
        </w:div>
        <w:div w:id="993951444">
          <w:marLeft w:val="640"/>
          <w:marRight w:val="0"/>
          <w:marTop w:val="0"/>
          <w:marBottom w:val="0"/>
          <w:divBdr>
            <w:top w:val="none" w:sz="0" w:space="0" w:color="auto"/>
            <w:left w:val="none" w:sz="0" w:space="0" w:color="auto"/>
            <w:bottom w:val="none" w:sz="0" w:space="0" w:color="auto"/>
            <w:right w:val="none" w:sz="0" w:space="0" w:color="auto"/>
          </w:divBdr>
        </w:div>
        <w:div w:id="2054965246">
          <w:marLeft w:val="640"/>
          <w:marRight w:val="0"/>
          <w:marTop w:val="0"/>
          <w:marBottom w:val="0"/>
          <w:divBdr>
            <w:top w:val="none" w:sz="0" w:space="0" w:color="auto"/>
            <w:left w:val="none" w:sz="0" w:space="0" w:color="auto"/>
            <w:bottom w:val="none" w:sz="0" w:space="0" w:color="auto"/>
            <w:right w:val="none" w:sz="0" w:space="0" w:color="auto"/>
          </w:divBdr>
        </w:div>
        <w:div w:id="1530801262">
          <w:marLeft w:val="640"/>
          <w:marRight w:val="0"/>
          <w:marTop w:val="0"/>
          <w:marBottom w:val="0"/>
          <w:divBdr>
            <w:top w:val="none" w:sz="0" w:space="0" w:color="auto"/>
            <w:left w:val="none" w:sz="0" w:space="0" w:color="auto"/>
            <w:bottom w:val="none" w:sz="0" w:space="0" w:color="auto"/>
            <w:right w:val="none" w:sz="0" w:space="0" w:color="auto"/>
          </w:divBdr>
        </w:div>
        <w:div w:id="530994573">
          <w:marLeft w:val="640"/>
          <w:marRight w:val="0"/>
          <w:marTop w:val="0"/>
          <w:marBottom w:val="0"/>
          <w:divBdr>
            <w:top w:val="none" w:sz="0" w:space="0" w:color="auto"/>
            <w:left w:val="none" w:sz="0" w:space="0" w:color="auto"/>
            <w:bottom w:val="none" w:sz="0" w:space="0" w:color="auto"/>
            <w:right w:val="none" w:sz="0" w:space="0" w:color="auto"/>
          </w:divBdr>
        </w:div>
        <w:div w:id="209080204">
          <w:marLeft w:val="640"/>
          <w:marRight w:val="0"/>
          <w:marTop w:val="0"/>
          <w:marBottom w:val="0"/>
          <w:divBdr>
            <w:top w:val="none" w:sz="0" w:space="0" w:color="auto"/>
            <w:left w:val="none" w:sz="0" w:space="0" w:color="auto"/>
            <w:bottom w:val="none" w:sz="0" w:space="0" w:color="auto"/>
            <w:right w:val="none" w:sz="0" w:space="0" w:color="auto"/>
          </w:divBdr>
        </w:div>
        <w:div w:id="963542666">
          <w:marLeft w:val="640"/>
          <w:marRight w:val="0"/>
          <w:marTop w:val="0"/>
          <w:marBottom w:val="0"/>
          <w:divBdr>
            <w:top w:val="none" w:sz="0" w:space="0" w:color="auto"/>
            <w:left w:val="none" w:sz="0" w:space="0" w:color="auto"/>
            <w:bottom w:val="none" w:sz="0" w:space="0" w:color="auto"/>
            <w:right w:val="none" w:sz="0" w:space="0" w:color="auto"/>
          </w:divBdr>
        </w:div>
        <w:div w:id="618222256">
          <w:marLeft w:val="640"/>
          <w:marRight w:val="0"/>
          <w:marTop w:val="0"/>
          <w:marBottom w:val="0"/>
          <w:divBdr>
            <w:top w:val="none" w:sz="0" w:space="0" w:color="auto"/>
            <w:left w:val="none" w:sz="0" w:space="0" w:color="auto"/>
            <w:bottom w:val="none" w:sz="0" w:space="0" w:color="auto"/>
            <w:right w:val="none" w:sz="0" w:space="0" w:color="auto"/>
          </w:divBdr>
        </w:div>
      </w:divsChild>
    </w:div>
    <w:div w:id="2037539057">
      <w:bodyDiv w:val="1"/>
      <w:marLeft w:val="0"/>
      <w:marRight w:val="0"/>
      <w:marTop w:val="0"/>
      <w:marBottom w:val="0"/>
      <w:divBdr>
        <w:top w:val="none" w:sz="0" w:space="0" w:color="auto"/>
        <w:left w:val="none" w:sz="0" w:space="0" w:color="auto"/>
        <w:bottom w:val="none" w:sz="0" w:space="0" w:color="auto"/>
        <w:right w:val="none" w:sz="0" w:space="0" w:color="auto"/>
      </w:divBdr>
    </w:div>
    <w:div w:id="2063407989">
      <w:bodyDiv w:val="1"/>
      <w:marLeft w:val="0"/>
      <w:marRight w:val="0"/>
      <w:marTop w:val="0"/>
      <w:marBottom w:val="0"/>
      <w:divBdr>
        <w:top w:val="none" w:sz="0" w:space="0" w:color="auto"/>
        <w:left w:val="none" w:sz="0" w:space="0" w:color="auto"/>
        <w:bottom w:val="none" w:sz="0" w:space="0" w:color="auto"/>
        <w:right w:val="none" w:sz="0" w:space="0" w:color="auto"/>
      </w:divBdr>
    </w:div>
    <w:div w:id="2096200145">
      <w:bodyDiv w:val="1"/>
      <w:marLeft w:val="0"/>
      <w:marRight w:val="0"/>
      <w:marTop w:val="0"/>
      <w:marBottom w:val="0"/>
      <w:divBdr>
        <w:top w:val="none" w:sz="0" w:space="0" w:color="auto"/>
        <w:left w:val="none" w:sz="0" w:space="0" w:color="auto"/>
        <w:bottom w:val="none" w:sz="0" w:space="0" w:color="auto"/>
        <w:right w:val="none" w:sz="0" w:space="0" w:color="auto"/>
      </w:divBdr>
    </w:div>
    <w:div w:id="2099398792">
      <w:bodyDiv w:val="1"/>
      <w:marLeft w:val="0"/>
      <w:marRight w:val="0"/>
      <w:marTop w:val="0"/>
      <w:marBottom w:val="0"/>
      <w:divBdr>
        <w:top w:val="none" w:sz="0" w:space="0" w:color="auto"/>
        <w:left w:val="none" w:sz="0" w:space="0" w:color="auto"/>
        <w:bottom w:val="none" w:sz="0" w:space="0" w:color="auto"/>
        <w:right w:val="none" w:sz="0" w:space="0" w:color="auto"/>
      </w:divBdr>
      <w:divsChild>
        <w:div w:id="2074230187">
          <w:marLeft w:val="640"/>
          <w:marRight w:val="0"/>
          <w:marTop w:val="0"/>
          <w:marBottom w:val="0"/>
          <w:divBdr>
            <w:top w:val="none" w:sz="0" w:space="0" w:color="auto"/>
            <w:left w:val="none" w:sz="0" w:space="0" w:color="auto"/>
            <w:bottom w:val="none" w:sz="0" w:space="0" w:color="auto"/>
            <w:right w:val="none" w:sz="0" w:space="0" w:color="auto"/>
          </w:divBdr>
        </w:div>
        <w:div w:id="1662343439">
          <w:marLeft w:val="640"/>
          <w:marRight w:val="0"/>
          <w:marTop w:val="0"/>
          <w:marBottom w:val="0"/>
          <w:divBdr>
            <w:top w:val="none" w:sz="0" w:space="0" w:color="auto"/>
            <w:left w:val="none" w:sz="0" w:space="0" w:color="auto"/>
            <w:bottom w:val="none" w:sz="0" w:space="0" w:color="auto"/>
            <w:right w:val="none" w:sz="0" w:space="0" w:color="auto"/>
          </w:divBdr>
        </w:div>
        <w:div w:id="366028572">
          <w:marLeft w:val="640"/>
          <w:marRight w:val="0"/>
          <w:marTop w:val="0"/>
          <w:marBottom w:val="0"/>
          <w:divBdr>
            <w:top w:val="none" w:sz="0" w:space="0" w:color="auto"/>
            <w:left w:val="none" w:sz="0" w:space="0" w:color="auto"/>
            <w:bottom w:val="none" w:sz="0" w:space="0" w:color="auto"/>
            <w:right w:val="none" w:sz="0" w:space="0" w:color="auto"/>
          </w:divBdr>
        </w:div>
        <w:div w:id="386028783">
          <w:marLeft w:val="640"/>
          <w:marRight w:val="0"/>
          <w:marTop w:val="0"/>
          <w:marBottom w:val="0"/>
          <w:divBdr>
            <w:top w:val="none" w:sz="0" w:space="0" w:color="auto"/>
            <w:left w:val="none" w:sz="0" w:space="0" w:color="auto"/>
            <w:bottom w:val="none" w:sz="0" w:space="0" w:color="auto"/>
            <w:right w:val="none" w:sz="0" w:space="0" w:color="auto"/>
          </w:divBdr>
        </w:div>
        <w:div w:id="278339029">
          <w:marLeft w:val="640"/>
          <w:marRight w:val="0"/>
          <w:marTop w:val="0"/>
          <w:marBottom w:val="0"/>
          <w:divBdr>
            <w:top w:val="none" w:sz="0" w:space="0" w:color="auto"/>
            <w:left w:val="none" w:sz="0" w:space="0" w:color="auto"/>
            <w:bottom w:val="none" w:sz="0" w:space="0" w:color="auto"/>
            <w:right w:val="none" w:sz="0" w:space="0" w:color="auto"/>
          </w:divBdr>
        </w:div>
        <w:div w:id="149248610">
          <w:marLeft w:val="640"/>
          <w:marRight w:val="0"/>
          <w:marTop w:val="0"/>
          <w:marBottom w:val="0"/>
          <w:divBdr>
            <w:top w:val="none" w:sz="0" w:space="0" w:color="auto"/>
            <w:left w:val="none" w:sz="0" w:space="0" w:color="auto"/>
            <w:bottom w:val="none" w:sz="0" w:space="0" w:color="auto"/>
            <w:right w:val="none" w:sz="0" w:space="0" w:color="auto"/>
          </w:divBdr>
        </w:div>
        <w:div w:id="719746611">
          <w:marLeft w:val="640"/>
          <w:marRight w:val="0"/>
          <w:marTop w:val="0"/>
          <w:marBottom w:val="0"/>
          <w:divBdr>
            <w:top w:val="none" w:sz="0" w:space="0" w:color="auto"/>
            <w:left w:val="none" w:sz="0" w:space="0" w:color="auto"/>
            <w:bottom w:val="none" w:sz="0" w:space="0" w:color="auto"/>
            <w:right w:val="none" w:sz="0" w:space="0" w:color="auto"/>
          </w:divBdr>
        </w:div>
        <w:div w:id="1145001139">
          <w:marLeft w:val="640"/>
          <w:marRight w:val="0"/>
          <w:marTop w:val="0"/>
          <w:marBottom w:val="0"/>
          <w:divBdr>
            <w:top w:val="none" w:sz="0" w:space="0" w:color="auto"/>
            <w:left w:val="none" w:sz="0" w:space="0" w:color="auto"/>
            <w:bottom w:val="none" w:sz="0" w:space="0" w:color="auto"/>
            <w:right w:val="none" w:sz="0" w:space="0" w:color="auto"/>
          </w:divBdr>
        </w:div>
        <w:div w:id="281807379">
          <w:marLeft w:val="640"/>
          <w:marRight w:val="0"/>
          <w:marTop w:val="0"/>
          <w:marBottom w:val="0"/>
          <w:divBdr>
            <w:top w:val="none" w:sz="0" w:space="0" w:color="auto"/>
            <w:left w:val="none" w:sz="0" w:space="0" w:color="auto"/>
            <w:bottom w:val="none" w:sz="0" w:space="0" w:color="auto"/>
            <w:right w:val="none" w:sz="0" w:space="0" w:color="auto"/>
          </w:divBdr>
        </w:div>
        <w:div w:id="253322282">
          <w:marLeft w:val="640"/>
          <w:marRight w:val="0"/>
          <w:marTop w:val="0"/>
          <w:marBottom w:val="0"/>
          <w:divBdr>
            <w:top w:val="none" w:sz="0" w:space="0" w:color="auto"/>
            <w:left w:val="none" w:sz="0" w:space="0" w:color="auto"/>
            <w:bottom w:val="none" w:sz="0" w:space="0" w:color="auto"/>
            <w:right w:val="none" w:sz="0" w:space="0" w:color="auto"/>
          </w:divBdr>
        </w:div>
        <w:div w:id="1863548496">
          <w:marLeft w:val="640"/>
          <w:marRight w:val="0"/>
          <w:marTop w:val="0"/>
          <w:marBottom w:val="0"/>
          <w:divBdr>
            <w:top w:val="none" w:sz="0" w:space="0" w:color="auto"/>
            <w:left w:val="none" w:sz="0" w:space="0" w:color="auto"/>
            <w:bottom w:val="none" w:sz="0" w:space="0" w:color="auto"/>
            <w:right w:val="none" w:sz="0" w:space="0" w:color="auto"/>
          </w:divBdr>
        </w:div>
        <w:div w:id="1926836305">
          <w:marLeft w:val="640"/>
          <w:marRight w:val="0"/>
          <w:marTop w:val="0"/>
          <w:marBottom w:val="0"/>
          <w:divBdr>
            <w:top w:val="none" w:sz="0" w:space="0" w:color="auto"/>
            <w:left w:val="none" w:sz="0" w:space="0" w:color="auto"/>
            <w:bottom w:val="none" w:sz="0" w:space="0" w:color="auto"/>
            <w:right w:val="none" w:sz="0" w:space="0" w:color="auto"/>
          </w:divBdr>
        </w:div>
        <w:div w:id="627976884">
          <w:marLeft w:val="640"/>
          <w:marRight w:val="0"/>
          <w:marTop w:val="0"/>
          <w:marBottom w:val="0"/>
          <w:divBdr>
            <w:top w:val="none" w:sz="0" w:space="0" w:color="auto"/>
            <w:left w:val="none" w:sz="0" w:space="0" w:color="auto"/>
            <w:bottom w:val="none" w:sz="0" w:space="0" w:color="auto"/>
            <w:right w:val="none" w:sz="0" w:space="0" w:color="auto"/>
          </w:divBdr>
        </w:div>
      </w:divsChild>
    </w:div>
    <w:div w:id="2114549158">
      <w:bodyDiv w:val="1"/>
      <w:marLeft w:val="0"/>
      <w:marRight w:val="0"/>
      <w:marTop w:val="0"/>
      <w:marBottom w:val="0"/>
      <w:divBdr>
        <w:top w:val="none" w:sz="0" w:space="0" w:color="auto"/>
        <w:left w:val="none" w:sz="0" w:space="0" w:color="auto"/>
        <w:bottom w:val="none" w:sz="0" w:space="0" w:color="auto"/>
        <w:right w:val="none" w:sz="0" w:space="0" w:color="auto"/>
      </w:divBdr>
      <w:divsChild>
        <w:div w:id="726802880">
          <w:marLeft w:val="640"/>
          <w:marRight w:val="0"/>
          <w:marTop w:val="0"/>
          <w:marBottom w:val="0"/>
          <w:divBdr>
            <w:top w:val="none" w:sz="0" w:space="0" w:color="auto"/>
            <w:left w:val="none" w:sz="0" w:space="0" w:color="auto"/>
            <w:bottom w:val="none" w:sz="0" w:space="0" w:color="auto"/>
            <w:right w:val="none" w:sz="0" w:space="0" w:color="auto"/>
          </w:divBdr>
        </w:div>
        <w:div w:id="1986085792">
          <w:marLeft w:val="640"/>
          <w:marRight w:val="0"/>
          <w:marTop w:val="0"/>
          <w:marBottom w:val="0"/>
          <w:divBdr>
            <w:top w:val="none" w:sz="0" w:space="0" w:color="auto"/>
            <w:left w:val="none" w:sz="0" w:space="0" w:color="auto"/>
            <w:bottom w:val="none" w:sz="0" w:space="0" w:color="auto"/>
            <w:right w:val="none" w:sz="0" w:space="0" w:color="auto"/>
          </w:divBdr>
        </w:div>
        <w:div w:id="436483018">
          <w:marLeft w:val="640"/>
          <w:marRight w:val="0"/>
          <w:marTop w:val="0"/>
          <w:marBottom w:val="0"/>
          <w:divBdr>
            <w:top w:val="none" w:sz="0" w:space="0" w:color="auto"/>
            <w:left w:val="none" w:sz="0" w:space="0" w:color="auto"/>
            <w:bottom w:val="none" w:sz="0" w:space="0" w:color="auto"/>
            <w:right w:val="none" w:sz="0" w:space="0" w:color="auto"/>
          </w:divBdr>
        </w:div>
        <w:div w:id="1146169137">
          <w:marLeft w:val="640"/>
          <w:marRight w:val="0"/>
          <w:marTop w:val="0"/>
          <w:marBottom w:val="0"/>
          <w:divBdr>
            <w:top w:val="none" w:sz="0" w:space="0" w:color="auto"/>
            <w:left w:val="none" w:sz="0" w:space="0" w:color="auto"/>
            <w:bottom w:val="none" w:sz="0" w:space="0" w:color="auto"/>
            <w:right w:val="none" w:sz="0" w:space="0" w:color="auto"/>
          </w:divBdr>
        </w:div>
        <w:div w:id="1126002143">
          <w:marLeft w:val="640"/>
          <w:marRight w:val="0"/>
          <w:marTop w:val="0"/>
          <w:marBottom w:val="0"/>
          <w:divBdr>
            <w:top w:val="none" w:sz="0" w:space="0" w:color="auto"/>
            <w:left w:val="none" w:sz="0" w:space="0" w:color="auto"/>
            <w:bottom w:val="none" w:sz="0" w:space="0" w:color="auto"/>
            <w:right w:val="none" w:sz="0" w:space="0" w:color="auto"/>
          </w:divBdr>
        </w:div>
        <w:div w:id="1530606618">
          <w:marLeft w:val="640"/>
          <w:marRight w:val="0"/>
          <w:marTop w:val="0"/>
          <w:marBottom w:val="0"/>
          <w:divBdr>
            <w:top w:val="none" w:sz="0" w:space="0" w:color="auto"/>
            <w:left w:val="none" w:sz="0" w:space="0" w:color="auto"/>
            <w:bottom w:val="none" w:sz="0" w:space="0" w:color="auto"/>
            <w:right w:val="none" w:sz="0" w:space="0" w:color="auto"/>
          </w:divBdr>
        </w:div>
        <w:div w:id="1519811634">
          <w:marLeft w:val="640"/>
          <w:marRight w:val="0"/>
          <w:marTop w:val="0"/>
          <w:marBottom w:val="0"/>
          <w:divBdr>
            <w:top w:val="none" w:sz="0" w:space="0" w:color="auto"/>
            <w:left w:val="none" w:sz="0" w:space="0" w:color="auto"/>
            <w:bottom w:val="none" w:sz="0" w:space="0" w:color="auto"/>
            <w:right w:val="none" w:sz="0" w:space="0" w:color="auto"/>
          </w:divBdr>
        </w:div>
        <w:div w:id="383331024">
          <w:marLeft w:val="640"/>
          <w:marRight w:val="0"/>
          <w:marTop w:val="0"/>
          <w:marBottom w:val="0"/>
          <w:divBdr>
            <w:top w:val="none" w:sz="0" w:space="0" w:color="auto"/>
            <w:left w:val="none" w:sz="0" w:space="0" w:color="auto"/>
            <w:bottom w:val="none" w:sz="0" w:space="0" w:color="auto"/>
            <w:right w:val="none" w:sz="0" w:space="0" w:color="auto"/>
          </w:divBdr>
        </w:div>
        <w:div w:id="1151021448">
          <w:marLeft w:val="640"/>
          <w:marRight w:val="0"/>
          <w:marTop w:val="0"/>
          <w:marBottom w:val="0"/>
          <w:divBdr>
            <w:top w:val="none" w:sz="0" w:space="0" w:color="auto"/>
            <w:left w:val="none" w:sz="0" w:space="0" w:color="auto"/>
            <w:bottom w:val="none" w:sz="0" w:space="0" w:color="auto"/>
            <w:right w:val="none" w:sz="0" w:space="0" w:color="auto"/>
          </w:divBdr>
        </w:div>
      </w:divsChild>
    </w:div>
    <w:div w:id="2143570044">
      <w:bodyDiv w:val="1"/>
      <w:marLeft w:val="0"/>
      <w:marRight w:val="0"/>
      <w:marTop w:val="0"/>
      <w:marBottom w:val="0"/>
      <w:divBdr>
        <w:top w:val="none" w:sz="0" w:space="0" w:color="auto"/>
        <w:left w:val="none" w:sz="0" w:space="0" w:color="auto"/>
        <w:bottom w:val="none" w:sz="0" w:space="0" w:color="auto"/>
        <w:right w:val="none" w:sz="0" w:space="0" w:color="auto"/>
      </w:divBdr>
    </w:div>
    <w:div w:id="214696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image" Target="media/image1.tiff"/><Relationship Id="rId18" Type="http://schemas.microsoft.com/office/2018/08/relationships/commentsExtensible" Target="commentsExtensible.xml"/><Relationship Id="rId26" Type="http://schemas.openxmlformats.org/officeDocument/2006/relationships/hyperlink" Target="https://worldhealthorg.shinyapps.io/dengue_global/" TargetMode="External"/><Relationship Id="rId3" Type="http://schemas.openxmlformats.org/officeDocument/2006/relationships/styles" Target="styles.xml"/><Relationship Id="rId21" Type="http://schemas.openxmlformats.org/officeDocument/2006/relationships/image" Target="media/image4.tiff"/><Relationship Id="rId7" Type="http://schemas.openxmlformats.org/officeDocument/2006/relationships/hyperlink" Target="mailto:n.haider@keele.ac.uk" TargetMode="External"/><Relationship Id="rId12" Type="http://schemas.openxmlformats.org/officeDocument/2006/relationships/hyperlink" Target="mailto:n.haider@keele.ac.uk" TargetMode="External"/><Relationship Id="rId17" Type="http://schemas.microsoft.com/office/2016/09/relationships/commentsIds" Target="commentsIds.xml"/><Relationship Id="rId25" Type="http://schemas.openxmlformats.org/officeDocument/2006/relationships/hyperlink" Target="https://worldhealthorg.shinyapps.io/dengue_global/"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eurosurveillance.org/for-authors" TargetMode="External"/><Relationship Id="rId11" Type="http://schemas.openxmlformats.org/officeDocument/2006/relationships/hyperlink" Target="mailto:p.paudyal@keele.ac.uk" TargetMode="External"/><Relationship Id="rId24"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5.tiff"/><Relationship Id="rId28" Type="http://schemas.openxmlformats.org/officeDocument/2006/relationships/fontTable" Target="fontTable.xml"/><Relationship Id="rId10" Type="http://schemas.openxmlformats.org/officeDocument/2006/relationships/hyperlink" Target="mailto:d.papakonstantinou@keele.ac.uk" TargetMode="External"/><Relationship Id="rId19" Type="http://schemas.openxmlformats.org/officeDocument/2006/relationships/hyperlink" Target="https://worldhealthorg.shinyapps.io/dengue_globa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d.asaduzzaman@staffs.ac.uk" TargetMode="External"/><Relationship Id="rId14" Type="http://schemas.openxmlformats.org/officeDocument/2006/relationships/image" Target="media/image2.tiff"/><Relationship Id="rId22" Type="http://schemas.openxmlformats.org/officeDocument/2006/relationships/hyperlink" Target="https://worldhealthorg.shinyapps.io/dengue_global/" TargetMode="External"/><Relationship Id="rId27" Type="http://schemas.openxmlformats.org/officeDocument/2006/relationships/hyperlink" Target="https://worldhealthorg.shinyapps.io/dengue_global/"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2E26816-52AB-4245-ACC7-A0BC8D94663D}"/>
      </w:docPartPr>
      <w:docPartBody>
        <w:p w:rsidR="00C91A66" w:rsidRDefault="00FF1CE9">
          <w:r w:rsidRPr="00092FE7">
            <w:rPr>
              <w:rStyle w:val="PlaceholderText"/>
            </w:rPr>
            <w:t>Click or tap here to enter text.</w:t>
          </w:r>
        </w:p>
      </w:docPartBody>
    </w:docPart>
    <w:docPart>
      <w:docPartPr>
        <w:name w:val="723CD3C4BDC145C4AC660C7C7C9818FF"/>
        <w:category>
          <w:name w:val="General"/>
          <w:gallery w:val="placeholder"/>
        </w:category>
        <w:types>
          <w:type w:val="bbPlcHdr"/>
        </w:types>
        <w:behaviors>
          <w:behavior w:val="content"/>
        </w:behaviors>
        <w:guid w:val="{23F095B6-2E40-411E-B7AA-32C6F2813000}"/>
      </w:docPartPr>
      <w:docPartBody>
        <w:p w:rsidR="00C91A66" w:rsidRDefault="00FF1CE9" w:rsidP="00FF1CE9">
          <w:pPr>
            <w:pStyle w:val="723CD3C4BDC145C4AC660C7C7C9818FF"/>
          </w:pPr>
          <w:r w:rsidRPr="00092FE7">
            <w:rPr>
              <w:rStyle w:val="PlaceholderText"/>
            </w:rPr>
            <w:t>Click or tap here to enter text.</w:t>
          </w:r>
        </w:p>
      </w:docPartBody>
    </w:docPart>
    <w:docPart>
      <w:docPartPr>
        <w:name w:val="88E03BEA734A40F581F006F4EBFB47E7"/>
        <w:category>
          <w:name w:val="General"/>
          <w:gallery w:val="placeholder"/>
        </w:category>
        <w:types>
          <w:type w:val="bbPlcHdr"/>
        </w:types>
        <w:behaviors>
          <w:behavior w:val="content"/>
        </w:behaviors>
        <w:guid w:val="{FADF3890-E8FE-4FEA-8C2E-07C71A478EDC}"/>
      </w:docPartPr>
      <w:docPartBody>
        <w:p w:rsidR="00344E39" w:rsidRDefault="00344E39" w:rsidP="00344E39">
          <w:pPr>
            <w:pStyle w:val="88E03BEA734A40F581F006F4EBFB47E7"/>
          </w:pPr>
          <w:r w:rsidRPr="00092FE7">
            <w:rPr>
              <w:rStyle w:val="PlaceholderText"/>
            </w:rPr>
            <w:t>Click or tap here to enter text.</w:t>
          </w:r>
        </w:p>
      </w:docPartBody>
    </w:docPart>
    <w:docPart>
      <w:docPartPr>
        <w:name w:val="4050BAC7FE8143FF9317F68072A9536C"/>
        <w:category>
          <w:name w:val="General"/>
          <w:gallery w:val="placeholder"/>
        </w:category>
        <w:types>
          <w:type w:val="bbPlcHdr"/>
        </w:types>
        <w:behaviors>
          <w:behavior w:val="content"/>
        </w:behaviors>
        <w:guid w:val="{73F700DE-BF5D-4736-847F-87F3EA5BBACF}"/>
      </w:docPartPr>
      <w:docPartBody>
        <w:p w:rsidR="00344E39" w:rsidRDefault="00344E39" w:rsidP="00344E39">
          <w:pPr>
            <w:pStyle w:val="4050BAC7FE8143FF9317F68072A9536C"/>
          </w:pPr>
          <w:r w:rsidRPr="00092FE7">
            <w:rPr>
              <w:rStyle w:val="PlaceholderText"/>
            </w:rPr>
            <w:t>Click or tap here to enter text.</w:t>
          </w:r>
        </w:p>
      </w:docPartBody>
    </w:docPart>
    <w:docPart>
      <w:docPartPr>
        <w:name w:val="875503D306184222A01BA62C91E3B51E"/>
        <w:category>
          <w:name w:val="General"/>
          <w:gallery w:val="placeholder"/>
        </w:category>
        <w:types>
          <w:type w:val="bbPlcHdr"/>
        </w:types>
        <w:behaviors>
          <w:behavior w:val="content"/>
        </w:behaviors>
        <w:guid w:val="{994082EA-14B9-47DD-ACB9-19762F5A7381}"/>
      </w:docPartPr>
      <w:docPartBody>
        <w:p w:rsidR="00344E39" w:rsidRDefault="00344E39" w:rsidP="00344E39">
          <w:pPr>
            <w:pStyle w:val="875503D306184222A01BA62C91E3B51E"/>
          </w:pPr>
          <w:r w:rsidRPr="00092FE7">
            <w:rPr>
              <w:rStyle w:val="PlaceholderText"/>
            </w:rPr>
            <w:t>Click or tap here to enter text.</w:t>
          </w:r>
        </w:p>
      </w:docPartBody>
    </w:docPart>
    <w:docPart>
      <w:docPartPr>
        <w:name w:val="969083E986304A5F88AE4A8940D3EF5C"/>
        <w:category>
          <w:name w:val="General"/>
          <w:gallery w:val="placeholder"/>
        </w:category>
        <w:types>
          <w:type w:val="bbPlcHdr"/>
        </w:types>
        <w:behaviors>
          <w:behavior w:val="content"/>
        </w:behaviors>
        <w:guid w:val="{BA061A0B-53CE-4580-8793-7788BBD2E6A1}"/>
      </w:docPartPr>
      <w:docPartBody>
        <w:p w:rsidR="00344E39" w:rsidRDefault="00344E39" w:rsidP="00344E39">
          <w:pPr>
            <w:pStyle w:val="969083E986304A5F88AE4A8940D3EF5C"/>
          </w:pPr>
          <w:r w:rsidRPr="00092FE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CE9"/>
    <w:rsid w:val="00141184"/>
    <w:rsid w:val="002104F9"/>
    <w:rsid w:val="00217305"/>
    <w:rsid w:val="002908C0"/>
    <w:rsid w:val="00292B65"/>
    <w:rsid w:val="00344E39"/>
    <w:rsid w:val="0039254E"/>
    <w:rsid w:val="004E4D3D"/>
    <w:rsid w:val="006A2F36"/>
    <w:rsid w:val="0081197D"/>
    <w:rsid w:val="00852F47"/>
    <w:rsid w:val="00920D52"/>
    <w:rsid w:val="0092407B"/>
    <w:rsid w:val="00A77DFA"/>
    <w:rsid w:val="00AC50C1"/>
    <w:rsid w:val="00B30049"/>
    <w:rsid w:val="00B474B2"/>
    <w:rsid w:val="00C61B08"/>
    <w:rsid w:val="00C91A66"/>
    <w:rsid w:val="00C973F9"/>
    <w:rsid w:val="00CD24D9"/>
    <w:rsid w:val="00D46888"/>
    <w:rsid w:val="00DD50EA"/>
    <w:rsid w:val="00FA7D59"/>
    <w:rsid w:val="00FB21B3"/>
    <w:rsid w:val="00FF1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4E39"/>
    <w:rPr>
      <w:color w:val="666666"/>
    </w:rPr>
  </w:style>
  <w:style w:type="paragraph" w:customStyle="1" w:styleId="723CD3C4BDC145C4AC660C7C7C9818FF">
    <w:name w:val="723CD3C4BDC145C4AC660C7C7C9818FF"/>
    <w:rsid w:val="00FF1CE9"/>
  </w:style>
  <w:style w:type="paragraph" w:customStyle="1" w:styleId="88E03BEA734A40F581F006F4EBFB47E7">
    <w:name w:val="88E03BEA734A40F581F006F4EBFB47E7"/>
    <w:rsid w:val="00344E39"/>
    <w:pPr>
      <w:spacing w:line="278" w:lineRule="auto"/>
    </w:pPr>
    <w:rPr>
      <w:sz w:val="24"/>
      <w:szCs w:val="24"/>
      <w:lang w:val="en-GB" w:eastAsia="en-GB"/>
    </w:rPr>
  </w:style>
  <w:style w:type="paragraph" w:customStyle="1" w:styleId="4050BAC7FE8143FF9317F68072A9536C">
    <w:name w:val="4050BAC7FE8143FF9317F68072A9536C"/>
    <w:rsid w:val="00344E39"/>
    <w:pPr>
      <w:spacing w:line="278" w:lineRule="auto"/>
    </w:pPr>
    <w:rPr>
      <w:sz w:val="24"/>
      <w:szCs w:val="24"/>
      <w:lang w:val="en-GB" w:eastAsia="en-GB"/>
    </w:rPr>
  </w:style>
  <w:style w:type="paragraph" w:customStyle="1" w:styleId="875503D306184222A01BA62C91E3B51E">
    <w:name w:val="875503D306184222A01BA62C91E3B51E"/>
    <w:rsid w:val="00344E39"/>
    <w:pPr>
      <w:spacing w:line="278" w:lineRule="auto"/>
    </w:pPr>
    <w:rPr>
      <w:sz w:val="24"/>
      <w:szCs w:val="24"/>
      <w:lang w:val="en-GB" w:eastAsia="en-GB"/>
    </w:rPr>
  </w:style>
  <w:style w:type="paragraph" w:customStyle="1" w:styleId="969083E986304A5F88AE4A8940D3EF5C">
    <w:name w:val="969083E986304A5F88AE4A8940D3EF5C"/>
    <w:rsid w:val="00344E3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34822C-D465-474C-9939-56D1DB8BCEBE}">
  <we:reference id="wa104382081" version="1.55.1.0" store="en-US" storeType="OMEX"/>
  <we:alternateReferences>
    <we:reference id="wa104382081" version="1.55.1.0" store="en-US" storeType="OMEX"/>
  </we:alternateReferences>
  <we:properties>
    <we:property name="MENDELEY_CITATIONS" value="[{&quot;citationID&quot;:&quot;MENDELEY_CITATION_000fa140-3ab5-4e57-9069-1f118726bc7a&quot;,&quot;properties&quot;:{&quot;noteIndex&quot;:0},&quot;isEdited&quot;:false,&quot;manualOverride&quot;:{&quot;isManuallyOverridden&quot;:false,&quot;citeprocText&quot;:&quot;(1)&quot;,&quot;manualOverrideText&quot;:&quot;&quot;},&quot;citationTag&quot;:&quot;MENDELEY_CITATION_v3_eyJjaXRhdGlvbklEIjoiTUVOREVMRVlfQ0lUQVRJT05fMDAwZmExNDAtM2FiNS00ZTU3LTkwNjktMWYxMTg3MjZiYzdhIiwicHJvcGVydGllcyI6eyJub3RlSW5kZXgiOjB9LCJpc0VkaXRlZCI6ZmFsc2UsIm1hbnVhbE92ZXJyaWRlIjp7ImlzTWFudWFsbHlPdmVycmlkZGVuIjpmYWxzZSwiY2l0ZXByb2NUZXh0IjoiKDEp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a639261c-8928-4ce8-a830-e36ab166df95&quot;,&quot;properties&quot;:{&quot;noteIndex&quot;:0},&quot;isEdited&quot;:false,&quot;manualOverride&quot;:{&quot;isManuallyOverridden&quot;:false,&quot;citeprocText&quot;:&quot;(2)&quot;,&quot;manualOverrideText&quot;:&quot;&quot;},&quot;citationTag&quot;:&quot;MENDELEY_CITATION_v3_eyJjaXRhdGlvbklEIjoiTUVOREVMRVlfQ0lUQVRJT05fYTYzOTI2MWMtODkyOC00Y2U4LWE4MzAtZTM2YWIxNjZkZjk1IiwicHJvcGVydGllcyI6eyJub3RlSW5kZXgiOjB9LCJpc0VkaXRlZCI6ZmFsc2UsIm1hbnVhbE92ZXJyaWRlIjp7ImlzTWFudWFsbHlPdmVycmlkZGVuIjpmYWxzZSwiY2l0ZXByb2NUZXh0IjoiKDIp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5f1728bd-9a5b-415b-869e-dec5d189e31d&quot;,&quot;properties&quot;:{&quot;noteIndex&quot;:0},&quot;isEdited&quot;:false,&quot;manualOverride&quot;:{&quot;isManuallyOverridden&quot;:false,&quot;citeprocText&quot;:&quot;(1)&quot;,&quot;manualOverrideText&quot;:&quot;&quot;},&quot;citationTag&quot;:&quot;MENDELEY_CITATION_v3_eyJjaXRhdGlvbklEIjoiTUVOREVMRVlfQ0lUQVRJT05fNWYxNzI4YmQtOWE1Yi00MTViLTg2OWUtZGVjNWQxODllMzFkIiwicHJvcGVydGllcyI6eyJub3RlSW5kZXgiOjB9LCJpc0VkaXRlZCI6ZmFsc2UsIm1hbnVhbE92ZXJyaWRlIjp7ImlzTWFudWFsbHlPdmVycmlkZGVuIjpmYWxzZSwiY2l0ZXByb2NUZXh0IjoiKDEp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e80efaca-e201-47e0-84f7-019ddd797767&quot;,&quot;properties&quot;:{&quot;noteIndex&quot;:0},&quot;isEdited&quot;:false,&quot;manualOverride&quot;:{&quot;isManuallyOverridden&quot;:false,&quot;citeprocText&quot;:&quot;(1)&quot;,&quot;manualOverrideText&quot;:&quot;&quot;},&quot;citationTag&quot;:&quot;MENDELEY_CITATION_v3_eyJjaXRhdGlvbklEIjoiTUVOREVMRVlfQ0lUQVRJT05fZTgwZWZhY2EtZTIwMS00N2UwLTg0ZjctMDE5ZGRkNzk3NzY3IiwicHJvcGVydGllcyI6eyJub3RlSW5kZXgiOjB9LCJpc0VkaXRlZCI6ZmFsc2UsIm1hbnVhbE92ZXJyaWRlIjp7ImlzTWFudWFsbHlPdmVycmlkZGVuIjpmYWxzZSwiY2l0ZXByb2NUZXh0IjoiKDEp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bed137ee-9d92-4be2-b264-c244ad3afcf4&quot;,&quot;properties&quot;:{&quot;noteIndex&quot;:0},&quot;isEdited&quot;:false,&quot;manualOverride&quot;:{&quot;isManuallyOverridden&quot;:false,&quot;citeprocText&quot;:&quot;(3)&quot;,&quot;manualOverrideText&quot;:&quot;&quot;},&quot;citationTag&quot;:&quot;MENDELEY_CITATION_v3_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&quot;,&quot;citationItems&quot;:[{&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citationID&quot;:&quot;MENDELEY_CITATION_1a077f7a-8302-40a0-95b8-d9566e9c8695&quot;,&quot;properties&quot;:{&quot;noteIndex&quot;:0},&quot;isEdited&quot;:false,&quot;manualOverride&quot;:{&quot;isManuallyOverridden&quot;:false,&quot;citeprocText&quot;:&quot;(4)&quot;,&quot;manualOverrideText&quot;:&quot;&quot;},&quot;citationTag&quot;:&quot;MENDELEY_CITATION_v3_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&quot;,&quot;citationItems&quot;:[{&quot;id&quot;:&quot;378bf834-d03d-3a73-b8bb-8b50bc98283f&quot;,&quot;itemData&quot;:{&quot;type&quot;:&quot;report&quot;,&quot;id&quot;:&quot;378bf834-d03d-3a73-b8bb-8b50bc98283f&quot;,&quot;title&quot;:&quot;Aedes albopictus—current known distribution: September 2020. Mosquito maps. https://ecdc.europa.eu/en/disease-vectors/surveillance-and-disease-data/mosquito-maps&quot;,&quot;author&quot;:[{&quot;family&quot;:&quot;ECDC&quot;,&quot;given&quot;:&quot;&quot;,&quot;parse-names&quot;:false,&quot;dropping-particle&quot;:&quot;&quot;,&quot;non-dropping-particle&quot;:&quot;&quot;}],&quot;issued&quot;:{&quot;date-parts&quot;:[[2020,9,1]]},&quot;publisher-place&quot;:&quot;Brussels&quot;,&quot;container-title-short&quot;:&quot;&quot;},&quot;isTemporary&quot;:false}]},{&quot;citationID&quot;:&quot;MENDELEY_CITATION_c7b4f118-37f6-490e-a4cb-f389bf47588a&quot;,&quot;properties&quot;:{&quot;noteIndex&quot;:0},&quot;isEdited&quot;:false,&quot;manualOverride&quot;:{&quot;isManuallyOverridden&quot;:false,&quot;citeprocText&quot;:&quot;(5)&quot;,&quot;manualOverrideText&quot;:&quot;&quot;},&quot;citationTag&quot;:&quot;MENDELEY_CITATION_v3_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&quot;,&quot;citationItems&quot;:[{&quot;id&quot;:&quot;9af6b9a6-bfbd-3afe-8156-71657dd503ad&quot;,&quot;itemData&quot;:{&quot;type&quot;:&quot;report&quot;,&quot;id&quot;:&quot;9af6b9a6-bfbd-3afe-8156-71657dd503ad&quot;,&quot;title&quot;:&quot;Dengue fever: with a record 12.4m cases in 2024 so far, what is driving the world’s largest outbreak?&quot;,&quot;author&quot;:[{&quot;family&quot;:&quot;The Guardian&quot;,&quot;given&quot;:&quot;&quot;,&quot;parse-names&quot;:false,&quot;dropping-particle&quot;:&quot;&quot;,&quot;non-dropping-particle&quot;:&quot;&quot;}],&quot;issued&quot;:{&quot;date-parts&quot;:[[2024,10,23]]},&quot;publisher-place&quot;:&quot;London&quot;,&quot;container-title-short&quot;:&quot;&quot;},&quot;isTemporary&quot;:false}]},{&quot;citationID&quot;:&quot;MENDELEY_CITATION_1a0b958e-c0ce-4026-81e3-1b871eaafc1d&quot;,&quot;properties&quot;:{&quot;noteIndex&quot;:0},&quot;isEdited&quot;:false,&quot;manualOverride&quot;:{&quot;isManuallyOverridden&quot;:false,&quot;citeprocText&quot;:&quot;(6)&quot;,&quot;manualOverrideText&quot;:&quot;&quot;},&quot;citationTag&quot;:&quot;MENDELEY_CITATION_v3_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&quot;,&quot;citationItems&quot;:[{&quot;id&quot;:&quot;9fa6b88e-8aeb-323d-a89d-2bafebbc4a69&quot;,&quot;itemData&quot;:{&quot;type&quot;:&quot;webpage&quot;,&quot;id&quot;:&quot;9fa6b88e-8aeb-323d-a89d-2bafebbc4a69&quot;,&quot;title&quot;:&quot;Global dengue surveillance&quot;,&quot;author&quot;:[{&quot;family&quot;:&quot;WHO&quot;,&quot;given&quot;:&quot;&quot;,&quot;parse-names&quot;:false,&quot;dropping-particle&quot;:&quot;&quot;,&quot;non-dropping-particle&quot;:&quot;&quot;}],&quot;accessed&quot;:{&quot;date-parts&quot;:[[2025,1,3]]},&quot;URL&quot;:&quot;https://worldhealthorg.shinyapps.io/dengue_global/&quot;,&quot;issued&quot;:{&quot;date-parts&quot;:[[2024]]},&quot;container-title-short&quot;:&quot;&quot;},&quot;isTemporary&quot;:false}]},{&quot;citationID&quot;:&quot;MENDELEY_CITATION_b9fe4d16-7811-440b-b79e-d1a1e37f5ed2&quot;,&quot;properties&quot;:{&quot;noteIndex&quot;:0},&quot;isEdited&quot;:false,&quot;manualOverride&quot;:{&quot;isManuallyOverridden&quot;:false,&quot;citeprocText&quot;:&quot;(7)&quot;,&quot;manualOverrideText&quot;:&quot;&quot;},&quot;citationTag&quot;:&quot;MENDELEY_CITATION_v3_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&quot;,&quot;citationItems&quot;:[{&quot;id&quot;:&quot;58ec5d7c-5b98-3ef3-920b-acf90047ac56&quot;,&quot;itemData&quot;:{&quot;type&quot;:&quot;webpage&quot;,&quot;id&quot;:&quot;58ec5d7c-5b98-3ef3-920b-acf90047ac56&quot;,&quot;title&quot;:&quot;Population density (people per sq. km of land area)&quot;,&quot;author&quot;:[{&quot;family&quot;:&quot;The World Bank&quot;,&quot;given&quot;:&quot;&quot;,&quot;parse-names&quot;:false,&quot;dropping-particle&quot;:&quot;&quot;,&quot;non-dropping-particle&quot;:&quot;&quot;}],&quot;container-title&quot;:&quot;The World Bank&quot;,&quot;accessed&quot;:{&quot;date-parts&quot;:[[2020,6,2]]},&quot;URL&quot;:&quot;https://data.worldbank.org/indicator/EN.POP.DNST&quot;,&quot;issued&quot;:{&quot;date-parts&quot;:[[2018]]},&quot;container-title-short&quot;:&quot;&quot;},&quot;isTemporary&quot;:false}]},{&quot;citationID&quot;:&quot;MENDELEY_CITATION_558a18f8-8aaa-465c-918b-e0923fd7c027&quot;,&quot;properties&quot;:{&quot;noteIndex&quot;:0},&quot;isEdited&quot;:false,&quot;manualOverride&quot;:{&quot;isManuallyOverridden&quot;:false,&quot;citeprocText&quot;:&quot;(8)&quot;,&quot;manualOverrideText&quot;:&quot;&quot;},&quot;citationTag&quot;:&quot;MENDELEY_CITATION_v3_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&quot;,&quot;citationItems&quot;:[{&quot;id&quot;:&quot;fb03869b-19a6-3431-8de2-4642f202166d&quot;,&quot;itemData&quot;:{&quot;type&quot;:&quot;webpage&quot;,&quot;id&quot;:&quot;fb03869b-19a6-3431-8de2-4642f202166d&quot;,&quot;title&quot;:&quot;Population ages 65 and above, total&quot;,&quot;author&quot;:[{&quot;family&quot;:&quot;The World Bank&quot;,&quot;given&quot;:&quot;&quot;,&quot;parse-names&quot;:false,&quot;dropping-particle&quot;:&quot;&quot;,&quot;non-dropping-particle&quot;:&quot;&quot;}],&quot;container-title&quot;:&quot;World Bank Data&quot;,&quot;accessed&quot;:{&quot;date-parts&quot;:[[2020,6,2]]},&quot;URL&quot;:&quot;https://data.worldbank.org/indicator/SP.POP.65UP.TO.ZS&quot;,&quot;issued&quot;:{&quot;date-parts&quot;:[[2018]]},&quot;abstract&quot;:&quot;World Bank staff estimates based on age/sex distributions of United Nations Population Division's World Population Prospects.&quot;,&quot;container-title-short&quot;:&quot;&quot;},&quot;isTemporary&quot;:false}]},{&quot;citationID&quot;:&quot;MENDELEY_CITATION_4d42718c-04e6-490b-9bf2-efbac58b25b5&quot;,&quot;properties&quot;:{&quot;noteIndex&quot;:0},&quot;isEdited&quot;:false,&quot;manualOverride&quot;:{&quot;isManuallyOverridden&quot;:false,&quot;citeprocText&quot;:&quot;(9)&quot;,&quot;manualOverrideText&quot;:&quot;&quot;},&quot;citationTag&quot;:&quot;MENDELEY_CITATION_v3_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&quot;,&quot;citationItems&quot;:[{&quot;id&quot;:&quot;8fc2a0b6-39b6-34cb-92b8-f932ac52206e&quot;,&quot;itemData&quot;:{&quot;type&quot;:&quot;webpage&quot;,&quot;id&quot;:&quot;8fc2a0b6-39b6-34cb-92b8-f932ac52206e&quot;,&quot;title&quot;:&quot;Urbanization - Our World in Data&quot;,&quot;author&quot;:[{&quot;family&quot;:&quot;OWID&quot;,&quot;given&quot;:&quot;&quot;,&quot;parse-names&quot;:false,&quot;dropping-particle&quot;:&quot;&quot;,&quot;non-dropping-particle&quot;:&quot;&quot;}],&quot;accessed&quot;:{&quot;date-parts&quot;:[[2025,1,4]]},&quot;URL&quot;:&quot;https://ourworldindata.org/urbanization&quot;,&quot;issued&quot;:{&quot;date-parts&quot;:[[2024]]},&quot;container-title-short&quot;:&quot;&quot;},&quot;isTemporary&quot;:false}]},{&quot;citationID&quot;:&quot;MENDELEY_CITATION_2b96b4e8-9ed4-464f-9874-2278b6ba1eae&quot;,&quot;properties&quot;:{&quot;noteIndex&quot;:0},&quot;isEdited&quot;:false,&quot;manualOverride&quot;:{&quot;isManuallyOverridden&quot;:false,&quot;citeprocText&quot;:&quot;(10)&quot;,&quot;manualOverrideText&quot;:&quot;&quot;},&quot;citationTag&quot;:&quot;MENDELEY_CITATION_v3_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&quot;,&quot;citationItems&quot;:[{&quot;id&quot;:&quot;82a4acea-7876-32da-90ad-f0dbf3a49c2e&quot;,&quot;itemData&quot;:{&quot;type&quot;:&quot;report&quot;,&quot;id&quot;:&quot;82a4acea-7876-32da-90ad-f0dbf3a49c2e&quot;,&quot;title&quot;:&quot;Global health services data, obesity and overweight&quot;,&quot;author&quot;:[{&quot;family&quot;:&quot;WHO&quot;,&quot;given&quot;:&quot;&quot;,&quot;parse-names&quot;:false,&quot;dropping-particle&quot;:&quot;&quot;,&quot;non-dropping-particle&quot;:&quot;&quot;}],&quot;issued&quot;:{&quot;date-parts&quot;:[[2020]]},&quot;number-of-pages&quot;:&quot;Available at: https://www.who.int/gho/ncd/risk_fac&quot;,&quot;container-title-short&quot;:&quot;&quot;},&quot;isTemporary&quot;:false}]},{&quot;citationID&quot;:&quot;MENDELEY_CITATION_4d3187a0-d561-4994-8c63-a83b1e85f673&quot;,&quot;properties&quot;:{&quot;noteIndex&quot;:0},&quot;isEdited&quot;:false,&quot;manualOverride&quot;:{&quot;isManuallyOverridden&quot;:false,&quot;citeprocText&quot;:&quot;(11)&quot;,&quot;manualOverrideText&quot;:&quot;&quot;},&quot;citationTag&quot;:&quot;MENDELEY_CITATION_v3_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&quot;,&quot;citationItems&quot;:[{&quot;id&quot;:&quot;bd836300-5700-3832-a6ac-e6776f7b6689&quot;,&quot;itemData&quot;:{&quot;type&quot;:&quot;webpage&quot;,&quot;id&quot;:&quot;bd836300-5700-3832-a6ac-e6776f7b6689&quot;,&quot;title&quot;:&quot;Diabetes prevalence, 2021&quot;,&quot;author&quot;:[{&quot;family&quot;:&quot;OWID&quot;,&quot;given&quot;:&quot;&quot;,&quot;parse-names&quot;:false,&quot;dropping-particle&quot;:&quot;&quot;,&quot;non-dropping-particle&quot;:&quot;&quot;}],&quot;accessed&quot;:{&quot;date-parts&quot;:[[2025,1,4]]},&quot;URL&quot;:&quot;https://ourworldindata.org/grapher/diabetes-prevalence&quot;,&quot;issued&quot;:{&quot;date-parts&quot;:[[2024]]},&quot;container-title-short&quot;:&quot;&quot;},&quot;isTemporary&quot;:false}]},{&quot;citationID&quot;:&quot;MENDELEY_CITATION_db25ed6f-aa40-493e-a80d-327833ce0306&quot;,&quot;properties&quot;:{&quot;noteIndex&quot;:0},&quot;isEdited&quot;:false,&quot;manualOverride&quot;:{&quot;isManuallyOverridden&quot;:false,&quot;citeprocText&quot;:&quot;(12)&quot;,&quot;manualOverrideText&quot;:&quot;&quot;},&quot;citationTag&quot;:&quot;MENDELEY_CITATION_v3_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&quot;,&quot;citationItems&quot;:[{&quot;id&quot;:&quot;42a03235-c262-3feb-ae73-25f70d410463&quot;,&quot;itemData&quot;:{&quot;type&quot;:&quot;article-journal&quot;,&quot;id&quot;:&quot;42a03235-c262-3feb-ae73-25f70d410463&quot;,&quot;title&quot;:&quot;Global report on hypertension: the race against a silent killer. Geneva: World Health Organization; 2023. Licence: CC BY-NC-SA 3.0 IGO.&quot;,&quot;author&quot;:[{&quot;family&quot;:&quot;WHO&quot;,&quot;given&quot;:&quot;&quot;,&quot;parse-names&quot;:false,&quot;dropping-particle&quot;:&quot;&quot;,&quot;non-dropping-particle&quot;:&quot;&quot;}],&quot;container-title&quot;:&quot;https://www.who.int/publications/i/item/9789240081062&quot;,&quot;accessed&quot;:{&quot;date-parts&quot;:[[2025,1,4]]},&quot;ISBN&quot;:&quot;978-92-4-008106-2&quot;,&quot;URL&quot;:&quot;https://www.who.int/publications/i/item/9789240081062&quot;,&quot;issued&quot;:{&quot;date-parts&quot;:[[2023]]},&quot;page&quot;:&quot;1-291&quot;,&quot;container-title-short&quot;:&quot;&quot;},&quot;isTemporary&quot;:false}]},{&quot;citationID&quot;:&quot;MENDELEY_CITATION_15af8bc0-8279-4111-b216-e7af36bbe62b&quot;,&quot;properties&quot;:{&quot;noteIndex&quot;:0},&quot;isEdited&quot;:false,&quot;manualOverride&quot;:{&quot;isManuallyOverridden&quot;:false,&quot;citeprocText&quot;:&quot;(13)&quot;,&quot;manualOverrideText&quot;:&quot;&quot;},&quot;citationTag&quot;:&quot;MENDELEY_CITATION_v3_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&quot;,&quot;citationItems&quot;:[{&quot;id&quot;:&quot;981deb22-6e1a-39be-937f-af6f6659d62f&quot;,&quot;itemData&quot;:{&quot;type&quot;:&quot;webpage&quot;,&quot;id&quot;:&quot;981deb22-6e1a-39be-937f-af6f6659d62f&quot;,&quot;title&quot;:&quot;POWER | Data Access Viewer&quot;,&quot;author&quot;:[{&quot;family&quot;:&quot;NASA&quot;,&quot;given&quot;:&quot;&quot;,&quot;parse-names&quot;:false,&quot;dropping-particle&quot;:&quot;&quot;,&quot;non-dropping-particle&quot;:&quot;&quot;}],&quot;accessed&quot;:{&quot;date-parts&quot;:[[2022,1,30]]},&quot;URL&quot;:&quot;https://power.larc.nasa.gov/data-access-viewer/&quot;,&quot;issued&quot;:{&quot;date-parts&quot;:[[2022]]},&quot;container-title-short&quot;:&quot;&quot;},&quot;isTemporary&quot;:false}]},{&quot;citationID&quot;:&quot;MENDELEY_CITATION_bc93f6f1-59e8-4078-8a54-4b585fddadc1&quot;,&quot;properties&quot;:{&quot;noteIndex&quot;:0},&quot;isEdited&quot;:false,&quot;manualOverride&quot;:{&quot;isManuallyOverridden&quot;:false,&quot;citeprocText&quot;:&quot;(14)&quot;,&quot;manualOverrideText&quot;:&quot;&quot;},&quot;citationTag&quot;:&quot;MENDELEY_CITATION_v3_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&quot;,&quot;citationItems&quot;:[{&quot;id&quot;:&quot;d1c5db40-a318-3d53-a026-9bd772bed2cd&quot;,&quot;itemData&quot;:{&quot;type&quot;:&quot;patent&quot;,&quot;id&quot;:&quot;d1c5db40-a318-3d53-a026-9bd772bed2cd&quot;,&quot;title&quot;:&quot;R: A Language and Environment for Statistical Computing&quot;,&quot;author&quot;:[{&quot;family&quot;:&quot;R Core Team&quot;,&quot;given&quot;:&quot;&quot;,&quot;parse-names&quot;:false,&quot;dropping-particle&quot;:&quot;&quot;,&quot;non-dropping-particle&quot;:&quot;&quot;}],&quot;issued&quot;:{&quot;date-parts&quot;:[[2020]]},&quot;publisher-place&quot;:&quot;Austria&quot;,&quot;container-title-short&quot;:&quot;&quot;},&quot;isTemporary&quot;:false}]},{&quot;citationID&quot;:&quot;MENDELEY_CITATION_c0df1222-53e2-445f-81e1-3a554a9ff9f1&quot;,&quot;properties&quot;:{&quot;noteIndex&quot;:0},&quot;isEdited&quot;:false,&quot;manualOverride&quot;:{&quot;isManuallyOverridden&quot;:false,&quot;citeprocText&quot;:&quot;(15)&quot;,&quot;manualOverrideText&quot;:&quot;&quot;},&quot;citationTag&quot;:&quot;MENDELEY_CITATION_v3_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&quot;,&quot;citationItems&quot;:[{&quot;id&quot;:&quot;7143f61f-54ab-35c3-bffe-57ef95e6a86c&quot;,&quot;itemData&quot;:{&quot;type&quot;:&quot;webpage&quot;,&quot;id&quot;:&quot;7143f61f-54ab-35c3-bffe-57ef95e6a86c&quot;,&quot;title&quot;:&quot;Global dengue surveillance : https://worldhealthorg.shinyapps.io/dengue_global/&quot;,&quot;author&quot;:[{&quot;family&quot;:&quot;WHO&quot;,&quot;given&quot;:&quot;&quot;,&quot;parse-names&quot;:false,&quot;dropping-particle&quot;:&quot;&quot;,&quot;non-dropping-particle&quot;:&quot;&quot;}],&quot;container-title&quot;:&quot;WHO&quot;,&quot;issued&quot;:{&quot;date-parts&quot;:[[2024,6,20]]},&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B2F7-321D-495E-81C6-591C0A4DB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4079</TotalTime>
  <Pages>10</Pages>
  <Words>3116</Words>
  <Characters>17764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212</cp:revision>
  <dcterms:created xsi:type="dcterms:W3CDTF">2025-01-10T20:08:00Z</dcterms:created>
  <dcterms:modified xsi:type="dcterms:W3CDTF">2025-01-23T20:20:00Z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44eab8a470687b65f8aae7172cb53cda16f8dbbe9be69f07bbd71be781d0df37</vt:lpwstr>
  </property>
</Properties>
</file>