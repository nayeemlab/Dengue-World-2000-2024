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26DC5" w14:textId="1E559104" w:rsidR="00647E42" w:rsidRDefault="00647E42" w:rsidP="00143754">
      <w:pPr>
        <w:rPr>
          <w:rFonts w:ascii="Times New Roman" w:hAnsi="Times New Roman" w:cs="Times New Roman"/>
          <w:b/>
          <w:bCs/>
          <w:sz w:val="24"/>
          <w:szCs w:val="24"/>
        </w:rPr>
      </w:pPr>
      <w:r w:rsidRPr="0079412E">
        <w:rPr>
          <w:rFonts w:ascii="Times New Roman" w:hAnsi="Times New Roman" w:cs="Times New Roman"/>
          <w:b/>
          <w:bCs/>
          <w:sz w:val="24"/>
          <w:szCs w:val="24"/>
        </w:rPr>
        <w:t>Supplementary material</w:t>
      </w:r>
      <w:r w:rsidR="0079412E">
        <w:rPr>
          <w:rFonts w:ascii="Times New Roman" w:hAnsi="Times New Roman" w:cs="Times New Roman"/>
          <w:b/>
          <w:bCs/>
          <w:sz w:val="24"/>
          <w:szCs w:val="24"/>
        </w:rPr>
        <w:t>s</w:t>
      </w:r>
    </w:p>
    <w:p w14:paraId="6567F68F" w14:textId="5F3D90F7" w:rsidR="00890463" w:rsidRDefault="00890463" w:rsidP="00143754">
      <w:pPr>
        <w:rPr>
          <w:rFonts w:ascii="Times New Roman" w:hAnsi="Times New Roman" w:cs="Times New Roman"/>
          <w:b/>
          <w:bCs/>
          <w:sz w:val="24"/>
          <w:szCs w:val="24"/>
        </w:rPr>
      </w:pPr>
    </w:p>
    <w:p w14:paraId="631E0B85" w14:textId="1C9951F1" w:rsidR="00890463" w:rsidRPr="00115428" w:rsidRDefault="00890463" w:rsidP="00890463">
      <w:pPr>
        <w:rPr>
          <w:rFonts w:ascii="Times New Roman" w:hAnsi="Times New Roman" w:cs="Times New Roman"/>
          <w:b/>
          <w:bCs/>
        </w:rPr>
      </w:pPr>
      <w:r w:rsidRPr="00115428">
        <w:rPr>
          <w:rFonts w:ascii="Times New Roman" w:hAnsi="Times New Roman" w:cs="Times New Roman"/>
          <w:b/>
          <w:bCs/>
        </w:rPr>
        <w:t xml:space="preserve">Figure </w:t>
      </w:r>
      <w:r w:rsidR="00593573">
        <w:rPr>
          <w:rFonts w:ascii="Times New Roman" w:hAnsi="Times New Roman" w:cs="Times New Roman"/>
          <w:b/>
          <w:bCs/>
        </w:rPr>
        <w:t>S</w:t>
      </w:r>
      <w:r w:rsidRPr="00115428">
        <w:rPr>
          <w:rFonts w:ascii="Times New Roman" w:hAnsi="Times New Roman" w:cs="Times New Roman"/>
          <w:b/>
          <w:bCs/>
        </w:rPr>
        <w:t>1. Global monthly dengue cases by year (2014-2024). Data collected from the WHO’s global dengue surveillance system (</w:t>
      </w:r>
      <w:hyperlink r:id="rId8" w:history="1">
        <w:r w:rsidRPr="00115428">
          <w:rPr>
            <w:rStyle w:val="Hyperlink"/>
            <w:rFonts w:ascii="Times New Roman" w:hAnsi="Times New Roman" w:cs="Times New Roman"/>
            <w:b/>
            <w:bCs/>
          </w:rPr>
          <w:t>https://worldhealthorg.shinyapps.io/dengue_global/</w:t>
        </w:r>
      </w:hyperlink>
      <w:r w:rsidRPr="00115428">
        <w:rPr>
          <w:rFonts w:ascii="Times New Roman" w:hAnsi="Times New Roman" w:cs="Times New Roman"/>
          <w:b/>
          <w:bCs/>
        </w:rPr>
        <w:t xml:space="preserve"> ) </w:t>
      </w:r>
    </w:p>
    <w:p w14:paraId="12ACE2E2" w14:textId="1611E578" w:rsidR="00890463" w:rsidRPr="00115428" w:rsidRDefault="00890463" w:rsidP="00890463">
      <w:pPr>
        <w:rPr>
          <w:rFonts w:ascii="Times New Roman" w:hAnsi="Times New Roman" w:cs="Times New Roman"/>
        </w:rPr>
      </w:pPr>
      <w:del w:id="0" w:author="Mohammad Nayeem Hasan" w:date="2025-05-07T18:14:00Z" w16du:dateUtc="2025-05-07T12:14:00Z">
        <w:r w:rsidRPr="00115428" w:rsidDel="00623181">
          <w:rPr>
            <w:rFonts w:ascii="Times New Roman" w:hAnsi="Times New Roman" w:cs="Times New Roman"/>
            <w:noProof/>
          </w:rPr>
          <w:drawing>
            <wp:inline distT="0" distB="0" distL="0" distR="0" wp14:anchorId="1A803321" wp14:editId="4AEDC143">
              <wp:extent cx="5865628" cy="3519377"/>
              <wp:effectExtent l="0" t="0" r="1905" b="5080"/>
              <wp:docPr id="2137014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6350" cy="3519810"/>
                      </a:xfrm>
                      <a:prstGeom prst="rect">
                        <a:avLst/>
                      </a:prstGeom>
                      <a:noFill/>
                      <a:ln>
                        <a:noFill/>
                      </a:ln>
                    </pic:spPr>
                  </pic:pic>
                </a:graphicData>
              </a:graphic>
            </wp:inline>
          </w:drawing>
        </w:r>
      </w:del>
      <w:ins w:id="1" w:author="Mohammad Nayeem Hasan" w:date="2025-05-07T18:14:00Z" w16du:dateUtc="2025-05-07T12:14:00Z">
        <w:r w:rsidR="00623181">
          <w:rPr>
            <w:noProof/>
          </w:rPr>
          <w:drawing>
            <wp:inline distT="0" distB="0" distL="0" distR="0" wp14:anchorId="485E29AF" wp14:editId="532990FF">
              <wp:extent cx="5943600" cy="3566160"/>
              <wp:effectExtent l="0" t="0" r="0" b="0"/>
              <wp:docPr id="1610078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ins>
    </w:p>
    <w:p w14:paraId="0D88AB5B" w14:textId="77777777" w:rsidR="00890463" w:rsidRDefault="00890463" w:rsidP="00890463">
      <w:pPr>
        <w:rPr>
          <w:rFonts w:ascii="Times New Roman" w:hAnsi="Times New Roman" w:cs="Times New Roman"/>
          <w:b/>
          <w:bCs/>
        </w:rPr>
      </w:pPr>
      <w:r>
        <w:rPr>
          <w:rFonts w:ascii="Times New Roman" w:hAnsi="Times New Roman" w:cs="Times New Roman"/>
          <w:b/>
          <w:bCs/>
        </w:rPr>
        <w:br w:type="page"/>
      </w:r>
    </w:p>
    <w:p w14:paraId="79684A67" w14:textId="733FC4ED" w:rsidR="00890463" w:rsidRPr="00115428" w:rsidRDefault="00890463" w:rsidP="00890463">
      <w:pPr>
        <w:rPr>
          <w:rFonts w:ascii="Times New Roman" w:hAnsi="Times New Roman" w:cs="Times New Roman"/>
          <w:b/>
          <w:bCs/>
        </w:rPr>
      </w:pPr>
      <w:r w:rsidRPr="00115428">
        <w:rPr>
          <w:rFonts w:ascii="Times New Roman" w:hAnsi="Times New Roman" w:cs="Times New Roman"/>
          <w:b/>
          <w:bCs/>
        </w:rPr>
        <w:lastRenderedPageBreak/>
        <w:t xml:space="preserve">Figure </w:t>
      </w:r>
      <w:r w:rsidR="00593573">
        <w:rPr>
          <w:rFonts w:ascii="Times New Roman" w:hAnsi="Times New Roman" w:cs="Times New Roman"/>
          <w:b/>
          <w:bCs/>
        </w:rPr>
        <w:t>S</w:t>
      </w:r>
      <w:r w:rsidRPr="00115428">
        <w:rPr>
          <w:rFonts w:ascii="Times New Roman" w:hAnsi="Times New Roman" w:cs="Times New Roman"/>
          <w:b/>
          <w:bCs/>
        </w:rPr>
        <w:t xml:space="preserve">2: Global map of dengue cases and deaths in 2024 by country: </w:t>
      </w:r>
      <w:del w:id="2" w:author="Mohammad Nayeem Hasan" w:date="2025-05-07T00:44:00Z" w16du:dateUtc="2025-05-06T18:44:00Z">
        <w:r w:rsidRPr="00115428" w:rsidDel="003F6370">
          <w:rPr>
            <w:rFonts w:ascii="Times New Roman" w:hAnsi="Times New Roman" w:cs="Times New Roman"/>
            <w:b/>
            <w:bCs/>
          </w:rPr>
          <w:delText xml:space="preserve">(Per million population) </w:delText>
        </w:r>
      </w:del>
      <w:r w:rsidRPr="00115428">
        <w:rPr>
          <w:rFonts w:ascii="Times New Roman" w:hAnsi="Times New Roman" w:cs="Times New Roman"/>
          <w:b/>
          <w:bCs/>
        </w:rPr>
        <w:t>Data were collected from the WHO’s global dengue surveillance system (</w:t>
      </w:r>
      <w:hyperlink r:id="rId11" w:history="1">
        <w:r w:rsidRPr="00115428">
          <w:rPr>
            <w:rStyle w:val="Hyperlink"/>
            <w:rFonts w:ascii="Times New Roman" w:hAnsi="Times New Roman" w:cs="Times New Roman"/>
            <w:b/>
            <w:bCs/>
          </w:rPr>
          <w:t>https://worldhealthorg.shinyapps.io/dengue_global/</w:t>
        </w:r>
      </w:hyperlink>
      <w:r w:rsidRPr="00115428">
        <w:rPr>
          <w:rFonts w:ascii="Times New Roman" w:hAnsi="Times New Roman" w:cs="Times New Roman"/>
          <w:b/>
          <w:bCs/>
        </w:rPr>
        <w:t xml:space="preserve"> ) </w:t>
      </w:r>
    </w:p>
    <w:p w14:paraId="30FB44E2" w14:textId="60DE3306" w:rsidR="00890463" w:rsidRPr="00115428" w:rsidRDefault="00890463" w:rsidP="00890463">
      <w:pPr>
        <w:rPr>
          <w:rFonts w:ascii="Times New Roman" w:hAnsi="Times New Roman" w:cs="Times New Roman"/>
        </w:rPr>
      </w:pPr>
      <w:del w:id="3" w:author="Mohammad Nayeem Hasan" w:date="2025-05-07T00:43:00Z" w16du:dateUtc="2025-05-06T18:43:00Z">
        <w:r w:rsidDel="00BE0649">
          <w:rPr>
            <w:noProof/>
          </w:rPr>
          <w:drawing>
            <wp:inline distT="0" distB="0" distL="0" distR="0" wp14:anchorId="11C1B27B" wp14:editId="72823007">
              <wp:extent cx="5943600" cy="4457700"/>
              <wp:effectExtent l="0" t="0" r="0" b="0"/>
              <wp:docPr id="204636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del>
      <w:ins w:id="4" w:author="Mohammad Nayeem Hasan" w:date="2025-05-07T00:43:00Z" w16du:dateUtc="2025-05-06T18:43:00Z">
        <w:r w:rsidR="00BE0649">
          <w:rPr>
            <w:noProof/>
          </w:rPr>
          <w:drawing>
            <wp:inline distT="0" distB="0" distL="0" distR="0" wp14:anchorId="7C6B57A7" wp14:editId="097F89D3">
              <wp:extent cx="5943600" cy="4457700"/>
              <wp:effectExtent l="0" t="0" r="0" b="0"/>
              <wp:docPr id="63917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328E687F" w14:textId="77777777" w:rsidR="00890463" w:rsidRPr="00115428" w:rsidRDefault="00890463" w:rsidP="00890463">
      <w:pPr>
        <w:rPr>
          <w:rFonts w:ascii="Times New Roman" w:hAnsi="Times New Roman" w:cs="Times New Roman"/>
        </w:rPr>
      </w:pPr>
    </w:p>
    <w:p w14:paraId="1C4B942D" w14:textId="77777777" w:rsidR="00890463" w:rsidRPr="00115428" w:rsidRDefault="00890463" w:rsidP="00890463">
      <w:pPr>
        <w:rPr>
          <w:rFonts w:ascii="Times New Roman" w:hAnsi="Times New Roman" w:cs="Times New Roman"/>
          <w:b/>
          <w:bCs/>
        </w:rPr>
      </w:pPr>
    </w:p>
    <w:p w14:paraId="2FBF90AD" w14:textId="77777777" w:rsidR="00890463" w:rsidRDefault="00890463" w:rsidP="00143754">
      <w:pPr>
        <w:rPr>
          <w:rFonts w:ascii="Times New Roman" w:hAnsi="Times New Roman" w:cs="Times New Roman"/>
          <w:b/>
          <w:bCs/>
          <w:sz w:val="24"/>
          <w:szCs w:val="24"/>
        </w:rPr>
      </w:pPr>
    </w:p>
    <w:p w14:paraId="77BD18A9" w14:textId="77777777" w:rsidR="00890463" w:rsidRPr="0079412E" w:rsidRDefault="00890463" w:rsidP="00143754">
      <w:pPr>
        <w:rPr>
          <w:rFonts w:ascii="Times New Roman" w:hAnsi="Times New Roman" w:cs="Times New Roman"/>
          <w:b/>
          <w:bCs/>
          <w:sz w:val="24"/>
          <w:szCs w:val="24"/>
        </w:rPr>
      </w:pPr>
    </w:p>
    <w:p w14:paraId="2418DC7B" w14:textId="77777777" w:rsidR="003203B1" w:rsidRDefault="003203B1">
      <w:pPr>
        <w:rPr>
          <w:rFonts w:ascii="Times New Roman" w:hAnsi="Times New Roman" w:cs="Times New Roman"/>
          <w:b/>
          <w:bCs/>
          <w:sz w:val="24"/>
          <w:szCs w:val="24"/>
        </w:rPr>
      </w:pPr>
      <w:r>
        <w:rPr>
          <w:rFonts w:ascii="Times New Roman" w:hAnsi="Times New Roman" w:cs="Times New Roman"/>
          <w:b/>
          <w:bCs/>
          <w:sz w:val="24"/>
          <w:szCs w:val="24"/>
        </w:rPr>
        <w:br w:type="page"/>
      </w:r>
    </w:p>
    <w:p w14:paraId="00699687" w14:textId="60B28DF2" w:rsidR="0079412E" w:rsidRPr="0079412E" w:rsidRDefault="0079412E" w:rsidP="0079412E">
      <w:pPr>
        <w:rPr>
          <w:rFonts w:ascii="Times New Roman" w:hAnsi="Times New Roman" w:cs="Times New Roman"/>
          <w:b/>
          <w:bCs/>
          <w:sz w:val="24"/>
          <w:szCs w:val="24"/>
        </w:rPr>
      </w:pPr>
      <w:commentRangeStart w:id="5"/>
      <w:r w:rsidRPr="0079412E">
        <w:rPr>
          <w:rFonts w:ascii="Times New Roman" w:hAnsi="Times New Roman" w:cs="Times New Roman"/>
          <w:b/>
          <w:bCs/>
          <w:sz w:val="24"/>
          <w:szCs w:val="24"/>
        </w:rPr>
        <w:lastRenderedPageBreak/>
        <w:t>Figure S</w:t>
      </w:r>
      <w:r w:rsidR="00593573">
        <w:rPr>
          <w:rFonts w:ascii="Times New Roman" w:hAnsi="Times New Roman" w:cs="Times New Roman"/>
          <w:b/>
          <w:bCs/>
          <w:sz w:val="24"/>
          <w:szCs w:val="24"/>
        </w:rPr>
        <w:t>3</w:t>
      </w:r>
      <w:r w:rsidRPr="0079412E">
        <w:rPr>
          <w:rFonts w:ascii="Times New Roman" w:hAnsi="Times New Roman" w:cs="Times New Roman"/>
          <w:b/>
          <w:bCs/>
          <w:sz w:val="24"/>
          <w:szCs w:val="24"/>
        </w:rPr>
        <w:t xml:space="preserve">: </w:t>
      </w:r>
      <w:commentRangeEnd w:id="5"/>
      <w:r w:rsidR="006F4C36">
        <w:rPr>
          <w:rStyle w:val="CommentReference"/>
        </w:rPr>
        <w:commentReference w:id="5"/>
      </w:r>
      <w:r w:rsidRPr="0079412E">
        <w:rPr>
          <w:rFonts w:ascii="Times New Roman" w:hAnsi="Times New Roman" w:cs="Times New Roman"/>
          <w:b/>
          <w:bCs/>
          <w:sz w:val="24"/>
          <w:szCs w:val="24"/>
        </w:rPr>
        <w:t>Monthly Global dengue cases by hemisphere</w:t>
      </w:r>
      <w:ins w:id="6" w:author="Mohammad Nayeem Hasan" w:date="2025-05-07T13:48:00Z" w16du:dateUtc="2025-05-07T07:48:00Z">
        <w:r w:rsidR="00CE1F66">
          <w:rPr>
            <w:rFonts w:ascii="Times New Roman" w:hAnsi="Times New Roman" w:cs="Times New Roman"/>
            <w:b/>
            <w:bCs/>
            <w:sz w:val="24"/>
            <w:szCs w:val="24"/>
          </w:rPr>
          <w:t>, climate zone, and WHO regions</w:t>
        </w:r>
      </w:ins>
      <w:del w:id="7" w:author="Mohammad Nayeem Hasan" w:date="2025-05-07T13:48:00Z" w16du:dateUtc="2025-05-07T07:48:00Z">
        <w:r w:rsidRPr="0079412E" w:rsidDel="00CE1F66">
          <w:rPr>
            <w:rFonts w:ascii="Times New Roman" w:hAnsi="Times New Roman" w:cs="Times New Roman"/>
            <w:b/>
            <w:bCs/>
            <w:sz w:val="24"/>
            <w:szCs w:val="24"/>
          </w:rPr>
          <w:delText xml:space="preserve"> </w:delText>
        </w:r>
      </w:del>
      <w:del w:id="8" w:author="Mohammad Nayeem Hasan" w:date="2025-05-07T13:46:00Z" w16du:dateUtc="2025-05-07T07:46:00Z">
        <w:r w:rsidRPr="0079412E" w:rsidDel="00CE1F66">
          <w:rPr>
            <w:rFonts w:ascii="Times New Roman" w:hAnsi="Times New Roman" w:cs="Times New Roman"/>
            <w:b/>
            <w:bCs/>
            <w:sz w:val="24"/>
            <w:szCs w:val="24"/>
          </w:rPr>
          <w:delText>(Northern as red, Southern as green, and total as blue)</w:delText>
        </w:r>
      </w:del>
      <w:r w:rsidRPr="0079412E">
        <w:rPr>
          <w:rFonts w:ascii="Times New Roman" w:hAnsi="Times New Roman" w:cs="Times New Roman"/>
          <w:b/>
          <w:bCs/>
          <w:sz w:val="24"/>
          <w:szCs w:val="24"/>
        </w:rPr>
        <w:t xml:space="preserve"> for 2024. </w:t>
      </w:r>
      <w:r w:rsidR="00D3791E">
        <w:rPr>
          <w:rFonts w:ascii="Times New Roman" w:hAnsi="Times New Roman" w:cs="Times New Roman"/>
          <w:b/>
          <w:bCs/>
          <w:sz w:val="24"/>
          <w:szCs w:val="24"/>
        </w:rPr>
        <w:t>Dengue-related</w:t>
      </w:r>
      <w:r w:rsidR="006B7548">
        <w:rPr>
          <w:rFonts w:ascii="Times New Roman" w:hAnsi="Times New Roman" w:cs="Times New Roman"/>
          <w:b/>
          <w:bCs/>
          <w:sz w:val="24"/>
          <w:szCs w:val="24"/>
        </w:rPr>
        <w:t xml:space="preserve"> </w:t>
      </w:r>
      <w:r w:rsidR="00D3791E">
        <w:rPr>
          <w:rFonts w:ascii="Times New Roman" w:hAnsi="Times New Roman" w:cs="Times New Roman"/>
          <w:b/>
          <w:bCs/>
          <w:sz w:val="24"/>
          <w:szCs w:val="24"/>
        </w:rPr>
        <w:t>d</w:t>
      </w:r>
      <w:r w:rsidRPr="0079412E">
        <w:rPr>
          <w:rFonts w:ascii="Times New Roman" w:hAnsi="Times New Roman" w:cs="Times New Roman"/>
          <w:b/>
          <w:bCs/>
          <w:sz w:val="24"/>
          <w:szCs w:val="24"/>
        </w:rPr>
        <w:t>ata were collected from the WHO’s global dengue surveillance system (</w:t>
      </w:r>
      <w:hyperlink r:id="rId18" w:history="1">
        <w:r w:rsidRPr="0079412E">
          <w:rPr>
            <w:rStyle w:val="Hyperlink"/>
            <w:rFonts w:ascii="Times New Roman" w:hAnsi="Times New Roman" w:cs="Times New Roman"/>
            <w:b/>
            <w:bCs/>
            <w:sz w:val="24"/>
            <w:szCs w:val="24"/>
          </w:rPr>
          <w:t>https://worldhealthorg.shinyapps.io/dengue_global/</w:t>
        </w:r>
      </w:hyperlink>
      <w:r w:rsidRPr="0079412E">
        <w:rPr>
          <w:rFonts w:ascii="Times New Roman" w:hAnsi="Times New Roman" w:cs="Times New Roman"/>
          <w:b/>
          <w:bCs/>
          <w:sz w:val="24"/>
          <w:szCs w:val="24"/>
        </w:rPr>
        <w:t xml:space="preserve"> ) </w:t>
      </w:r>
    </w:p>
    <w:p w14:paraId="6DC06480" w14:textId="322D4EE7" w:rsidR="0079412E" w:rsidRPr="0079412E" w:rsidRDefault="0079412E" w:rsidP="0079412E">
      <w:pPr>
        <w:rPr>
          <w:rFonts w:ascii="Times New Roman" w:hAnsi="Times New Roman" w:cs="Times New Roman"/>
          <w:b/>
          <w:bCs/>
          <w:sz w:val="24"/>
          <w:szCs w:val="24"/>
        </w:rPr>
      </w:pPr>
      <w:del w:id="9" w:author="Mohammad Nayeem Hasan" w:date="2025-05-07T13:46:00Z" w16du:dateUtc="2025-05-07T07:46:00Z">
        <w:r w:rsidRPr="0079412E" w:rsidDel="00CE1F66">
          <w:rPr>
            <w:rFonts w:ascii="Times New Roman" w:hAnsi="Times New Roman" w:cs="Times New Roman"/>
            <w:noProof/>
            <w:sz w:val="24"/>
            <w:szCs w:val="24"/>
          </w:rPr>
          <w:lastRenderedPageBreak/>
          <w:drawing>
            <wp:inline distT="0" distB="0" distL="0" distR="0" wp14:anchorId="23484A35" wp14:editId="6EDA04B6">
              <wp:extent cx="5699052" cy="5699052"/>
              <wp:effectExtent l="0" t="0" r="0" b="0"/>
              <wp:docPr id="1138679368" name="Picture 2" descr="A graph of dengue c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79368" name="Picture 2" descr="A graph of dengue cas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2259" cy="5702259"/>
                      </a:xfrm>
                      <a:prstGeom prst="rect">
                        <a:avLst/>
                      </a:prstGeom>
                      <a:noFill/>
                      <a:ln>
                        <a:noFill/>
                      </a:ln>
                    </pic:spPr>
                  </pic:pic>
                </a:graphicData>
              </a:graphic>
            </wp:inline>
          </w:drawing>
        </w:r>
      </w:del>
      <w:ins w:id="10" w:author="Mohammad Nayeem Hasan" w:date="2025-05-07T13:48:00Z" w16du:dateUtc="2025-05-07T07:48:00Z">
        <w:r w:rsidR="00CE1F66">
          <w:rPr>
            <w:noProof/>
          </w:rPr>
          <w:drawing>
            <wp:inline distT="0" distB="0" distL="0" distR="0" wp14:anchorId="4E55695F" wp14:editId="1D064E8C">
              <wp:extent cx="5486400" cy="8229600"/>
              <wp:effectExtent l="0" t="0" r="0" b="0"/>
              <wp:docPr id="1543282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ins>
    </w:p>
    <w:p w14:paraId="12512097" w14:textId="3F335495" w:rsidR="0079412E" w:rsidDel="008348CF" w:rsidRDefault="0079412E" w:rsidP="0079412E">
      <w:pPr>
        <w:tabs>
          <w:tab w:val="left" w:pos="1395"/>
        </w:tabs>
        <w:rPr>
          <w:del w:id="11" w:author="Mohammad Nayeem Hasan" w:date="2025-05-07T13:49:00Z" w16du:dateUtc="2025-05-07T07:49:00Z"/>
          <w:rFonts w:ascii="Times New Roman" w:hAnsi="Times New Roman" w:cs="Times New Roman"/>
          <w:noProof/>
          <w:sz w:val="24"/>
          <w:szCs w:val="24"/>
        </w:rPr>
      </w:pPr>
    </w:p>
    <w:p w14:paraId="060B869C" w14:textId="77777777" w:rsidR="0079412E" w:rsidRDefault="0079412E" w:rsidP="0079412E">
      <w:pPr>
        <w:rPr>
          <w:rFonts w:ascii="Times New Roman" w:hAnsi="Times New Roman" w:cs="Times New Roman"/>
          <w:b/>
          <w:bCs/>
          <w:sz w:val="24"/>
          <w:szCs w:val="24"/>
        </w:rPr>
        <w:sectPr w:rsidR="0079412E">
          <w:footerReference w:type="default" r:id="rId21"/>
          <w:pgSz w:w="12240" w:h="15840"/>
          <w:pgMar w:top="1440" w:right="1440" w:bottom="1440" w:left="1440" w:header="720" w:footer="720" w:gutter="0"/>
          <w:cols w:space="720"/>
          <w:docGrid w:linePitch="360"/>
        </w:sectPr>
      </w:pPr>
    </w:p>
    <w:p w14:paraId="4F123AB2" w14:textId="6525CAA1" w:rsidR="0079412E" w:rsidRPr="00540856" w:rsidRDefault="0079412E" w:rsidP="0079412E">
      <w:pPr>
        <w:rPr>
          <w:rFonts w:ascii="Times New Roman" w:hAnsi="Times New Roman" w:cs="Times New Roman"/>
          <w:b/>
          <w:bCs/>
          <w:sz w:val="24"/>
          <w:szCs w:val="24"/>
        </w:rPr>
      </w:pPr>
      <w:r w:rsidRPr="0079412E">
        <w:rPr>
          <w:rFonts w:ascii="Times New Roman" w:hAnsi="Times New Roman" w:cs="Times New Roman"/>
          <w:b/>
          <w:bCs/>
          <w:sz w:val="24"/>
          <w:szCs w:val="24"/>
        </w:rPr>
        <w:lastRenderedPageBreak/>
        <w:t>Table S</w:t>
      </w:r>
      <w:r w:rsidR="00593573">
        <w:rPr>
          <w:rFonts w:ascii="Times New Roman" w:hAnsi="Times New Roman" w:cs="Times New Roman"/>
          <w:b/>
          <w:bCs/>
          <w:sz w:val="24"/>
          <w:szCs w:val="24"/>
        </w:rPr>
        <w:t>1</w:t>
      </w:r>
      <w:r w:rsidRPr="0079412E">
        <w:rPr>
          <w:rFonts w:ascii="Times New Roman" w:hAnsi="Times New Roman" w:cs="Times New Roman"/>
          <w:b/>
          <w:bCs/>
          <w:sz w:val="24"/>
          <w:szCs w:val="24"/>
        </w:rPr>
        <w:t>: Worldwide dengue cases and deaths in 2024</w:t>
      </w:r>
      <w:r w:rsidR="00EC5E03">
        <w:rPr>
          <w:rFonts w:ascii="Times New Roman" w:hAnsi="Times New Roman" w:cs="Times New Roman"/>
          <w:b/>
          <w:bCs/>
          <w:sz w:val="24"/>
          <w:szCs w:val="24"/>
        </w:rPr>
        <w:t xml:space="preserve">. </w:t>
      </w:r>
      <w:r w:rsidR="00EC5E03" w:rsidRPr="0079412E">
        <w:rPr>
          <w:rFonts w:ascii="Times New Roman" w:hAnsi="Times New Roman" w:cs="Times New Roman"/>
          <w:b/>
          <w:bCs/>
          <w:sz w:val="24"/>
          <w:szCs w:val="24"/>
        </w:rPr>
        <w:t>Data were collected from the WHO’s global dengue surveillance system (</w:t>
      </w:r>
      <w:hyperlink r:id="rId22" w:history="1">
        <w:r w:rsidR="00EC5E03" w:rsidRPr="0079412E">
          <w:rPr>
            <w:rStyle w:val="Hyperlink"/>
            <w:rFonts w:ascii="Times New Roman" w:hAnsi="Times New Roman" w:cs="Times New Roman"/>
            <w:b/>
            <w:bCs/>
            <w:sz w:val="24"/>
            <w:szCs w:val="24"/>
          </w:rPr>
          <w:t>https://worldhealthorg.shinyapps.io/dengue_global/</w:t>
        </w:r>
      </w:hyperlink>
      <w:r w:rsidR="00EC5E03" w:rsidRPr="0079412E">
        <w:rPr>
          <w:rFonts w:ascii="Times New Roman" w:hAnsi="Times New Roman" w:cs="Times New Roman"/>
          <w:b/>
          <w:bCs/>
          <w:sz w:val="24"/>
          <w:szCs w:val="24"/>
        </w:rPr>
        <w:t xml:space="preserve"> ) </w:t>
      </w:r>
    </w:p>
    <w:tbl>
      <w:tblPr>
        <w:tblW w:w="50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2" w:author="Mohammad Nayeem Hasan" w:date="2025-05-07T14:56:00Z" w16du:dateUtc="2025-05-07T08:5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268"/>
        <w:gridCol w:w="2412"/>
        <w:gridCol w:w="1842"/>
        <w:gridCol w:w="1508"/>
        <w:gridCol w:w="1114"/>
        <w:gridCol w:w="877"/>
        <w:gridCol w:w="1224"/>
        <w:gridCol w:w="988"/>
        <w:gridCol w:w="901"/>
        <w:tblGridChange w:id="13">
          <w:tblGrid>
            <w:gridCol w:w="2267"/>
            <w:gridCol w:w="1"/>
            <w:gridCol w:w="2411"/>
            <w:gridCol w:w="1"/>
            <w:gridCol w:w="1840"/>
            <w:gridCol w:w="2"/>
            <w:gridCol w:w="1505"/>
            <w:gridCol w:w="3"/>
            <w:gridCol w:w="1111"/>
            <w:gridCol w:w="3"/>
            <w:gridCol w:w="875"/>
            <w:gridCol w:w="2"/>
            <w:gridCol w:w="1057"/>
            <w:gridCol w:w="167"/>
            <w:gridCol w:w="988"/>
            <w:gridCol w:w="717"/>
            <w:gridCol w:w="184"/>
          </w:tblGrid>
        </w:tblGridChange>
      </w:tblGrid>
      <w:tr w:rsidR="00AA6F8A" w:rsidRPr="0079412E" w14:paraId="5917C32F" w14:textId="77777777" w:rsidTr="00A81135">
        <w:trPr>
          <w:trHeight w:val="300"/>
          <w:trPrChange w:id="14" w:author="Mohammad Nayeem Hasan" w:date="2025-05-07T14:56:00Z" w16du:dateUtc="2025-05-07T08:56:00Z">
            <w:trPr>
              <w:gridAfter w:val="0"/>
              <w:trHeight w:val="300"/>
            </w:trPr>
          </w:trPrChange>
        </w:trPr>
        <w:tc>
          <w:tcPr>
            <w:tcW w:w="863" w:type="pct"/>
            <w:shd w:val="clear" w:color="auto" w:fill="auto"/>
            <w:noWrap/>
            <w:vAlign w:val="center"/>
            <w:hideMark/>
            <w:tcPrChange w:id="15" w:author="Mohammad Nayeem Hasan" w:date="2025-05-07T14:56:00Z" w16du:dateUtc="2025-05-07T08:56:00Z">
              <w:tcPr>
                <w:tcW w:w="875" w:type="pct"/>
                <w:shd w:val="clear" w:color="auto" w:fill="auto"/>
                <w:noWrap/>
                <w:vAlign w:val="center"/>
                <w:hideMark/>
              </w:tcPr>
            </w:tcPrChange>
          </w:tcPr>
          <w:p w14:paraId="09629848" w14:textId="77777777"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Country</w:t>
            </w:r>
          </w:p>
        </w:tc>
        <w:tc>
          <w:tcPr>
            <w:tcW w:w="918" w:type="pct"/>
            <w:shd w:val="clear" w:color="auto" w:fill="auto"/>
            <w:noWrap/>
            <w:vAlign w:val="center"/>
            <w:hideMark/>
            <w:tcPrChange w:id="16" w:author="Mohammad Nayeem Hasan" w:date="2025-05-07T14:56:00Z" w16du:dateUtc="2025-05-07T08:56:00Z">
              <w:tcPr>
                <w:tcW w:w="931" w:type="pct"/>
                <w:gridSpan w:val="2"/>
                <w:shd w:val="clear" w:color="auto" w:fill="auto"/>
                <w:noWrap/>
                <w:vAlign w:val="center"/>
                <w:hideMark/>
              </w:tcPr>
            </w:tcPrChange>
          </w:tcPr>
          <w:p w14:paraId="2678BEED" w14:textId="77777777"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WHO Region</w:t>
            </w:r>
          </w:p>
        </w:tc>
        <w:tc>
          <w:tcPr>
            <w:tcW w:w="701" w:type="pct"/>
            <w:shd w:val="clear" w:color="auto" w:fill="auto"/>
            <w:noWrap/>
            <w:vAlign w:val="center"/>
            <w:hideMark/>
            <w:tcPrChange w:id="17" w:author="Mohammad Nayeem Hasan" w:date="2025-05-07T14:56:00Z" w16du:dateUtc="2025-05-07T08:56:00Z">
              <w:tcPr>
                <w:tcW w:w="711" w:type="pct"/>
                <w:gridSpan w:val="2"/>
                <w:shd w:val="clear" w:color="auto" w:fill="auto"/>
                <w:noWrap/>
                <w:vAlign w:val="center"/>
                <w:hideMark/>
              </w:tcPr>
            </w:tcPrChange>
          </w:tcPr>
          <w:p w14:paraId="0141497E" w14:textId="77777777"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Continents</w:t>
            </w:r>
          </w:p>
        </w:tc>
        <w:tc>
          <w:tcPr>
            <w:tcW w:w="574" w:type="pct"/>
            <w:tcPrChange w:id="18" w:author="Mohammad Nayeem Hasan" w:date="2025-05-07T14:56:00Z" w16du:dateUtc="2025-05-07T08:56:00Z">
              <w:tcPr>
                <w:tcW w:w="582" w:type="pct"/>
                <w:gridSpan w:val="2"/>
              </w:tcPr>
            </w:tcPrChange>
          </w:tcPr>
          <w:p w14:paraId="6E3735E8" w14:textId="16BD4CE0"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ins w:id="19" w:author="Najmul Haider" w:date="2025-05-06T18:46:00Z" w16du:dateUtc="2025-05-06T17:46:00Z">
              <w:r>
                <w:rPr>
                  <w:rFonts w:ascii="Times New Roman" w:eastAsia="Times New Roman" w:hAnsi="Times New Roman" w:cs="Times New Roman"/>
                  <w:b/>
                  <w:bCs/>
                  <w:color w:val="000000"/>
                  <w:kern w:val="0"/>
                  <w:sz w:val="24"/>
                  <w:szCs w:val="24"/>
                  <w14:ligatures w14:val="none"/>
                </w:rPr>
                <w:t>Hemisphere</w:t>
              </w:r>
            </w:ins>
          </w:p>
        </w:tc>
        <w:tc>
          <w:tcPr>
            <w:tcW w:w="424" w:type="pct"/>
            <w:shd w:val="clear" w:color="auto" w:fill="auto"/>
            <w:noWrap/>
            <w:vAlign w:val="center"/>
            <w:hideMark/>
            <w:tcPrChange w:id="20" w:author="Mohammad Nayeem Hasan" w:date="2025-05-07T14:56:00Z" w16du:dateUtc="2025-05-07T08:56:00Z">
              <w:tcPr>
                <w:tcW w:w="430" w:type="pct"/>
                <w:gridSpan w:val="2"/>
                <w:shd w:val="clear" w:color="auto" w:fill="auto"/>
                <w:noWrap/>
                <w:vAlign w:val="center"/>
                <w:hideMark/>
              </w:tcPr>
            </w:tcPrChange>
          </w:tcPr>
          <w:p w14:paraId="40AD0D83" w14:textId="3A085F27"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Cases</w:t>
            </w:r>
          </w:p>
        </w:tc>
        <w:tc>
          <w:tcPr>
            <w:tcW w:w="334" w:type="pct"/>
            <w:shd w:val="clear" w:color="auto" w:fill="auto"/>
            <w:noWrap/>
            <w:vAlign w:val="center"/>
            <w:hideMark/>
            <w:tcPrChange w:id="21" w:author="Mohammad Nayeem Hasan" w:date="2025-05-07T14:56:00Z" w16du:dateUtc="2025-05-07T08:56:00Z">
              <w:tcPr>
                <w:tcW w:w="339" w:type="pct"/>
                <w:gridSpan w:val="2"/>
                <w:shd w:val="clear" w:color="auto" w:fill="auto"/>
                <w:noWrap/>
                <w:vAlign w:val="center"/>
                <w:hideMark/>
              </w:tcPr>
            </w:tcPrChange>
          </w:tcPr>
          <w:p w14:paraId="49EC30E8" w14:textId="77777777"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Deaths</w:t>
            </w:r>
          </w:p>
        </w:tc>
        <w:tc>
          <w:tcPr>
            <w:tcW w:w="466" w:type="pct"/>
            <w:shd w:val="clear" w:color="auto" w:fill="auto"/>
            <w:noWrap/>
            <w:vAlign w:val="center"/>
            <w:hideMark/>
            <w:tcPrChange w:id="22" w:author="Mohammad Nayeem Hasan" w:date="2025-05-07T14:56:00Z" w16du:dateUtc="2025-05-07T08:56:00Z">
              <w:tcPr>
                <w:tcW w:w="409" w:type="pct"/>
                <w:gridSpan w:val="2"/>
                <w:shd w:val="clear" w:color="auto" w:fill="auto"/>
                <w:noWrap/>
                <w:vAlign w:val="center"/>
                <w:hideMark/>
              </w:tcPr>
            </w:tcPrChange>
          </w:tcPr>
          <w:p w14:paraId="051D232E" w14:textId="77777777"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Cases/M</w:t>
            </w:r>
          </w:p>
        </w:tc>
        <w:tc>
          <w:tcPr>
            <w:tcW w:w="376" w:type="pct"/>
            <w:shd w:val="clear" w:color="auto" w:fill="auto"/>
            <w:noWrap/>
            <w:vAlign w:val="center"/>
            <w:hideMark/>
            <w:tcPrChange w:id="23" w:author="Mohammad Nayeem Hasan" w:date="2025-05-07T14:56:00Z" w16du:dateUtc="2025-05-07T08:56:00Z">
              <w:tcPr>
                <w:tcW w:w="446" w:type="pct"/>
                <w:gridSpan w:val="2"/>
                <w:shd w:val="clear" w:color="auto" w:fill="auto"/>
                <w:noWrap/>
                <w:vAlign w:val="center"/>
                <w:hideMark/>
              </w:tcPr>
            </w:tcPrChange>
          </w:tcPr>
          <w:p w14:paraId="49DB4898" w14:textId="77777777"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Deaths/M</w:t>
            </w:r>
          </w:p>
        </w:tc>
        <w:tc>
          <w:tcPr>
            <w:tcW w:w="343" w:type="pct"/>
            <w:tcPrChange w:id="24" w:author="Mohammad Nayeem Hasan" w:date="2025-05-07T14:56:00Z" w16du:dateUtc="2025-05-07T08:56:00Z">
              <w:tcPr>
                <w:tcW w:w="277" w:type="pct"/>
              </w:tcPr>
            </w:tcPrChange>
          </w:tcPr>
          <w:p w14:paraId="7C7CC17D" w14:textId="77777777" w:rsidR="00AA6F8A" w:rsidRPr="0079412E" w:rsidRDefault="00AA6F8A" w:rsidP="00D74280">
            <w:pPr>
              <w:spacing w:after="0" w:line="240" w:lineRule="auto"/>
              <w:jc w:val="center"/>
              <w:rPr>
                <w:rFonts w:ascii="Times New Roman" w:eastAsia="Times New Roman" w:hAnsi="Times New Roman" w:cs="Times New Roman"/>
                <w:b/>
                <w:bCs/>
                <w:color w:val="000000"/>
                <w:kern w:val="0"/>
                <w:sz w:val="24"/>
                <w:szCs w:val="24"/>
                <w14:ligatures w14:val="none"/>
              </w:rPr>
            </w:pPr>
            <w:r w:rsidRPr="0079412E">
              <w:rPr>
                <w:rFonts w:ascii="Times New Roman" w:eastAsia="Times New Roman" w:hAnsi="Times New Roman" w:cs="Times New Roman"/>
                <w:b/>
                <w:bCs/>
                <w:color w:val="000000"/>
                <w:kern w:val="0"/>
                <w:sz w:val="24"/>
                <w:szCs w:val="24"/>
                <w14:ligatures w14:val="none"/>
              </w:rPr>
              <w:t>CFR (%)</w:t>
            </w:r>
          </w:p>
        </w:tc>
      </w:tr>
      <w:tr w:rsidR="00AA6F8A" w:rsidRPr="0079412E" w14:paraId="19ADC72B" w14:textId="77777777" w:rsidTr="00A81135">
        <w:trPr>
          <w:trHeight w:val="300"/>
          <w:trPrChange w:id="25" w:author="Mohammad Nayeem Hasan" w:date="2025-05-07T14:56:00Z" w16du:dateUtc="2025-05-07T08:56:00Z">
            <w:trPr>
              <w:gridAfter w:val="0"/>
              <w:trHeight w:val="300"/>
            </w:trPr>
          </w:trPrChange>
        </w:trPr>
        <w:tc>
          <w:tcPr>
            <w:tcW w:w="863" w:type="pct"/>
            <w:shd w:val="clear" w:color="auto" w:fill="auto"/>
            <w:noWrap/>
            <w:vAlign w:val="bottom"/>
            <w:hideMark/>
            <w:tcPrChange w:id="26" w:author="Mohammad Nayeem Hasan" w:date="2025-05-07T14:56:00Z" w16du:dateUtc="2025-05-07T08:56:00Z">
              <w:tcPr>
                <w:tcW w:w="875" w:type="pct"/>
                <w:shd w:val="clear" w:color="auto" w:fill="auto"/>
                <w:noWrap/>
                <w:vAlign w:val="bottom"/>
                <w:hideMark/>
              </w:tcPr>
            </w:tcPrChange>
          </w:tcPr>
          <w:p w14:paraId="7FA7B5C4"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Afghanistan</w:t>
            </w:r>
          </w:p>
        </w:tc>
        <w:tc>
          <w:tcPr>
            <w:tcW w:w="918" w:type="pct"/>
            <w:shd w:val="clear" w:color="auto" w:fill="auto"/>
            <w:noWrap/>
            <w:vAlign w:val="bottom"/>
            <w:hideMark/>
            <w:tcPrChange w:id="27" w:author="Mohammad Nayeem Hasan" w:date="2025-05-07T14:56:00Z" w16du:dateUtc="2025-05-07T08:56:00Z">
              <w:tcPr>
                <w:tcW w:w="931" w:type="pct"/>
                <w:gridSpan w:val="2"/>
                <w:shd w:val="clear" w:color="auto" w:fill="auto"/>
                <w:noWrap/>
                <w:vAlign w:val="bottom"/>
                <w:hideMark/>
              </w:tcPr>
            </w:tcPrChange>
          </w:tcPr>
          <w:p w14:paraId="5FF51C48" w14:textId="648A919A" w:rsidR="00AA6F8A" w:rsidRPr="0079412E" w:rsidRDefault="00F57067" w:rsidP="00D74280">
            <w:pPr>
              <w:spacing w:after="0" w:line="240" w:lineRule="auto"/>
              <w:rPr>
                <w:rFonts w:ascii="Times New Roman" w:eastAsia="Times New Roman" w:hAnsi="Times New Roman" w:cs="Times New Roman"/>
                <w:color w:val="000000"/>
                <w:kern w:val="0"/>
                <w:sz w:val="24"/>
                <w:szCs w:val="24"/>
                <w14:ligatures w14:val="none"/>
              </w:rPr>
            </w:pPr>
            <w:ins w:id="28" w:author="Mohammad Nayeem Hasan" w:date="2025-05-07T13:50:00Z" w16du:dateUtc="2025-05-07T07:50:00Z">
              <w:r w:rsidRPr="00F57067">
                <w:rPr>
                  <w:rFonts w:ascii="Times New Roman" w:hAnsi="Times New Roman" w:cs="Times New Roman"/>
                  <w:color w:val="000000"/>
                  <w:sz w:val="24"/>
                  <w:szCs w:val="24"/>
                </w:rPr>
                <w:t>Eastern Mediterranean</w:t>
              </w:r>
            </w:ins>
            <w:del w:id="29" w:author="Mohammad Nayeem Hasan" w:date="2025-05-07T13:50:00Z" w16du:dateUtc="2025-05-07T07:50:00Z">
              <w:r w:rsidR="00AA6F8A" w:rsidRPr="0079412E" w:rsidDel="00F57067">
                <w:rPr>
                  <w:rFonts w:ascii="Times New Roman" w:hAnsi="Times New Roman" w:cs="Times New Roman"/>
                  <w:color w:val="000000"/>
                  <w:sz w:val="24"/>
                  <w:szCs w:val="24"/>
                </w:rPr>
                <w:delText xml:space="preserve">Eastern Mediterranean </w:delText>
              </w:r>
            </w:del>
            <w:del w:id="30" w:author="Najmul Haider" w:date="2025-05-06T18:44:00Z" w16du:dateUtc="2025-05-06T17:44:00Z">
              <w:r w:rsidR="00AA6F8A" w:rsidRPr="0079412E" w:rsidDel="00AA6F8A">
                <w:rPr>
                  <w:rFonts w:ascii="Times New Roman" w:hAnsi="Times New Roman" w:cs="Times New Roman"/>
                  <w:color w:val="000000"/>
                  <w:sz w:val="24"/>
                  <w:szCs w:val="24"/>
                </w:rPr>
                <w:delText>Region</w:delText>
              </w:r>
            </w:del>
          </w:p>
        </w:tc>
        <w:tc>
          <w:tcPr>
            <w:tcW w:w="701" w:type="pct"/>
            <w:shd w:val="clear" w:color="auto" w:fill="auto"/>
            <w:noWrap/>
            <w:vAlign w:val="bottom"/>
            <w:hideMark/>
            <w:tcPrChange w:id="31" w:author="Mohammad Nayeem Hasan" w:date="2025-05-07T14:56:00Z" w16du:dateUtc="2025-05-07T08:56:00Z">
              <w:tcPr>
                <w:tcW w:w="711" w:type="pct"/>
                <w:gridSpan w:val="2"/>
                <w:shd w:val="clear" w:color="auto" w:fill="auto"/>
                <w:noWrap/>
                <w:vAlign w:val="bottom"/>
                <w:hideMark/>
              </w:tcPr>
            </w:tcPrChange>
          </w:tcPr>
          <w:p w14:paraId="594AEE91"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32" w:author="Mohammad Nayeem Hasan" w:date="2025-05-07T14:56:00Z" w16du:dateUtc="2025-05-07T08:56:00Z">
              <w:tcPr>
                <w:tcW w:w="582" w:type="pct"/>
                <w:gridSpan w:val="2"/>
              </w:tcPr>
            </w:tcPrChange>
          </w:tcPr>
          <w:p w14:paraId="554F13E6" w14:textId="68FFBC90" w:rsidR="00AA6F8A" w:rsidRPr="0079412E" w:rsidRDefault="00ED320C" w:rsidP="00D74280">
            <w:pPr>
              <w:spacing w:after="0" w:line="240" w:lineRule="auto"/>
              <w:jc w:val="right"/>
              <w:rPr>
                <w:rFonts w:ascii="Times New Roman" w:hAnsi="Times New Roman" w:cs="Times New Roman"/>
                <w:color w:val="000000"/>
                <w:sz w:val="24"/>
                <w:szCs w:val="24"/>
              </w:rPr>
            </w:pPr>
            <w:ins w:id="33" w:author="Mohammad Nayeem Hasan" w:date="2025-05-07T14:14:00Z" w16du:dateUtc="2025-05-07T08:14:00Z">
              <w:r w:rsidRPr="00ED320C">
                <w:rPr>
                  <w:rFonts w:ascii="Times New Roman" w:hAnsi="Times New Roman" w:cs="Times New Roman"/>
                  <w:color w:val="000000"/>
                  <w:sz w:val="24"/>
                  <w:szCs w:val="24"/>
                </w:rPr>
                <w:t>Northern</w:t>
              </w:r>
            </w:ins>
            <w:ins w:id="34" w:author="Najmul Haider" w:date="2025-05-06T18:46:00Z" w16du:dateUtc="2025-05-06T17:46:00Z">
              <w:del w:id="35" w:author="Mohammad Nayeem Hasan" w:date="2025-05-07T14:14:00Z" w16du:dateUtc="2025-05-07T08:14:00Z">
                <w:r w:rsidR="00AA6F8A" w:rsidDel="00ED320C">
                  <w:rPr>
                    <w:rFonts w:ascii="Times New Roman" w:hAnsi="Times New Roman" w:cs="Times New Roman"/>
                    <w:color w:val="000000"/>
                    <w:sz w:val="24"/>
                    <w:szCs w:val="24"/>
                  </w:rPr>
                  <w:delText>Nort</w:delText>
                </w:r>
                <w:r w:rsidR="00C13567" w:rsidDel="00ED320C">
                  <w:rPr>
                    <w:rFonts w:ascii="Times New Roman" w:hAnsi="Times New Roman" w:cs="Times New Roman"/>
                    <w:color w:val="000000"/>
                    <w:sz w:val="24"/>
                    <w:szCs w:val="24"/>
                  </w:rPr>
                  <w:delText>h</w:delText>
                </w:r>
              </w:del>
              <w:r w:rsidR="00C13567">
                <w:rPr>
                  <w:rFonts w:ascii="Times New Roman" w:hAnsi="Times New Roman" w:cs="Times New Roman"/>
                  <w:color w:val="000000"/>
                  <w:sz w:val="24"/>
                  <w:szCs w:val="24"/>
                </w:rPr>
                <w:t xml:space="preserve"> </w:t>
              </w:r>
            </w:ins>
          </w:p>
        </w:tc>
        <w:tc>
          <w:tcPr>
            <w:tcW w:w="424" w:type="pct"/>
            <w:shd w:val="clear" w:color="auto" w:fill="auto"/>
            <w:noWrap/>
            <w:vAlign w:val="bottom"/>
            <w:hideMark/>
            <w:tcPrChange w:id="36" w:author="Mohammad Nayeem Hasan" w:date="2025-05-07T14:56:00Z" w16du:dateUtc="2025-05-07T08:56:00Z">
              <w:tcPr>
                <w:tcW w:w="430" w:type="pct"/>
                <w:gridSpan w:val="2"/>
                <w:shd w:val="clear" w:color="auto" w:fill="auto"/>
                <w:noWrap/>
                <w:vAlign w:val="bottom"/>
                <w:hideMark/>
              </w:tcPr>
            </w:tcPrChange>
          </w:tcPr>
          <w:p w14:paraId="2AAF068C" w14:textId="4D587360"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4722</w:t>
            </w:r>
          </w:p>
        </w:tc>
        <w:tc>
          <w:tcPr>
            <w:tcW w:w="334" w:type="pct"/>
            <w:shd w:val="clear" w:color="auto" w:fill="auto"/>
            <w:noWrap/>
            <w:vAlign w:val="bottom"/>
            <w:hideMark/>
            <w:tcPrChange w:id="37" w:author="Mohammad Nayeem Hasan" w:date="2025-05-07T14:56:00Z" w16du:dateUtc="2025-05-07T08:56:00Z">
              <w:tcPr>
                <w:tcW w:w="339" w:type="pct"/>
                <w:gridSpan w:val="2"/>
                <w:shd w:val="clear" w:color="auto" w:fill="auto"/>
                <w:noWrap/>
                <w:vAlign w:val="bottom"/>
                <w:hideMark/>
              </w:tcPr>
            </w:tcPrChange>
          </w:tcPr>
          <w:p w14:paraId="179AE27B"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p>
        </w:tc>
        <w:tc>
          <w:tcPr>
            <w:tcW w:w="466" w:type="pct"/>
            <w:shd w:val="clear" w:color="auto" w:fill="auto"/>
            <w:noWrap/>
            <w:vAlign w:val="bottom"/>
            <w:hideMark/>
            <w:tcPrChange w:id="38" w:author="Mohammad Nayeem Hasan" w:date="2025-05-07T14:56:00Z" w16du:dateUtc="2025-05-07T08:56:00Z">
              <w:tcPr>
                <w:tcW w:w="409" w:type="pct"/>
                <w:gridSpan w:val="2"/>
                <w:shd w:val="clear" w:color="auto" w:fill="auto"/>
                <w:noWrap/>
                <w:vAlign w:val="bottom"/>
                <w:hideMark/>
              </w:tcPr>
            </w:tcPrChange>
          </w:tcPr>
          <w:p w14:paraId="2BEF5650" w14:textId="377E3501"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117.7</w:t>
            </w:r>
            <w:r>
              <w:rPr>
                <w:rFonts w:ascii="Times New Roman" w:hAnsi="Times New Roman" w:cs="Times New Roman"/>
                <w:color w:val="000000"/>
                <w:sz w:val="24"/>
                <w:szCs w:val="24"/>
              </w:rPr>
              <w:t>6</w:t>
            </w:r>
          </w:p>
        </w:tc>
        <w:tc>
          <w:tcPr>
            <w:tcW w:w="376" w:type="pct"/>
            <w:shd w:val="clear" w:color="auto" w:fill="auto"/>
            <w:noWrap/>
            <w:vAlign w:val="bottom"/>
            <w:hideMark/>
            <w:tcPrChange w:id="39" w:author="Mohammad Nayeem Hasan" w:date="2025-05-07T14:56:00Z" w16du:dateUtc="2025-05-07T08:56:00Z">
              <w:tcPr>
                <w:tcW w:w="446" w:type="pct"/>
                <w:gridSpan w:val="2"/>
                <w:shd w:val="clear" w:color="auto" w:fill="auto"/>
                <w:noWrap/>
                <w:vAlign w:val="bottom"/>
                <w:hideMark/>
              </w:tcPr>
            </w:tcPrChange>
          </w:tcPr>
          <w:p w14:paraId="17CEF56F" w14:textId="15784506"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w:t>
            </w:r>
            <w:r>
              <w:rPr>
                <w:rFonts w:ascii="Times New Roman" w:hAnsi="Times New Roman" w:cs="Times New Roman"/>
                <w:color w:val="000000"/>
                <w:sz w:val="24"/>
                <w:szCs w:val="24"/>
              </w:rPr>
              <w:t>5</w:t>
            </w:r>
          </w:p>
        </w:tc>
        <w:tc>
          <w:tcPr>
            <w:tcW w:w="343" w:type="pct"/>
            <w:vAlign w:val="bottom"/>
            <w:tcPrChange w:id="40" w:author="Mohammad Nayeem Hasan" w:date="2025-05-07T14:56:00Z" w16du:dateUtc="2025-05-07T08:56:00Z">
              <w:tcPr>
                <w:tcW w:w="277" w:type="pct"/>
                <w:vAlign w:val="bottom"/>
              </w:tcPr>
            </w:tcPrChange>
          </w:tcPr>
          <w:p w14:paraId="79AA69E7"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0.04</w:t>
            </w:r>
          </w:p>
        </w:tc>
      </w:tr>
      <w:tr w:rsidR="00AA6F8A" w:rsidRPr="0079412E" w14:paraId="3A61B905" w14:textId="77777777" w:rsidTr="00A81135">
        <w:trPr>
          <w:trHeight w:val="300"/>
          <w:trPrChange w:id="41" w:author="Mohammad Nayeem Hasan" w:date="2025-05-07T14:56:00Z" w16du:dateUtc="2025-05-07T08:56:00Z">
            <w:trPr>
              <w:gridAfter w:val="0"/>
              <w:trHeight w:val="300"/>
            </w:trPr>
          </w:trPrChange>
        </w:trPr>
        <w:tc>
          <w:tcPr>
            <w:tcW w:w="863" w:type="pct"/>
            <w:shd w:val="clear" w:color="auto" w:fill="auto"/>
            <w:noWrap/>
            <w:vAlign w:val="bottom"/>
            <w:hideMark/>
            <w:tcPrChange w:id="42" w:author="Mohammad Nayeem Hasan" w:date="2025-05-07T14:56:00Z" w16du:dateUtc="2025-05-07T08:56:00Z">
              <w:tcPr>
                <w:tcW w:w="875" w:type="pct"/>
                <w:shd w:val="clear" w:color="auto" w:fill="auto"/>
                <w:noWrap/>
                <w:vAlign w:val="bottom"/>
                <w:hideMark/>
              </w:tcPr>
            </w:tcPrChange>
          </w:tcPr>
          <w:p w14:paraId="3ABE8707"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Angola</w:t>
            </w:r>
          </w:p>
        </w:tc>
        <w:tc>
          <w:tcPr>
            <w:tcW w:w="918" w:type="pct"/>
            <w:shd w:val="clear" w:color="auto" w:fill="auto"/>
            <w:noWrap/>
            <w:vAlign w:val="bottom"/>
            <w:hideMark/>
            <w:tcPrChange w:id="43" w:author="Mohammad Nayeem Hasan" w:date="2025-05-07T14:56:00Z" w16du:dateUtc="2025-05-07T08:56:00Z">
              <w:tcPr>
                <w:tcW w:w="931" w:type="pct"/>
                <w:gridSpan w:val="2"/>
                <w:shd w:val="clear" w:color="auto" w:fill="auto"/>
                <w:noWrap/>
                <w:vAlign w:val="bottom"/>
                <w:hideMark/>
              </w:tcPr>
            </w:tcPrChange>
          </w:tcPr>
          <w:p w14:paraId="3A4ED92E" w14:textId="78169D2E"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ins w:id="44" w:author="Najmul Haider" w:date="2025-05-06T18:44:00Z" w16du:dateUtc="2025-05-06T17:44:00Z">
              <w:r>
                <w:rPr>
                  <w:rFonts w:ascii="Times New Roman" w:hAnsi="Times New Roman" w:cs="Times New Roman"/>
                  <w:color w:val="000000"/>
                  <w:sz w:val="24"/>
                  <w:szCs w:val="24"/>
                </w:rPr>
                <w:t xml:space="preserve"> </w:t>
              </w:r>
            </w:ins>
            <w:del w:id="45" w:author="Najmul Haider" w:date="2025-05-06T18:44:00Z" w16du:dateUtc="2025-05-06T17:44:00Z">
              <w:r w:rsidRPr="0079412E" w:rsidDel="00AA6F8A">
                <w:rPr>
                  <w:rFonts w:ascii="Times New Roman" w:hAnsi="Times New Roman" w:cs="Times New Roman"/>
                  <w:color w:val="000000"/>
                  <w:sz w:val="24"/>
                  <w:szCs w:val="24"/>
                </w:rPr>
                <w:delText>n Region</w:delText>
              </w:r>
            </w:del>
          </w:p>
        </w:tc>
        <w:tc>
          <w:tcPr>
            <w:tcW w:w="701" w:type="pct"/>
            <w:shd w:val="clear" w:color="auto" w:fill="auto"/>
            <w:noWrap/>
            <w:vAlign w:val="bottom"/>
            <w:hideMark/>
            <w:tcPrChange w:id="46" w:author="Mohammad Nayeem Hasan" w:date="2025-05-07T14:56:00Z" w16du:dateUtc="2025-05-07T08:56:00Z">
              <w:tcPr>
                <w:tcW w:w="711" w:type="pct"/>
                <w:gridSpan w:val="2"/>
                <w:shd w:val="clear" w:color="auto" w:fill="auto"/>
                <w:noWrap/>
                <w:vAlign w:val="bottom"/>
                <w:hideMark/>
              </w:tcPr>
            </w:tcPrChange>
          </w:tcPr>
          <w:p w14:paraId="7DEE980B"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47" w:author="Mohammad Nayeem Hasan" w:date="2025-05-07T14:56:00Z" w16du:dateUtc="2025-05-07T08:56:00Z">
              <w:tcPr>
                <w:tcW w:w="582" w:type="pct"/>
                <w:gridSpan w:val="2"/>
              </w:tcPr>
            </w:tcPrChange>
          </w:tcPr>
          <w:p w14:paraId="226AAFCE" w14:textId="2C8AF1C9" w:rsidR="00AA6F8A" w:rsidRPr="0079412E" w:rsidRDefault="00E808B2" w:rsidP="00D74280">
            <w:pPr>
              <w:spacing w:after="0" w:line="240" w:lineRule="auto"/>
              <w:jc w:val="right"/>
              <w:rPr>
                <w:rFonts w:ascii="Times New Roman" w:hAnsi="Times New Roman" w:cs="Times New Roman"/>
                <w:color w:val="000000"/>
                <w:sz w:val="24"/>
                <w:szCs w:val="24"/>
              </w:rPr>
            </w:pPr>
            <w:ins w:id="48" w:author="Mohammad Nayeem Hasan" w:date="2025-05-07T15:57:00Z" w16du:dateUtc="2025-05-07T09:57: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49" w:author="Mohammad Nayeem Hasan" w:date="2025-05-07T14:56:00Z" w16du:dateUtc="2025-05-07T08:56:00Z">
              <w:tcPr>
                <w:tcW w:w="430" w:type="pct"/>
                <w:gridSpan w:val="2"/>
                <w:shd w:val="clear" w:color="auto" w:fill="auto"/>
                <w:noWrap/>
                <w:vAlign w:val="bottom"/>
                <w:hideMark/>
              </w:tcPr>
            </w:tcPrChange>
          </w:tcPr>
          <w:p w14:paraId="454BD223" w14:textId="27D7F1F9"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86</w:t>
            </w:r>
          </w:p>
        </w:tc>
        <w:tc>
          <w:tcPr>
            <w:tcW w:w="334" w:type="pct"/>
            <w:shd w:val="clear" w:color="auto" w:fill="auto"/>
            <w:noWrap/>
            <w:vAlign w:val="bottom"/>
            <w:hideMark/>
            <w:tcPrChange w:id="50" w:author="Mohammad Nayeem Hasan" w:date="2025-05-07T14:56:00Z" w16du:dateUtc="2025-05-07T08:56:00Z">
              <w:tcPr>
                <w:tcW w:w="339" w:type="pct"/>
                <w:gridSpan w:val="2"/>
                <w:shd w:val="clear" w:color="auto" w:fill="auto"/>
                <w:noWrap/>
                <w:vAlign w:val="bottom"/>
                <w:hideMark/>
              </w:tcPr>
            </w:tcPrChange>
          </w:tcPr>
          <w:p w14:paraId="08C9512D"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66" w:type="pct"/>
            <w:shd w:val="clear" w:color="auto" w:fill="auto"/>
            <w:noWrap/>
            <w:vAlign w:val="bottom"/>
            <w:hideMark/>
            <w:tcPrChange w:id="51" w:author="Mohammad Nayeem Hasan" w:date="2025-05-07T14:56:00Z" w16du:dateUtc="2025-05-07T08:56:00Z">
              <w:tcPr>
                <w:tcW w:w="409" w:type="pct"/>
                <w:gridSpan w:val="2"/>
                <w:shd w:val="clear" w:color="auto" w:fill="auto"/>
                <w:noWrap/>
                <w:vAlign w:val="bottom"/>
                <w:hideMark/>
              </w:tcPr>
            </w:tcPrChange>
          </w:tcPr>
          <w:p w14:paraId="2E3BD143" w14:textId="703762FA"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2.49</w:t>
            </w:r>
          </w:p>
        </w:tc>
        <w:tc>
          <w:tcPr>
            <w:tcW w:w="376" w:type="pct"/>
            <w:shd w:val="clear" w:color="auto" w:fill="auto"/>
            <w:noWrap/>
            <w:vAlign w:val="bottom"/>
            <w:hideMark/>
            <w:tcPrChange w:id="52" w:author="Mohammad Nayeem Hasan" w:date="2025-05-07T14:56:00Z" w16du:dateUtc="2025-05-07T08:56:00Z">
              <w:tcPr>
                <w:tcW w:w="446" w:type="pct"/>
                <w:gridSpan w:val="2"/>
                <w:shd w:val="clear" w:color="auto" w:fill="auto"/>
                <w:noWrap/>
                <w:vAlign w:val="bottom"/>
                <w:hideMark/>
              </w:tcPr>
            </w:tcPrChange>
          </w:tcPr>
          <w:p w14:paraId="47D7CDBB" w14:textId="7C83D22F"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w:t>
            </w:r>
            <w:r>
              <w:rPr>
                <w:rFonts w:ascii="Times New Roman" w:hAnsi="Times New Roman" w:cs="Times New Roman"/>
                <w:color w:val="000000"/>
                <w:sz w:val="24"/>
                <w:szCs w:val="24"/>
              </w:rPr>
              <w:t>3</w:t>
            </w:r>
          </w:p>
        </w:tc>
        <w:tc>
          <w:tcPr>
            <w:tcW w:w="343" w:type="pct"/>
            <w:vAlign w:val="bottom"/>
            <w:tcPrChange w:id="53" w:author="Mohammad Nayeem Hasan" w:date="2025-05-07T14:56:00Z" w16du:dateUtc="2025-05-07T08:56:00Z">
              <w:tcPr>
                <w:tcW w:w="277" w:type="pct"/>
                <w:vAlign w:val="bottom"/>
              </w:tcPr>
            </w:tcPrChange>
          </w:tcPr>
          <w:p w14:paraId="3CFC6955"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1.16</w:t>
            </w:r>
          </w:p>
        </w:tc>
      </w:tr>
      <w:tr w:rsidR="00844561" w:rsidRPr="0079412E" w14:paraId="7F4B7C67" w14:textId="77777777" w:rsidTr="00A81135">
        <w:trPr>
          <w:trHeight w:val="300"/>
          <w:trPrChange w:id="54" w:author="Mohammad Nayeem Hasan" w:date="2025-05-07T14:56:00Z" w16du:dateUtc="2025-05-07T08:56:00Z">
            <w:trPr>
              <w:gridAfter w:val="0"/>
              <w:trHeight w:val="300"/>
            </w:trPr>
          </w:trPrChange>
        </w:trPr>
        <w:tc>
          <w:tcPr>
            <w:tcW w:w="863" w:type="pct"/>
            <w:shd w:val="clear" w:color="auto" w:fill="auto"/>
            <w:noWrap/>
            <w:vAlign w:val="bottom"/>
            <w:hideMark/>
            <w:tcPrChange w:id="55" w:author="Mohammad Nayeem Hasan" w:date="2025-05-07T14:56:00Z" w16du:dateUtc="2025-05-07T08:56:00Z">
              <w:tcPr>
                <w:tcW w:w="875" w:type="pct"/>
                <w:shd w:val="clear" w:color="auto" w:fill="auto"/>
                <w:noWrap/>
                <w:vAlign w:val="bottom"/>
                <w:hideMark/>
              </w:tcPr>
            </w:tcPrChange>
          </w:tcPr>
          <w:p w14:paraId="5203D82C"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Anguilla</w:t>
            </w:r>
          </w:p>
        </w:tc>
        <w:tc>
          <w:tcPr>
            <w:tcW w:w="918" w:type="pct"/>
            <w:shd w:val="clear" w:color="auto" w:fill="auto"/>
            <w:noWrap/>
            <w:hideMark/>
            <w:tcPrChange w:id="56" w:author="Mohammad Nayeem Hasan" w:date="2025-05-07T14:56:00Z" w16du:dateUtc="2025-05-07T08:56:00Z">
              <w:tcPr>
                <w:tcW w:w="931" w:type="pct"/>
                <w:gridSpan w:val="2"/>
                <w:shd w:val="clear" w:color="auto" w:fill="auto"/>
                <w:noWrap/>
                <w:vAlign w:val="bottom"/>
                <w:hideMark/>
              </w:tcPr>
            </w:tcPrChange>
          </w:tcPr>
          <w:p w14:paraId="7888E447" w14:textId="2836F89F"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57" w:author="Mohammad Nayeem Hasan" w:date="2025-05-07T14:06:00Z" w16du:dateUtc="2025-05-07T08:06:00Z">
              <w:r w:rsidRPr="00B60E89">
                <w:rPr>
                  <w:rFonts w:ascii="Times New Roman" w:hAnsi="Times New Roman" w:cs="Times New Roman"/>
                  <w:color w:val="000000"/>
                  <w:sz w:val="24"/>
                  <w:szCs w:val="24"/>
                </w:rPr>
                <w:t>America</w:t>
              </w:r>
            </w:ins>
            <w:del w:id="58" w:author="Mohammad Nayeem Hasan" w:date="2025-05-07T14:05:00Z" w16du:dateUtc="2025-05-07T08:05:00Z">
              <w:r w:rsidRPr="0079412E" w:rsidDel="00D134CE">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59" w:author="Mohammad Nayeem Hasan" w:date="2025-05-07T14:56:00Z" w16du:dateUtc="2025-05-07T08:56:00Z">
              <w:tcPr>
                <w:tcW w:w="711" w:type="pct"/>
                <w:gridSpan w:val="2"/>
                <w:shd w:val="clear" w:color="auto" w:fill="auto"/>
                <w:noWrap/>
                <w:vAlign w:val="bottom"/>
                <w:hideMark/>
              </w:tcPr>
            </w:tcPrChange>
          </w:tcPr>
          <w:p w14:paraId="36AA5EE5"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60" w:author="Mohammad Nayeem Hasan" w:date="2025-05-07T14:56:00Z" w16du:dateUtc="2025-05-07T08:56:00Z">
              <w:tcPr>
                <w:tcW w:w="582" w:type="pct"/>
                <w:gridSpan w:val="2"/>
              </w:tcPr>
            </w:tcPrChange>
          </w:tcPr>
          <w:p w14:paraId="41E246B7" w14:textId="539E2284" w:rsidR="00844561" w:rsidRPr="0079412E" w:rsidRDefault="00ED320C" w:rsidP="00844561">
            <w:pPr>
              <w:spacing w:after="0" w:line="240" w:lineRule="auto"/>
              <w:jc w:val="right"/>
              <w:rPr>
                <w:rFonts w:ascii="Times New Roman" w:hAnsi="Times New Roman" w:cs="Times New Roman"/>
                <w:color w:val="000000"/>
                <w:sz w:val="24"/>
                <w:szCs w:val="24"/>
              </w:rPr>
            </w:pPr>
            <w:ins w:id="61" w:author="Mohammad Nayeem Hasan" w:date="2025-05-07T14:14:00Z" w16du:dateUtc="2025-05-07T08:14: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62" w:author="Mohammad Nayeem Hasan" w:date="2025-05-07T14:56:00Z" w16du:dateUtc="2025-05-07T08:56:00Z">
              <w:tcPr>
                <w:tcW w:w="430" w:type="pct"/>
                <w:gridSpan w:val="2"/>
                <w:shd w:val="clear" w:color="auto" w:fill="auto"/>
                <w:noWrap/>
                <w:vAlign w:val="bottom"/>
                <w:hideMark/>
              </w:tcPr>
            </w:tcPrChange>
          </w:tcPr>
          <w:p w14:paraId="41074EA2" w14:textId="3B4ADBE2"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w:t>
            </w:r>
          </w:p>
        </w:tc>
        <w:tc>
          <w:tcPr>
            <w:tcW w:w="334" w:type="pct"/>
            <w:shd w:val="clear" w:color="auto" w:fill="auto"/>
            <w:noWrap/>
            <w:vAlign w:val="bottom"/>
            <w:hideMark/>
            <w:tcPrChange w:id="63" w:author="Mohammad Nayeem Hasan" w:date="2025-05-07T14:56:00Z" w16du:dateUtc="2025-05-07T08:56:00Z">
              <w:tcPr>
                <w:tcW w:w="339" w:type="pct"/>
                <w:gridSpan w:val="2"/>
                <w:shd w:val="clear" w:color="auto" w:fill="auto"/>
                <w:noWrap/>
                <w:vAlign w:val="bottom"/>
                <w:hideMark/>
              </w:tcPr>
            </w:tcPrChange>
          </w:tcPr>
          <w:p w14:paraId="506075B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64" w:author="Mohammad Nayeem Hasan" w:date="2025-05-07T14:56:00Z" w16du:dateUtc="2025-05-07T08:56:00Z">
              <w:tcPr>
                <w:tcW w:w="409" w:type="pct"/>
                <w:gridSpan w:val="2"/>
                <w:shd w:val="clear" w:color="auto" w:fill="auto"/>
                <w:noWrap/>
                <w:vAlign w:val="bottom"/>
                <w:hideMark/>
              </w:tcPr>
            </w:tcPrChange>
          </w:tcPr>
          <w:p w14:paraId="1F90D7A8" w14:textId="1B83A016"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317.</w:t>
            </w:r>
            <w:r>
              <w:rPr>
                <w:rFonts w:ascii="Times New Roman" w:hAnsi="Times New Roman" w:cs="Times New Roman"/>
                <w:color w:val="000000"/>
                <w:sz w:val="24"/>
                <w:szCs w:val="24"/>
              </w:rPr>
              <w:t>40</w:t>
            </w:r>
          </w:p>
        </w:tc>
        <w:tc>
          <w:tcPr>
            <w:tcW w:w="376" w:type="pct"/>
            <w:shd w:val="clear" w:color="auto" w:fill="auto"/>
            <w:noWrap/>
            <w:vAlign w:val="bottom"/>
            <w:hideMark/>
            <w:tcPrChange w:id="65" w:author="Mohammad Nayeem Hasan" w:date="2025-05-07T14:56:00Z" w16du:dateUtc="2025-05-07T08:56:00Z">
              <w:tcPr>
                <w:tcW w:w="446" w:type="pct"/>
                <w:gridSpan w:val="2"/>
                <w:shd w:val="clear" w:color="auto" w:fill="auto"/>
                <w:noWrap/>
                <w:vAlign w:val="bottom"/>
                <w:hideMark/>
              </w:tcPr>
            </w:tcPrChange>
          </w:tcPr>
          <w:p w14:paraId="12AE0A45" w14:textId="3766062A" w:rsidR="00844561" w:rsidRPr="0079412E" w:rsidRDefault="00A15085" w:rsidP="00844561">
            <w:pPr>
              <w:spacing w:after="0" w:line="240" w:lineRule="auto"/>
              <w:jc w:val="right"/>
              <w:rPr>
                <w:rFonts w:ascii="Times New Roman" w:eastAsia="Times New Roman" w:hAnsi="Times New Roman" w:cs="Times New Roman"/>
                <w:color w:val="000000"/>
                <w:kern w:val="0"/>
                <w:sz w:val="24"/>
                <w:szCs w:val="24"/>
                <w14:ligatures w14:val="none"/>
              </w:rPr>
            </w:pPr>
            <w:ins w:id="66" w:author="Mohammad Nayeem Hasan" w:date="2025-05-07T21:38:00Z" w16du:dateUtc="2025-05-07T15:38:00Z">
              <w:r>
                <w:rPr>
                  <w:rFonts w:ascii="Times New Roman" w:hAnsi="Times New Roman" w:cs="Times New Roman"/>
                  <w:color w:val="000000"/>
                  <w:sz w:val="24"/>
                  <w:szCs w:val="24"/>
                </w:rPr>
                <w:t>0</w:t>
              </w:r>
            </w:ins>
            <w:del w:id="67" w:author="Mohammad Nayeem Hasan" w:date="2025-05-07T21:38:00Z" w16du:dateUtc="2025-05-07T15:38:00Z">
              <w:r w:rsidR="00844561" w:rsidRPr="0079412E" w:rsidDel="00A15085">
                <w:rPr>
                  <w:rFonts w:ascii="Times New Roman" w:hAnsi="Times New Roman" w:cs="Times New Roman"/>
                  <w:color w:val="000000"/>
                  <w:sz w:val="24"/>
                  <w:szCs w:val="24"/>
                </w:rPr>
                <w:delText>0</w:delText>
              </w:r>
            </w:del>
          </w:p>
        </w:tc>
        <w:tc>
          <w:tcPr>
            <w:tcW w:w="343" w:type="pct"/>
            <w:vAlign w:val="bottom"/>
            <w:tcPrChange w:id="68" w:author="Mohammad Nayeem Hasan" w:date="2025-05-07T14:56:00Z" w16du:dateUtc="2025-05-07T08:56:00Z">
              <w:tcPr>
                <w:tcW w:w="277" w:type="pct"/>
                <w:vAlign w:val="bottom"/>
              </w:tcPr>
            </w:tcPrChange>
          </w:tcPr>
          <w:p w14:paraId="39CCC26C" w14:textId="7BAF64E6"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18D07D54" w14:textId="77777777" w:rsidTr="00A81135">
        <w:trPr>
          <w:trHeight w:val="300"/>
          <w:trPrChange w:id="69" w:author="Mohammad Nayeem Hasan" w:date="2025-05-07T14:56:00Z" w16du:dateUtc="2025-05-07T08:56:00Z">
            <w:trPr>
              <w:gridAfter w:val="0"/>
              <w:trHeight w:val="300"/>
            </w:trPr>
          </w:trPrChange>
        </w:trPr>
        <w:tc>
          <w:tcPr>
            <w:tcW w:w="863" w:type="pct"/>
            <w:shd w:val="clear" w:color="auto" w:fill="auto"/>
            <w:noWrap/>
            <w:vAlign w:val="bottom"/>
            <w:hideMark/>
            <w:tcPrChange w:id="70" w:author="Mohammad Nayeem Hasan" w:date="2025-05-07T14:56:00Z" w16du:dateUtc="2025-05-07T08:56:00Z">
              <w:tcPr>
                <w:tcW w:w="875" w:type="pct"/>
                <w:shd w:val="clear" w:color="auto" w:fill="auto"/>
                <w:noWrap/>
                <w:vAlign w:val="bottom"/>
                <w:hideMark/>
              </w:tcPr>
            </w:tcPrChange>
          </w:tcPr>
          <w:p w14:paraId="0DF06D16"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Antigua</w:t>
            </w:r>
          </w:p>
        </w:tc>
        <w:tc>
          <w:tcPr>
            <w:tcW w:w="918" w:type="pct"/>
            <w:shd w:val="clear" w:color="auto" w:fill="auto"/>
            <w:noWrap/>
            <w:hideMark/>
            <w:tcPrChange w:id="71" w:author="Mohammad Nayeem Hasan" w:date="2025-05-07T14:56:00Z" w16du:dateUtc="2025-05-07T08:56:00Z">
              <w:tcPr>
                <w:tcW w:w="931" w:type="pct"/>
                <w:gridSpan w:val="2"/>
                <w:shd w:val="clear" w:color="auto" w:fill="auto"/>
                <w:noWrap/>
                <w:vAlign w:val="bottom"/>
                <w:hideMark/>
              </w:tcPr>
            </w:tcPrChange>
          </w:tcPr>
          <w:p w14:paraId="5B95AD99" w14:textId="184BC34B"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72" w:author="Mohammad Nayeem Hasan" w:date="2025-05-07T14:06:00Z" w16du:dateUtc="2025-05-07T08:06:00Z">
              <w:r w:rsidRPr="00B60E89">
                <w:rPr>
                  <w:rFonts w:ascii="Times New Roman" w:hAnsi="Times New Roman" w:cs="Times New Roman"/>
                  <w:color w:val="000000"/>
                  <w:sz w:val="24"/>
                  <w:szCs w:val="24"/>
                </w:rPr>
                <w:t>America</w:t>
              </w:r>
            </w:ins>
            <w:del w:id="73" w:author="Mohammad Nayeem Hasan" w:date="2025-05-07T14:05:00Z" w16du:dateUtc="2025-05-07T08:05:00Z">
              <w:r w:rsidRPr="0079412E" w:rsidDel="00D134CE">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74" w:author="Mohammad Nayeem Hasan" w:date="2025-05-07T14:56:00Z" w16du:dateUtc="2025-05-07T08:56:00Z">
              <w:tcPr>
                <w:tcW w:w="711" w:type="pct"/>
                <w:gridSpan w:val="2"/>
                <w:shd w:val="clear" w:color="auto" w:fill="auto"/>
                <w:noWrap/>
                <w:vAlign w:val="bottom"/>
                <w:hideMark/>
              </w:tcPr>
            </w:tcPrChange>
          </w:tcPr>
          <w:p w14:paraId="1831A0CC"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75" w:author="Mohammad Nayeem Hasan" w:date="2025-05-07T14:56:00Z" w16du:dateUtc="2025-05-07T08:56:00Z">
              <w:tcPr>
                <w:tcW w:w="582" w:type="pct"/>
                <w:gridSpan w:val="2"/>
              </w:tcPr>
            </w:tcPrChange>
          </w:tcPr>
          <w:p w14:paraId="4F58AA6B" w14:textId="1F216E36" w:rsidR="00844561" w:rsidRPr="0079412E" w:rsidRDefault="00ED320C" w:rsidP="00844561">
            <w:pPr>
              <w:spacing w:after="0" w:line="240" w:lineRule="auto"/>
              <w:jc w:val="right"/>
              <w:rPr>
                <w:rFonts w:ascii="Times New Roman" w:hAnsi="Times New Roman" w:cs="Times New Roman"/>
                <w:color w:val="000000"/>
                <w:sz w:val="24"/>
                <w:szCs w:val="24"/>
              </w:rPr>
            </w:pPr>
            <w:ins w:id="76" w:author="Mohammad Nayeem Hasan" w:date="2025-05-07T14:14:00Z" w16du:dateUtc="2025-05-07T08:14: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77" w:author="Mohammad Nayeem Hasan" w:date="2025-05-07T14:56:00Z" w16du:dateUtc="2025-05-07T08:56:00Z">
              <w:tcPr>
                <w:tcW w:w="430" w:type="pct"/>
                <w:gridSpan w:val="2"/>
                <w:shd w:val="clear" w:color="auto" w:fill="auto"/>
                <w:noWrap/>
                <w:vAlign w:val="bottom"/>
                <w:hideMark/>
              </w:tcPr>
            </w:tcPrChange>
          </w:tcPr>
          <w:p w14:paraId="42F28042" w14:textId="21C2F5B3"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169</w:t>
            </w:r>
          </w:p>
        </w:tc>
        <w:tc>
          <w:tcPr>
            <w:tcW w:w="334" w:type="pct"/>
            <w:shd w:val="clear" w:color="auto" w:fill="auto"/>
            <w:noWrap/>
            <w:vAlign w:val="bottom"/>
            <w:hideMark/>
            <w:tcPrChange w:id="78" w:author="Mohammad Nayeem Hasan" w:date="2025-05-07T14:56:00Z" w16du:dateUtc="2025-05-07T08:56:00Z">
              <w:tcPr>
                <w:tcW w:w="339" w:type="pct"/>
                <w:gridSpan w:val="2"/>
                <w:shd w:val="clear" w:color="auto" w:fill="auto"/>
                <w:noWrap/>
                <w:vAlign w:val="bottom"/>
                <w:hideMark/>
              </w:tcPr>
            </w:tcPrChange>
          </w:tcPr>
          <w:p w14:paraId="6C2F4F1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79" w:author="Mohammad Nayeem Hasan" w:date="2025-05-07T14:56:00Z" w16du:dateUtc="2025-05-07T08:56:00Z">
              <w:tcPr>
                <w:tcW w:w="409" w:type="pct"/>
                <w:gridSpan w:val="2"/>
                <w:shd w:val="clear" w:color="auto" w:fill="auto"/>
                <w:noWrap/>
                <w:vAlign w:val="bottom"/>
                <w:hideMark/>
              </w:tcPr>
            </w:tcPrChange>
          </w:tcPr>
          <w:p w14:paraId="6DFB4EB9" w14:textId="7BCBCAD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1812.9</w:t>
            </w:r>
            <w:r>
              <w:rPr>
                <w:rFonts w:ascii="Times New Roman" w:hAnsi="Times New Roman" w:cs="Times New Roman"/>
                <w:color w:val="000000"/>
                <w:sz w:val="24"/>
                <w:szCs w:val="24"/>
              </w:rPr>
              <w:t>4</w:t>
            </w:r>
          </w:p>
        </w:tc>
        <w:tc>
          <w:tcPr>
            <w:tcW w:w="376" w:type="pct"/>
            <w:shd w:val="clear" w:color="auto" w:fill="auto"/>
            <w:noWrap/>
            <w:vAlign w:val="bottom"/>
            <w:hideMark/>
            <w:tcPrChange w:id="80" w:author="Mohammad Nayeem Hasan" w:date="2025-05-07T14:56:00Z" w16du:dateUtc="2025-05-07T08:56:00Z">
              <w:tcPr>
                <w:tcW w:w="446" w:type="pct"/>
                <w:gridSpan w:val="2"/>
                <w:shd w:val="clear" w:color="auto" w:fill="auto"/>
                <w:noWrap/>
                <w:vAlign w:val="bottom"/>
                <w:hideMark/>
              </w:tcPr>
            </w:tcPrChange>
          </w:tcPr>
          <w:p w14:paraId="5D07EFCA"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81" w:author="Mohammad Nayeem Hasan" w:date="2025-05-07T14:56:00Z" w16du:dateUtc="2025-05-07T08:56:00Z">
              <w:tcPr>
                <w:tcW w:w="277" w:type="pct"/>
                <w:vAlign w:val="bottom"/>
              </w:tcPr>
            </w:tcPrChange>
          </w:tcPr>
          <w:p w14:paraId="1486F77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28CDF598" w14:textId="77777777" w:rsidTr="00A81135">
        <w:trPr>
          <w:trHeight w:val="300"/>
          <w:trPrChange w:id="82" w:author="Mohammad Nayeem Hasan" w:date="2025-05-07T14:56:00Z" w16du:dateUtc="2025-05-07T08:56:00Z">
            <w:trPr>
              <w:gridAfter w:val="0"/>
              <w:trHeight w:val="300"/>
            </w:trPr>
          </w:trPrChange>
        </w:trPr>
        <w:tc>
          <w:tcPr>
            <w:tcW w:w="863" w:type="pct"/>
            <w:shd w:val="clear" w:color="auto" w:fill="auto"/>
            <w:noWrap/>
            <w:vAlign w:val="bottom"/>
            <w:hideMark/>
            <w:tcPrChange w:id="83" w:author="Mohammad Nayeem Hasan" w:date="2025-05-07T14:56:00Z" w16du:dateUtc="2025-05-07T08:56:00Z">
              <w:tcPr>
                <w:tcW w:w="875" w:type="pct"/>
                <w:shd w:val="clear" w:color="auto" w:fill="auto"/>
                <w:noWrap/>
                <w:vAlign w:val="bottom"/>
                <w:hideMark/>
              </w:tcPr>
            </w:tcPrChange>
          </w:tcPr>
          <w:p w14:paraId="1164C4FA"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Argentina</w:t>
            </w:r>
          </w:p>
        </w:tc>
        <w:tc>
          <w:tcPr>
            <w:tcW w:w="918" w:type="pct"/>
            <w:shd w:val="clear" w:color="auto" w:fill="auto"/>
            <w:noWrap/>
            <w:hideMark/>
            <w:tcPrChange w:id="84" w:author="Mohammad Nayeem Hasan" w:date="2025-05-07T14:56:00Z" w16du:dateUtc="2025-05-07T08:56:00Z">
              <w:tcPr>
                <w:tcW w:w="931" w:type="pct"/>
                <w:gridSpan w:val="2"/>
                <w:shd w:val="clear" w:color="auto" w:fill="auto"/>
                <w:noWrap/>
                <w:vAlign w:val="bottom"/>
                <w:hideMark/>
              </w:tcPr>
            </w:tcPrChange>
          </w:tcPr>
          <w:p w14:paraId="4ADE7CF7" w14:textId="02E4B3BE" w:rsidR="00844561" w:rsidDel="00D134CE" w:rsidRDefault="00844561" w:rsidP="00844561">
            <w:pPr>
              <w:spacing w:after="0" w:line="240" w:lineRule="auto"/>
              <w:rPr>
                <w:ins w:id="85" w:author="Najmul Haider" w:date="2025-05-06T18:48:00Z" w16du:dateUtc="2025-05-06T17:48:00Z"/>
                <w:del w:id="86" w:author="Mohammad Nayeem Hasan" w:date="2025-05-07T14:05:00Z" w16du:dateUtc="2025-05-07T08:05:00Z"/>
                <w:rFonts w:ascii="Times New Roman" w:hAnsi="Times New Roman" w:cs="Times New Roman"/>
                <w:color w:val="000000"/>
                <w:sz w:val="24"/>
                <w:szCs w:val="24"/>
              </w:rPr>
            </w:pPr>
            <w:ins w:id="87" w:author="Mohammad Nayeem Hasan" w:date="2025-05-07T14:06:00Z" w16du:dateUtc="2025-05-07T08:06:00Z">
              <w:r w:rsidRPr="00B60E89">
                <w:rPr>
                  <w:rFonts w:ascii="Times New Roman" w:hAnsi="Times New Roman" w:cs="Times New Roman"/>
                  <w:color w:val="000000"/>
                  <w:sz w:val="24"/>
                  <w:szCs w:val="24"/>
                </w:rPr>
                <w:t>America</w:t>
              </w:r>
            </w:ins>
            <w:commentRangeStart w:id="88"/>
            <w:del w:id="89" w:author="Mohammad Nayeem Hasan" w:date="2025-05-07T14:05:00Z" w16du:dateUtc="2025-05-07T08:05:00Z">
              <w:r w:rsidRPr="0079412E" w:rsidDel="00D134CE">
                <w:rPr>
                  <w:rFonts w:ascii="Times New Roman" w:hAnsi="Times New Roman" w:cs="Times New Roman"/>
                  <w:color w:val="000000"/>
                  <w:sz w:val="24"/>
                  <w:szCs w:val="24"/>
                </w:rPr>
                <w:delText>Region of the Americas</w:delText>
              </w:r>
              <w:commentRangeEnd w:id="88"/>
              <w:r w:rsidDel="00D134CE">
                <w:rPr>
                  <w:rStyle w:val="CommentReference"/>
                </w:rPr>
                <w:commentReference w:id="88"/>
              </w:r>
            </w:del>
          </w:p>
          <w:p w14:paraId="61E56CE8" w14:textId="4B00CC71"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90" w:author="Najmul Haider" w:date="2025-05-06T18:48:00Z" w16du:dateUtc="2025-05-06T17:48:00Z">
              <w:del w:id="91" w:author="Mohammad Nayeem Hasan" w:date="2025-05-07T14:05:00Z" w16du:dateUtc="2025-05-07T08:05:00Z">
                <w:r w:rsidDel="00D134CE">
                  <w:rPr>
                    <w:rFonts w:ascii="Times New Roman" w:eastAsia="Times New Roman" w:hAnsi="Times New Roman" w:cs="Times New Roman"/>
                    <w:b/>
                    <w:bCs/>
                    <w:color w:val="000000"/>
                    <w:kern w:val="0"/>
                    <w:sz w:val="24"/>
                    <w:szCs w:val="24"/>
                    <w14:ligatures w14:val="none"/>
                  </w:rPr>
                  <w:delText xml:space="preserve">herse </w:delText>
                </w:r>
              </w:del>
            </w:ins>
          </w:p>
        </w:tc>
        <w:tc>
          <w:tcPr>
            <w:tcW w:w="701" w:type="pct"/>
            <w:shd w:val="clear" w:color="auto" w:fill="auto"/>
            <w:noWrap/>
            <w:vAlign w:val="bottom"/>
            <w:hideMark/>
            <w:tcPrChange w:id="92" w:author="Mohammad Nayeem Hasan" w:date="2025-05-07T14:56:00Z" w16du:dateUtc="2025-05-07T08:56:00Z">
              <w:tcPr>
                <w:tcW w:w="711" w:type="pct"/>
                <w:gridSpan w:val="2"/>
                <w:shd w:val="clear" w:color="auto" w:fill="auto"/>
                <w:noWrap/>
                <w:vAlign w:val="bottom"/>
                <w:hideMark/>
              </w:tcPr>
            </w:tcPrChange>
          </w:tcPr>
          <w:p w14:paraId="398FE210"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93" w:author="Mohammad Nayeem Hasan" w:date="2025-05-07T14:56:00Z" w16du:dateUtc="2025-05-07T08:56:00Z">
              <w:tcPr>
                <w:tcW w:w="582" w:type="pct"/>
                <w:gridSpan w:val="2"/>
              </w:tcPr>
            </w:tcPrChange>
          </w:tcPr>
          <w:p w14:paraId="5F87DFF7" w14:textId="78B4A627" w:rsidR="00844561" w:rsidRPr="0079412E" w:rsidRDefault="00844561" w:rsidP="00844561">
            <w:pPr>
              <w:spacing w:after="0" w:line="240" w:lineRule="auto"/>
              <w:jc w:val="right"/>
              <w:rPr>
                <w:rFonts w:ascii="Times New Roman" w:hAnsi="Times New Roman" w:cs="Times New Roman"/>
                <w:color w:val="000000"/>
                <w:sz w:val="24"/>
                <w:szCs w:val="24"/>
              </w:rPr>
            </w:pPr>
            <w:ins w:id="94" w:author="Najmul Haider" w:date="2025-05-06T18:46:00Z" w16du:dateUtc="2025-05-06T17:46:00Z">
              <w:r>
                <w:rPr>
                  <w:rFonts w:ascii="Times New Roman" w:hAnsi="Times New Roman" w:cs="Times New Roman"/>
                  <w:color w:val="000000"/>
                  <w:sz w:val="24"/>
                  <w:szCs w:val="24"/>
                </w:rPr>
                <w:t>South</w:t>
              </w:r>
            </w:ins>
            <w:ins w:id="95" w:author="Mohammad Nayeem Hasan" w:date="2025-05-07T15:59:00Z" w16du:dateUtc="2025-05-07T09:59:00Z">
              <w:r w:rsidR="00E808B2">
                <w:rPr>
                  <w:rFonts w:ascii="Times New Roman" w:hAnsi="Times New Roman" w:cs="Times New Roman"/>
                  <w:color w:val="000000"/>
                  <w:sz w:val="24"/>
                  <w:szCs w:val="24"/>
                </w:rPr>
                <w:t>ern</w:t>
              </w:r>
            </w:ins>
          </w:p>
        </w:tc>
        <w:tc>
          <w:tcPr>
            <w:tcW w:w="424" w:type="pct"/>
            <w:shd w:val="clear" w:color="auto" w:fill="auto"/>
            <w:noWrap/>
            <w:vAlign w:val="bottom"/>
            <w:hideMark/>
            <w:tcPrChange w:id="96" w:author="Mohammad Nayeem Hasan" w:date="2025-05-07T14:56:00Z" w16du:dateUtc="2025-05-07T08:56:00Z">
              <w:tcPr>
                <w:tcW w:w="430" w:type="pct"/>
                <w:gridSpan w:val="2"/>
                <w:shd w:val="clear" w:color="auto" w:fill="auto"/>
                <w:noWrap/>
                <w:vAlign w:val="bottom"/>
                <w:hideMark/>
              </w:tcPr>
            </w:tcPrChange>
          </w:tcPr>
          <w:p w14:paraId="5FE05B39" w14:textId="4901A79C"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581559</w:t>
            </w:r>
          </w:p>
        </w:tc>
        <w:tc>
          <w:tcPr>
            <w:tcW w:w="334" w:type="pct"/>
            <w:shd w:val="clear" w:color="auto" w:fill="auto"/>
            <w:noWrap/>
            <w:vAlign w:val="bottom"/>
            <w:hideMark/>
            <w:tcPrChange w:id="97" w:author="Mohammad Nayeem Hasan" w:date="2025-05-07T14:56:00Z" w16du:dateUtc="2025-05-07T08:56:00Z">
              <w:tcPr>
                <w:tcW w:w="339" w:type="pct"/>
                <w:gridSpan w:val="2"/>
                <w:shd w:val="clear" w:color="auto" w:fill="auto"/>
                <w:noWrap/>
                <w:vAlign w:val="bottom"/>
                <w:hideMark/>
              </w:tcPr>
            </w:tcPrChange>
          </w:tcPr>
          <w:p w14:paraId="3D188AA0"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408</w:t>
            </w:r>
          </w:p>
        </w:tc>
        <w:tc>
          <w:tcPr>
            <w:tcW w:w="466" w:type="pct"/>
            <w:shd w:val="clear" w:color="auto" w:fill="auto"/>
            <w:noWrap/>
            <w:vAlign w:val="bottom"/>
            <w:hideMark/>
            <w:tcPrChange w:id="98" w:author="Mohammad Nayeem Hasan" w:date="2025-05-07T14:56:00Z" w16du:dateUtc="2025-05-07T08:56:00Z">
              <w:tcPr>
                <w:tcW w:w="409" w:type="pct"/>
                <w:gridSpan w:val="2"/>
                <w:shd w:val="clear" w:color="auto" w:fill="auto"/>
                <w:noWrap/>
                <w:vAlign w:val="bottom"/>
                <w:hideMark/>
              </w:tcPr>
            </w:tcPrChange>
          </w:tcPr>
          <w:p w14:paraId="718AEBB2"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12844.53</w:t>
            </w:r>
          </w:p>
        </w:tc>
        <w:tc>
          <w:tcPr>
            <w:tcW w:w="376" w:type="pct"/>
            <w:shd w:val="clear" w:color="auto" w:fill="auto"/>
            <w:noWrap/>
            <w:vAlign w:val="bottom"/>
            <w:hideMark/>
            <w:tcPrChange w:id="99" w:author="Mohammad Nayeem Hasan" w:date="2025-05-07T14:56:00Z" w16du:dateUtc="2025-05-07T08:56:00Z">
              <w:tcPr>
                <w:tcW w:w="446" w:type="pct"/>
                <w:gridSpan w:val="2"/>
                <w:shd w:val="clear" w:color="auto" w:fill="auto"/>
                <w:noWrap/>
                <w:vAlign w:val="bottom"/>
                <w:hideMark/>
              </w:tcPr>
            </w:tcPrChange>
          </w:tcPr>
          <w:p w14:paraId="7981081E" w14:textId="193DE1C3"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9.01</w:t>
            </w:r>
          </w:p>
        </w:tc>
        <w:tc>
          <w:tcPr>
            <w:tcW w:w="343" w:type="pct"/>
            <w:vAlign w:val="bottom"/>
            <w:tcPrChange w:id="100" w:author="Mohammad Nayeem Hasan" w:date="2025-05-07T14:56:00Z" w16du:dateUtc="2025-05-07T08:56:00Z">
              <w:tcPr>
                <w:tcW w:w="277" w:type="pct"/>
                <w:vAlign w:val="bottom"/>
              </w:tcPr>
            </w:tcPrChange>
          </w:tcPr>
          <w:p w14:paraId="66215BDC"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0.07</w:t>
            </w:r>
          </w:p>
        </w:tc>
      </w:tr>
      <w:tr w:rsidR="00AA6F8A" w:rsidRPr="0079412E" w14:paraId="41BFCD55" w14:textId="77777777" w:rsidTr="00A81135">
        <w:trPr>
          <w:trHeight w:val="300"/>
          <w:trPrChange w:id="101" w:author="Mohammad Nayeem Hasan" w:date="2025-05-07T14:56:00Z" w16du:dateUtc="2025-05-07T08:56:00Z">
            <w:trPr>
              <w:gridAfter w:val="0"/>
              <w:trHeight w:val="300"/>
            </w:trPr>
          </w:trPrChange>
        </w:trPr>
        <w:tc>
          <w:tcPr>
            <w:tcW w:w="863" w:type="pct"/>
            <w:shd w:val="clear" w:color="auto" w:fill="auto"/>
            <w:noWrap/>
            <w:vAlign w:val="bottom"/>
            <w:hideMark/>
            <w:tcPrChange w:id="102" w:author="Mohammad Nayeem Hasan" w:date="2025-05-07T14:56:00Z" w16du:dateUtc="2025-05-07T08:56:00Z">
              <w:tcPr>
                <w:tcW w:w="875" w:type="pct"/>
                <w:shd w:val="clear" w:color="auto" w:fill="auto"/>
                <w:noWrap/>
                <w:vAlign w:val="bottom"/>
                <w:hideMark/>
              </w:tcPr>
            </w:tcPrChange>
          </w:tcPr>
          <w:p w14:paraId="00538690" w14:textId="7AA73C94" w:rsidR="00AA6F8A" w:rsidRPr="0079412E" w:rsidRDefault="006F4C36" w:rsidP="00D74280">
            <w:pPr>
              <w:spacing w:after="0" w:line="240" w:lineRule="auto"/>
              <w:rPr>
                <w:rFonts w:ascii="Times New Roman" w:eastAsia="Times New Roman" w:hAnsi="Times New Roman" w:cs="Times New Roman"/>
                <w:color w:val="000000"/>
                <w:kern w:val="0"/>
                <w:sz w:val="24"/>
                <w:szCs w:val="24"/>
                <w14:ligatures w14:val="none"/>
              </w:rPr>
            </w:pPr>
            <w:ins w:id="103" w:author="Najmul Haider" w:date="2025-05-06T18:47:00Z" w16du:dateUtc="2025-05-06T17:47:00Z">
              <w:del w:id="104" w:author="Mohammad Nayeem Hasan" w:date="2025-05-07T14:15:00Z" w16du:dateUtc="2025-05-07T08:15:00Z">
                <w:r w:rsidDel="00ED320C">
                  <w:rPr>
                    <w:rFonts w:ascii="Times New Roman" w:hAnsi="Times New Roman" w:cs="Times New Roman"/>
                    <w:color w:val="000000"/>
                    <w:sz w:val="24"/>
                    <w:szCs w:val="24"/>
                  </w:rPr>
                  <w:delText>S</w:delText>
                </w:r>
              </w:del>
            </w:ins>
            <w:r w:rsidR="00AA6F8A" w:rsidRPr="0079412E">
              <w:rPr>
                <w:rFonts w:ascii="Times New Roman" w:hAnsi="Times New Roman" w:cs="Times New Roman"/>
                <w:color w:val="000000"/>
                <w:sz w:val="24"/>
                <w:szCs w:val="24"/>
              </w:rPr>
              <w:t>Aruba</w:t>
            </w:r>
          </w:p>
        </w:tc>
        <w:tc>
          <w:tcPr>
            <w:tcW w:w="918" w:type="pct"/>
            <w:shd w:val="clear" w:color="auto" w:fill="auto"/>
            <w:noWrap/>
            <w:vAlign w:val="bottom"/>
            <w:hideMark/>
            <w:tcPrChange w:id="105" w:author="Mohammad Nayeem Hasan" w:date="2025-05-07T14:56:00Z" w16du:dateUtc="2025-05-07T08:56:00Z">
              <w:tcPr>
                <w:tcW w:w="931" w:type="pct"/>
                <w:gridSpan w:val="2"/>
                <w:shd w:val="clear" w:color="auto" w:fill="auto"/>
                <w:noWrap/>
                <w:vAlign w:val="bottom"/>
                <w:hideMark/>
              </w:tcPr>
            </w:tcPrChange>
          </w:tcPr>
          <w:p w14:paraId="1F5DFA96" w14:textId="24538E4C" w:rsidR="00AA6F8A" w:rsidRPr="0079412E" w:rsidRDefault="00844561" w:rsidP="00D74280">
            <w:pPr>
              <w:spacing w:after="0" w:line="240" w:lineRule="auto"/>
              <w:rPr>
                <w:rFonts w:ascii="Times New Roman" w:eastAsia="Times New Roman" w:hAnsi="Times New Roman" w:cs="Times New Roman"/>
                <w:color w:val="000000"/>
                <w:kern w:val="0"/>
                <w:sz w:val="24"/>
                <w:szCs w:val="24"/>
                <w14:ligatures w14:val="none"/>
              </w:rPr>
            </w:pPr>
            <w:ins w:id="106" w:author="Mohammad Nayeem Hasan" w:date="2025-05-07T14:05:00Z" w16du:dateUtc="2025-05-07T08:05:00Z">
              <w:r w:rsidRPr="00844561">
                <w:rPr>
                  <w:rFonts w:ascii="Times New Roman" w:hAnsi="Times New Roman" w:cs="Times New Roman"/>
                  <w:color w:val="000000"/>
                  <w:sz w:val="24"/>
                  <w:szCs w:val="24"/>
                </w:rPr>
                <w:t>America</w:t>
              </w:r>
            </w:ins>
            <w:del w:id="107" w:author="Mohammad Nayeem Hasan" w:date="2025-05-07T14:05:00Z" w16du:dateUtc="2025-05-07T08:05:00Z">
              <w:r w:rsidR="00AA6F8A"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08" w:author="Mohammad Nayeem Hasan" w:date="2025-05-07T14:56:00Z" w16du:dateUtc="2025-05-07T08:56:00Z">
              <w:tcPr>
                <w:tcW w:w="711" w:type="pct"/>
                <w:gridSpan w:val="2"/>
                <w:shd w:val="clear" w:color="auto" w:fill="auto"/>
                <w:noWrap/>
                <w:vAlign w:val="bottom"/>
                <w:hideMark/>
              </w:tcPr>
            </w:tcPrChange>
          </w:tcPr>
          <w:p w14:paraId="73630FC7"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109" w:author="Mohammad Nayeem Hasan" w:date="2025-05-07T14:56:00Z" w16du:dateUtc="2025-05-07T08:56:00Z">
              <w:tcPr>
                <w:tcW w:w="582" w:type="pct"/>
                <w:gridSpan w:val="2"/>
              </w:tcPr>
            </w:tcPrChange>
          </w:tcPr>
          <w:p w14:paraId="1B030237" w14:textId="4B1FA89A" w:rsidR="00AA6F8A" w:rsidRPr="0079412E" w:rsidRDefault="00ED320C" w:rsidP="00D74280">
            <w:pPr>
              <w:spacing w:after="0" w:line="240" w:lineRule="auto"/>
              <w:jc w:val="right"/>
              <w:rPr>
                <w:rFonts w:ascii="Times New Roman" w:hAnsi="Times New Roman" w:cs="Times New Roman"/>
                <w:color w:val="000000"/>
                <w:sz w:val="24"/>
                <w:szCs w:val="24"/>
              </w:rPr>
            </w:pPr>
            <w:ins w:id="110" w:author="Mohammad Nayeem Hasan" w:date="2025-05-07T14:15:00Z" w16du:dateUtc="2025-05-07T08:1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11" w:author="Mohammad Nayeem Hasan" w:date="2025-05-07T14:56:00Z" w16du:dateUtc="2025-05-07T08:56:00Z">
              <w:tcPr>
                <w:tcW w:w="430" w:type="pct"/>
                <w:gridSpan w:val="2"/>
                <w:shd w:val="clear" w:color="auto" w:fill="auto"/>
                <w:noWrap/>
                <w:vAlign w:val="bottom"/>
                <w:hideMark/>
              </w:tcPr>
            </w:tcPrChange>
          </w:tcPr>
          <w:p w14:paraId="3A6131DD" w14:textId="3A0CE03B"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88</w:t>
            </w:r>
          </w:p>
        </w:tc>
        <w:tc>
          <w:tcPr>
            <w:tcW w:w="334" w:type="pct"/>
            <w:shd w:val="clear" w:color="auto" w:fill="auto"/>
            <w:noWrap/>
            <w:vAlign w:val="bottom"/>
            <w:hideMark/>
            <w:tcPrChange w:id="112" w:author="Mohammad Nayeem Hasan" w:date="2025-05-07T14:56:00Z" w16du:dateUtc="2025-05-07T08:56:00Z">
              <w:tcPr>
                <w:tcW w:w="339" w:type="pct"/>
                <w:gridSpan w:val="2"/>
                <w:shd w:val="clear" w:color="auto" w:fill="auto"/>
                <w:noWrap/>
                <w:vAlign w:val="bottom"/>
                <w:hideMark/>
              </w:tcPr>
            </w:tcPrChange>
          </w:tcPr>
          <w:p w14:paraId="3DC2CCC4"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13" w:author="Mohammad Nayeem Hasan" w:date="2025-05-07T14:56:00Z" w16du:dateUtc="2025-05-07T08:56:00Z">
              <w:tcPr>
                <w:tcW w:w="409" w:type="pct"/>
                <w:gridSpan w:val="2"/>
                <w:shd w:val="clear" w:color="auto" w:fill="auto"/>
                <w:noWrap/>
                <w:vAlign w:val="bottom"/>
                <w:hideMark/>
              </w:tcPr>
            </w:tcPrChange>
          </w:tcPr>
          <w:p w14:paraId="7536611A" w14:textId="386B3198"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826.00</w:t>
            </w:r>
          </w:p>
        </w:tc>
        <w:tc>
          <w:tcPr>
            <w:tcW w:w="376" w:type="pct"/>
            <w:shd w:val="clear" w:color="auto" w:fill="auto"/>
            <w:noWrap/>
            <w:vAlign w:val="bottom"/>
            <w:hideMark/>
            <w:tcPrChange w:id="114" w:author="Mohammad Nayeem Hasan" w:date="2025-05-07T14:56:00Z" w16du:dateUtc="2025-05-07T08:56:00Z">
              <w:tcPr>
                <w:tcW w:w="446" w:type="pct"/>
                <w:gridSpan w:val="2"/>
                <w:shd w:val="clear" w:color="auto" w:fill="auto"/>
                <w:noWrap/>
                <w:vAlign w:val="bottom"/>
                <w:hideMark/>
              </w:tcPr>
            </w:tcPrChange>
          </w:tcPr>
          <w:p w14:paraId="423823D9"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15" w:author="Mohammad Nayeem Hasan" w:date="2025-05-07T14:56:00Z" w16du:dateUtc="2025-05-07T08:56:00Z">
              <w:tcPr>
                <w:tcW w:w="277" w:type="pct"/>
                <w:vAlign w:val="bottom"/>
              </w:tcPr>
            </w:tcPrChange>
          </w:tcPr>
          <w:p w14:paraId="7EC409FB"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AA6F8A" w:rsidRPr="0079412E" w14:paraId="14054B4D" w14:textId="77777777" w:rsidTr="00A81135">
        <w:trPr>
          <w:trHeight w:val="300"/>
          <w:trPrChange w:id="116" w:author="Mohammad Nayeem Hasan" w:date="2025-05-07T14:56:00Z" w16du:dateUtc="2025-05-07T08:56:00Z">
            <w:trPr>
              <w:gridAfter w:val="0"/>
              <w:trHeight w:val="300"/>
            </w:trPr>
          </w:trPrChange>
        </w:trPr>
        <w:tc>
          <w:tcPr>
            <w:tcW w:w="863" w:type="pct"/>
            <w:shd w:val="clear" w:color="auto" w:fill="auto"/>
            <w:noWrap/>
            <w:vAlign w:val="bottom"/>
            <w:hideMark/>
            <w:tcPrChange w:id="117" w:author="Mohammad Nayeem Hasan" w:date="2025-05-07T14:56:00Z" w16du:dateUtc="2025-05-07T08:56:00Z">
              <w:tcPr>
                <w:tcW w:w="875" w:type="pct"/>
                <w:shd w:val="clear" w:color="auto" w:fill="auto"/>
                <w:noWrap/>
                <w:vAlign w:val="bottom"/>
                <w:hideMark/>
              </w:tcPr>
            </w:tcPrChange>
          </w:tcPr>
          <w:p w14:paraId="76350620"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Australia</w:t>
            </w:r>
          </w:p>
        </w:tc>
        <w:tc>
          <w:tcPr>
            <w:tcW w:w="918" w:type="pct"/>
            <w:shd w:val="clear" w:color="auto" w:fill="auto"/>
            <w:noWrap/>
            <w:vAlign w:val="bottom"/>
            <w:hideMark/>
            <w:tcPrChange w:id="118" w:author="Mohammad Nayeem Hasan" w:date="2025-05-07T14:56:00Z" w16du:dateUtc="2025-05-07T08:56:00Z">
              <w:tcPr>
                <w:tcW w:w="931" w:type="pct"/>
                <w:gridSpan w:val="2"/>
                <w:shd w:val="clear" w:color="auto" w:fill="auto"/>
                <w:noWrap/>
                <w:vAlign w:val="bottom"/>
                <w:hideMark/>
              </w:tcPr>
            </w:tcPrChange>
          </w:tcPr>
          <w:p w14:paraId="6B38E811" w14:textId="6CFC6953"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w:t>
            </w:r>
            <w:del w:id="119" w:author="Mohammad Nayeem Hasan" w:date="2025-05-07T14:08:00Z" w16du:dateUtc="2025-05-07T08:08:00Z">
              <w:r w:rsidRPr="0079412E" w:rsidDel="00844561">
                <w:rPr>
                  <w:rFonts w:ascii="Times New Roman" w:hAnsi="Times New Roman" w:cs="Times New Roman"/>
                  <w:color w:val="000000"/>
                  <w:sz w:val="24"/>
                  <w:szCs w:val="24"/>
                </w:rPr>
                <w:delText xml:space="preserve"> Region</w:delText>
              </w:r>
            </w:del>
          </w:p>
        </w:tc>
        <w:tc>
          <w:tcPr>
            <w:tcW w:w="701" w:type="pct"/>
            <w:shd w:val="clear" w:color="auto" w:fill="auto"/>
            <w:noWrap/>
            <w:vAlign w:val="bottom"/>
            <w:hideMark/>
            <w:tcPrChange w:id="120" w:author="Mohammad Nayeem Hasan" w:date="2025-05-07T14:56:00Z" w16du:dateUtc="2025-05-07T08:56:00Z">
              <w:tcPr>
                <w:tcW w:w="711" w:type="pct"/>
                <w:gridSpan w:val="2"/>
                <w:shd w:val="clear" w:color="auto" w:fill="auto"/>
                <w:noWrap/>
                <w:vAlign w:val="bottom"/>
                <w:hideMark/>
              </w:tcPr>
            </w:tcPrChange>
          </w:tcPr>
          <w:p w14:paraId="012BCA7E"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121" w:author="Mohammad Nayeem Hasan" w:date="2025-05-07T14:56:00Z" w16du:dateUtc="2025-05-07T08:56:00Z">
              <w:tcPr>
                <w:tcW w:w="582" w:type="pct"/>
                <w:gridSpan w:val="2"/>
              </w:tcPr>
            </w:tcPrChange>
          </w:tcPr>
          <w:p w14:paraId="113F79C2" w14:textId="166E057B" w:rsidR="00AA6F8A" w:rsidRPr="0079412E" w:rsidRDefault="00E808B2" w:rsidP="00D74280">
            <w:pPr>
              <w:spacing w:after="0" w:line="240" w:lineRule="auto"/>
              <w:jc w:val="right"/>
              <w:rPr>
                <w:rFonts w:ascii="Times New Roman" w:hAnsi="Times New Roman" w:cs="Times New Roman"/>
                <w:color w:val="000000"/>
                <w:sz w:val="24"/>
                <w:szCs w:val="24"/>
              </w:rPr>
            </w:pPr>
            <w:ins w:id="122" w:author="Mohammad Nayeem Hasan" w:date="2025-05-07T15:58:00Z" w16du:dateUtc="2025-05-07T09:58: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123" w:author="Mohammad Nayeem Hasan" w:date="2025-05-07T14:56:00Z" w16du:dateUtc="2025-05-07T08:56:00Z">
              <w:tcPr>
                <w:tcW w:w="430" w:type="pct"/>
                <w:gridSpan w:val="2"/>
                <w:shd w:val="clear" w:color="auto" w:fill="auto"/>
                <w:noWrap/>
                <w:vAlign w:val="bottom"/>
                <w:hideMark/>
              </w:tcPr>
            </w:tcPrChange>
          </w:tcPr>
          <w:p w14:paraId="0803F00F" w14:textId="588868B5"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23</w:t>
            </w:r>
            <w:ins w:id="124" w:author="Mohammad Nayeem Hasan" w:date="2025-05-07T21:40:00Z" w16du:dateUtc="2025-05-07T15:40:00Z">
              <w:r w:rsidR="00A15085">
                <w:rPr>
                  <w:rFonts w:ascii="Times New Roman" w:hAnsi="Times New Roman" w:cs="Times New Roman"/>
                  <w:color w:val="000000"/>
                  <w:sz w:val="24"/>
                  <w:szCs w:val="24"/>
                </w:rPr>
                <w:t>66</w:t>
              </w:r>
            </w:ins>
            <w:del w:id="125" w:author="Mohammad Nayeem Hasan" w:date="2025-05-07T21:40:00Z" w16du:dateUtc="2025-05-07T15:40:00Z">
              <w:r w:rsidRPr="0079412E" w:rsidDel="00A15085">
                <w:rPr>
                  <w:rFonts w:ascii="Times New Roman" w:hAnsi="Times New Roman" w:cs="Times New Roman"/>
                  <w:color w:val="000000"/>
                  <w:sz w:val="24"/>
                  <w:szCs w:val="24"/>
                </w:rPr>
                <w:delText>58</w:delText>
              </w:r>
            </w:del>
          </w:p>
        </w:tc>
        <w:tc>
          <w:tcPr>
            <w:tcW w:w="334" w:type="pct"/>
            <w:shd w:val="clear" w:color="auto" w:fill="auto"/>
            <w:noWrap/>
            <w:vAlign w:val="bottom"/>
            <w:hideMark/>
            <w:tcPrChange w:id="126" w:author="Mohammad Nayeem Hasan" w:date="2025-05-07T14:56:00Z" w16du:dateUtc="2025-05-07T08:56:00Z">
              <w:tcPr>
                <w:tcW w:w="339" w:type="pct"/>
                <w:gridSpan w:val="2"/>
                <w:shd w:val="clear" w:color="auto" w:fill="auto"/>
                <w:noWrap/>
                <w:vAlign w:val="bottom"/>
                <w:hideMark/>
              </w:tcPr>
            </w:tcPrChange>
          </w:tcPr>
          <w:p w14:paraId="1A1D3057"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27" w:author="Mohammad Nayeem Hasan" w:date="2025-05-07T14:56:00Z" w16du:dateUtc="2025-05-07T08:56:00Z">
              <w:tcPr>
                <w:tcW w:w="409" w:type="pct"/>
                <w:gridSpan w:val="2"/>
                <w:shd w:val="clear" w:color="auto" w:fill="auto"/>
                <w:noWrap/>
                <w:vAlign w:val="bottom"/>
                <w:hideMark/>
              </w:tcPr>
            </w:tcPrChange>
          </w:tcPr>
          <w:p w14:paraId="6CD4441F" w14:textId="592CDFF2"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w:t>
            </w:r>
            <w:ins w:id="128" w:author="Mohammad Nayeem Hasan" w:date="2025-05-07T21:40:00Z" w16du:dateUtc="2025-05-07T15:40:00Z">
              <w:r w:rsidR="00A15085">
                <w:rPr>
                  <w:rFonts w:ascii="Times New Roman" w:hAnsi="Times New Roman" w:cs="Times New Roman"/>
                  <w:color w:val="000000"/>
                  <w:sz w:val="24"/>
                  <w:szCs w:val="24"/>
                </w:rPr>
                <w:t>1</w:t>
              </w:r>
            </w:ins>
            <w:del w:id="129" w:author="Mohammad Nayeem Hasan" w:date="2025-05-07T21:40:00Z" w16du:dateUtc="2025-05-07T15:40:00Z">
              <w:r w:rsidRPr="0079412E" w:rsidDel="00A15085">
                <w:rPr>
                  <w:rFonts w:ascii="Times New Roman" w:hAnsi="Times New Roman" w:cs="Times New Roman"/>
                  <w:color w:val="000000"/>
                  <w:sz w:val="24"/>
                  <w:szCs w:val="24"/>
                </w:rPr>
                <w:delText>0</w:delText>
              </w:r>
            </w:del>
            <w:r w:rsidRPr="0079412E">
              <w:rPr>
                <w:rFonts w:ascii="Times New Roman" w:hAnsi="Times New Roman" w:cs="Times New Roman"/>
                <w:color w:val="000000"/>
                <w:sz w:val="24"/>
                <w:szCs w:val="24"/>
              </w:rPr>
              <w:t>.</w:t>
            </w:r>
            <w:ins w:id="130" w:author="Mohammad Nayeem Hasan" w:date="2025-05-07T21:40:00Z" w16du:dateUtc="2025-05-07T15:40:00Z">
              <w:r w:rsidR="00A15085">
                <w:rPr>
                  <w:rFonts w:ascii="Times New Roman" w:hAnsi="Times New Roman" w:cs="Times New Roman"/>
                  <w:color w:val="000000"/>
                  <w:sz w:val="24"/>
                  <w:szCs w:val="24"/>
                </w:rPr>
                <w:t>28</w:t>
              </w:r>
            </w:ins>
            <w:del w:id="131" w:author="Mohammad Nayeem Hasan" w:date="2025-05-07T21:40:00Z" w16du:dateUtc="2025-05-07T15:40:00Z">
              <w:r w:rsidRPr="0079412E" w:rsidDel="00A15085">
                <w:rPr>
                  <w:rFonts w:ascii="Times New Roman" w:hAnsi="Times New Roman" w:cs="Times New Roman"/>
                  <w:color w:val="000000"/>
                  <w:sz w:val="24"/>
                  <w:szCs w:val="24"/>
                </w:rPr>
                <w:delText>9</w:delText>
              </w:r>
              <w:r w:rsidDel="00A15085">
                <w:rPr>
                  <w:rFonts w:ascii="Times New Roman" w:hAnsi="Times New Roman" w:cs="Times New Roman"/>
                  <w:color w:val="000000"/>
                  <w:sz w:val="24"/>
                  <w:szCs w:val="24"/>
                </w:rPr>
                <w:delText>7</w:delText>
              </w:r>
            </w:del>
          </w:p>
        </w:tc>
        <w:tc>
          <w:tcPr>
            <w:tcW w:w="376" w:type="pct"/>
            <w:shd w:val="clear" w:color="auto" w:fill="auto"/>
            <w:noWrap/>
            <w:vAlign w:val="bottom"/>
            <w:hideMark/>
            <w:tcPrChange w:id="132" w:author="Mohammad Nayeem Hasan" w:date="2025-05-07T14:56:00Z" w16du:dateUtc="2025-05-07T08:56:00Z">
              <w:tcPr>
                <w:tcW w:w="446" w:type="pct"/>
                <w:gridSpan w:val="2"/>
                <w:shd w:val="clear" w:color="auto" w:fill="auto"/>
                <w:noWrap/>
                <w:vAlign w:val="bottom"/>
                <w:hideMark/>
              </w:tcPr>
            </w:tcPrChange>
          </w:tcPr>
          <w:p w14:paraId="26463889"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33" w:author="Mohammad Nayeem Hasan" w:date="2025-05-07T14:56:00Z" w16du:dateUtc="2025-05-07T08:56:00Z">
              <w:tcPr>
                <w:tcW w:w="277" w:type="pct"/>
                <w:vAlign w:val="bottom"/>
              </w:tcPr>
            </w:tcPrChange>
          </w:tcPr>
          <w:p w14:paraId="6EF3A4C7"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p>
        </w:tc>
      </w:tr>
      <w:tr w:rsidR="00AA6F8A" w:rsidRPr="0079412E" w14:paraId="5EA9B7FC" w14:textId="77777777" w:rsidTr="00A81135">
        <w:trPr>
          <w:trHeight w:val="300"/>
          <w:trPrChange w:id="134" w:author="Mohammad Nayeem Hasan" w:date="2025-05-07T14:56:00Z" w16du:dateUtc="2025-05-07T08:56:00Z">
            <w:trPr>
              <w:gridAfter w:val="0"/>
              <w:trHeight w:val="300"/>
            </w:trPr>
          </w:trPrChange>
        </w:trPr>
        <w:tc>
          <w:tcPr>
            <w:tcW w:w="863" w:type="pct"/>
            <w:shd w:val="clear" w:color="auto" w:fill="auto"/>
            <w:noWrap/>
            <w:vAlign w:val="bottom"/>
            <w:hideMark/>
            <w:tcPrChange w:id="135" w:author="Mohammad Nayeem Hasan" w:date="2025-05-07T14:56:00Z" w16du:dateUtc="2025-05-07T08:56:00Z">
              <w:tcPr>
                <w:tcW w:w="875" w:type="pct"/>
                <w:shd w:val="clear" w:color="auto" w:fill="auto"/>
                <w:noWrap/>
                <w:vAlign w:val="bottom"/>
                <w:hideMark/>
              </w:tcPr>
            </w:tcPrChange>
          </w:tcPr>
          <w:p w14:paraId="2A2676C1"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Bangladesh</w:t>
            </w:r>
          </w:p>
        </w:tc>
        <w:tc>
          <w:tcPr>
            <w:tcW w:w="918" w:type="pct"/>
            <w:shd w:val="clear" w:color="auto" w:fill="auto"/>
            <w:noWrap/>
            <w:vAlign w:val="bottom"/>
            <w:hideMark/>
            <w:tcPrChange w:id="136" w:author="Mohammad Nayeem Hasan" w:date="2025-05-07T14:56:00Z" w16du:dateUtc="2025-05-07T08:56:00Z">
              <w:tcPr>
                <w:tcW w:w="931" w:type="pct"/>
                <w:gridSpan w:val="2"/>
                <w:shd w:val="clear" w:color="auto" w:fill="auto"/>
                <w:noWrap/>
                <w:vAlign w:val="bottom"/>
                <w:hideMark/>
              </w:tcPr>
            </w:tcPrChange>
          </w:tcPr>
          <w:p w14:paraId="20A6A348" w14:textId="03F288B9"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South-East Asia</w:t>
            </w:r>
            <w:del w:id="137" w:author="Mohammad Nayeem Hasan" w:date="2025-05-07T14:12:00Z" w16du:dateUtc="2025-05-07T08:12:00Z">
              <w:r w:rsidRPr="0079412E" w:rsidDel="00844561">
                <w:rPr>
                  <w:rFonts w:ascii="Times New Roman" w:hAnsi="Times New Roman" w:cs="Times New Roman"/>
                  <w:color w:val="000000"/>
                  <w:sz w:val="24"/>
                  <w:szCs w:val="24"/>
                </w:rPr>
                <w:delText xml:space="preserve"> Region</w:delText>
              </w:r>
            </w:del>
          </w:p>
        </w:tc>
        <w:tc>
          <w:tcPr>
            <w:tcW w:w="701" w:type="pct"/>
            <w:shd w:val="clear" w:color="auto" w:fill="auto"/>
            <w:noWrap/>
            <w:vAlign w:val="bottom"/>
            <w:hideMark/>
            <w:tcPrChange w:id="138" w:author="Mohammad Nayeem Hasan" w:date="2025-05-07T14:56:00Z" w16du:dateUtc="2025-05-07T08:56:00Z">
              <w:tcPr>
                <w:tcW w:w="711" w:type="pct"/>
                <w:gridSpan w:val="2"/>
                <w:shd w:val="clear" w:color="auto" w:fill="auto"/>
                <w:noWrap/>
                <w:vAlign w:val="bottom"/>
                <w:hideMark/>
              </w:tcPr>
            </w:tcPrChange>
          </w:tcPr>
          <w:p w14:paraId="33D2BA7A" w14:textId="77777777" w:rsidR="00AA6F8A" w:rsidRPr="0079412E" w:rsidRDefault="00AA6F8A" w:rsidP="00D74280">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139" w:author="Mohammad Nayeem Hasan" w:date="2025-05-07T14:56:00Z" w16du:dateUtc="2025-05-07T08:56:00Z">
              <w:tcPr>
                <w:tcW w:w="582" w:type="pct"/>
                <w:gridSpan w:val="2"/>
              </w:tcPr>
            </w:tcPrChange>
          </w:tcPr>
          <w:p w14:paraId="62921B74" w14:textId="74B9E06D" w:rsidR="00AA6F8A" w:rsidRPr="0079412E" w:rsidRDefault="00ED320C" w:rsidP="00D74280">
            <w:pPr>
              <w:spacing w:after="0" w:line="240" w:lineRule="auto"/>
              <w:jc w:val="right"/>
              <w:rPr>
                <w:rFonts w:ascii="Times New Roman" w:hAnsi="Times New Roman" w:cs="Times New Roman"/>
                <w:color w:val="000000"/>
                <w:sz w:val="24"/>
                <w:szCs w:val="24"/>
              </w:rPr>
            </w:pPr>
            <w:ins w:id="140" w:author="Mohammad Nayeem Hasan" w:date="2025-05-07T14:15:00Z" w16du:dateUtc="2025-05-07T08:1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41" w:author="Mohammad Nayeem Hasan" w:date="2025-05-07T14:56:00Z" w16du:dateUtc="2025-05-07T08:56:00Z">
              <w:tcPr>
                <w:tcW w:w="430" w:type="pct"/>
                <w:gridSpan w:val="2"/>
                <w:shd w:val="clear" w:color="auto" w:fill="auto"/>
                <w:noWrap/>
                <w:vAlign w:val="bottom"/>
                <w:hideMark/>
              </w:tcPr>
            </w:tcPrChange>
          </w:tcPr>
          <w:p w14:paraId="3648B270" w14:textId="7082BCCE"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101214</w:t>
            </w:r>
          </w:p>
        </w:tc>
        <w:tc>
          <w:tcPr>
            <w:tcW w:w="334" w:type="pct"/>
            <w:shd w:val="clear" w:color="auto" w:fill="auto"/>
            <w:noWrap/>
            <w:vAlign w:val="bottom"/>
            <w:hideMark/>
            <w:tcPrChange w:id="142" w:author="Mohammad Nayeem Hasan" w:date="2025-05-07T14:56:00Z" w16du:dateUtc="2025-05-07T08:56:00Z">
              <w:tcPr>
                <w:tcW w:w="339" w:type="pct"/>
                <w:gridSpan w:val="2"/>
                <w:shd w:val="clear" w:color="auto" w:fill="auto"/>
                <w:noWrap/>
                <w:vAlign w:val="bottom"/>
                <w:hideMark/>
              </w:tcPr>
            </w:tcPrChange>
          </w:tcPr>
          <w:p w14:paraId="1DF23D8B"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557</w:t>
            </w:r>
          </w:p>
        </w:tc>
        <w:tc>
          <w:tcPr>
            <w:tcW w:w="466" w:type="pct"/>
            <w:shd w:val="clear" w:color="auto" w:fill="auto"/>
            <w:noWrap/>
            <w:vAlign w:val="bottom"/>
            <w:hideMark/>
            <w:tcPrChange w:id="143" w:author="Mohammad Nayeem Hasan" w:date="2025-05-07T14:56:00Z" w16du:dateUtc="2025-05-07T08:56:00Z">
              <w:tcPr>
                <w:tcW w:w="409" w:type="pct"/>
                <w:gridSpan w:val="2"/>
                <w:shd w:val="clear" w:color="auto" w:fill="auto"/>
                <w:noWrap/>
                <w:vAlign w:val="bottom"/>
                <w:hideMark/>
              </w:tcPr>
            </w:tcPrChange>
          </w:tcPr>
          <w:p w14:paraId="712FC294" w14:textId="43718FF8"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597.6</w:t>
            </w:r>
            <w:r>
              <w:rPr>
                <w:rFonts w:ascii="Times New Roman" w:hAnsi="Times New Roman" w:cs="Times New Roman"/>
                <w:color w:val="000000"/>
                <w:sz w:val="24"/>
                <w:szCs w:val="24"/>
              </w:rPr>
              <w:t>4</w:t>
            </w:r>
          </w:p>
        </w:tc>
        <w:tc>
          <w:tcPr>
            <w:tcW w:w="376" w:type="pct"/>
            <w:shd w:val="clear" w:color="auto" w:fill="auto"/>
            <w:noWrap/>
            <w:vAlign w:val="bottom"/>
            <w:hideMark/>
            <w:tcPrChange w:id="144" w:author="Mohammad Nayeem Hasan" w:date="2025-05-07T14:56:00Z" w16du:dateUtc="2025-05-07T08:56:00Z">
              <w:tcPr>
                <w:tcW w:w="446" w:type="pct"/>
                <w:gridSpan w:val="2"/>
                <w:shd w:val="clear" w:color="auto" w:fill="auto"/>
                <w:noWrap/>
                <w:vAlign w:val="bottom"/>
                <w:hideMark/>
              </w:tcPr>
            </w:tcPrChange>
          </w:tcPr>
          <w:p w14:paraId="504893BD" w14:textId="368D2CF8"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w:t>
            </w:r>
            <w:r>
              <w:rPr>
                <w:rFonts w:ascii="Times New Roman" w:hAnsi="Times New Roman" w:cs="Times New Roman"/>
                <w:color w:val="000000"/>
                <w:sz w:val="24"/>
                <w:szCs w:val="24"/>
              </w:rPr>
              <w:t>9</w:t>
            </w:r>
          </w:p>
        </w:tc>
        <w:tc>
          <w:tcPr>
            <w:tcW w:w="343" w:type="pct"/>
            <w:vAlign w:val="bottom"/>
            <w:tcPrChange w:id="145" w:author="Mohammad Nayeem Hasan" w:date="2025-05-07T14:56:00Z" w16du:dateUtc="2025-05-07T08:56:00Z">
              <w:tcPr>
                <w:tcW w:w="277" w:type="pct"/>
                <w:vAlign w:val="bottom"/>
              </w:tcPr>
            </w:tcPrChange>
          </w:tcPr>
          <w:p w14:paraId="0B5889C3" w14:textId="77777777" w:rsidR="00AA6F8A" w:rsidRPr="0079412E" w:rsidRDefault="00AA6F8A" w:rsidP="00D74280">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0.55</w:t>
            </w:r>
          </w:p>
        </w:tc>
      </w:tr>
      <w:tr w:rsidR="00844561" w:rsidRPr="0079412E" w14:paraId="43E7178A" w14:textId="77777777" w:rsidTr="00A81135">
        <w:trPr>
          <w:trHeight w:val="300"/>
          <w:trPrChange w:id="146" w:author="Mohammad Nayeem Hasan" w:date="2025-05-07T14:56:00Z" w16du:dateUtc="2025-05-07T08:56:00Z">
            <w:trPr>
              <w:gridAfter w:val="0"/>
              <w:trHeight w:val="300"/>
            </w:trPr>
          </w:trPrChange>
        </w:trPr>
        <w:tc>
          <w:tcPr>
            <w:tcW w:w="863" w:type="pct"/>
            <w:shd w:val="clear" w:color="auto" w:fill="auto"/>
            <w:noWrap/>
            <w:vAlign w:val="bottom"/>
            <w:hideMark/>
            <w:tcPrChange w:id="147" w:author="Mohammad Nayeem Hasan" w:date="2025-05-07T14:56:00Z" w16du:dateUtc="2025-05-07T08:56:00Z">
              <w:tcPr>
                <w:tcW w:w="875" w:type="pct"/>
                <w:shd w:val="clear" w:color="auto" w:fill="auto"/>
                <w:noWrap/>
                <w:vAlign w:val="bottom"/>
                <w:hideMark/>
              </w:tcPr>
            </w:tcPrChange>
          </w:tcPr>
          <w:p w14:paraId="30041697"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Barbados</w:t>
            </w:r>
          </w:p>
        </w:tc>
        <w:tc>
          <w:tcPr>
            <w:tcW w:w="918" w:type="pct"/>
            <w:shd w:val="clear" w:color="auto" w:fill="auto"/>
            <w:noWrap/>
            <w:hideMark/>
            <w:tcPrChange w:id="148" w:author="Mohammad Nayeem Hasan" w:date="2025-05-07T14:56:00Z" w16du:dateUtc="2025-05-07T08:56:00Z">
              <w:tcPr>
                <w:tcW w:w="931" w:type="pct"/>
                <w:gridSpan w:val="2"/>
                <w:shd w:val="clear" w:color="auto" w:fill="auto"/>
                <w:noWrap/>
                <w:vAlign w:val="bottom"/>
                <w:hideMark/>
              </w:tcPr>
            </w:tcPrChange>
          </w:tcPr>
          <w:p w14:paraId="27E362BE" w14:textId="3C590599"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49" w:author="Mohammad Nayeem Hasan" w:date="2025-05-07T14:06:00Z" w16du:dateUtc="2025-05-07T08:06:00Z">
              <w:r w:rsidRPr="0092502A">
                <w:rPr>
                  <w:rFonts w:ascii="Times New Roman" w:hAnsi="Times New Roman" w:cs="Times New Roman"/>
                  <w:color w:val="000000"/>
                  <w:sz w:val="24"/>
                  <w:szCs w:val="24"/>
                </w:rPr>
                <w:t>America</w:t>
              </w:r>
            </w:ins>
            <w:del w:id="150" w:author="Mohammad Nayeem Hasan" w:date="2025-05-07T14:06:00Z" w16du:dateUtc="2025-05-07T08:06:00Z">
              <w:r w:rsidRPr="0079412E" w:rsidDel="00177086">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51" w:author="Mohammad Nayeem Hasan" w:date="2025-05-07T14:56:00Z" w16du:dateUtc="2025-05-07T08:56:00Z">
              <w:tcPr>
                <w:tcW w:w="711" w:type="pct"/>
                <w:gridSpan w:val="2"/>
                <w:shd w:val="clear" w:color="auto" w:fill="auto"/>
                <w:noWrap/>
                <w:vAlign w:val="bottom"/>
                <w:hideMark/>
              </w:tcPr>
            </w:tcPrChange>
          </w:tcPr>
          <w:p w14:paraId="594FDC3A"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52" w:author="Mohammad Nayeem Hasan" w:date="2025-05-07T14:56:00Z" w16du:dateUtc="2025-05-07T08:56:00Z">
              <w:tcPr>
                <w:tcW w:w="582" w:type="pct"/>
                <w:gridSpan w:val="2"/>
              </w:tcPr>
            </w:tcPrChange>
          </w:tcPr>
          <w:p w14:paraId="5FD7CB50" w14:textId="32618B71" w:rsidR="00844561" w:rsidRPr="0079412E" w:rsidRDefault="00ED320C" w:rsidP="00844561">
            <w:pPr>
              <w:spacing w:after="0" w:line="240" w:lineRule="auto"/>
              <w:jc w:val="right"/>
              <w:rPr>
                <w:rFonts w:ascii="Times New Roman" w:hAnsi="Times New Roman" w:cs="Times New Roman"/>
                <w:color w:val="000000"/>
                <w:sz w:val="24"/>
                <w:szCs w:val="24"/>
              </w:rPr>
            </w:pPr>
            <w:ins w:id="153" w:author="Mohammad Nayeem Hasan" w:date="2025-05-07T14:15:00Z" w16du:dateUtc="2025-05-07T08:1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54" w:author="Mohammad Nayeem Hasan" w:date="2025-05-07T14:56:00Z" w16du:dateUtc="2025-05-07T08:56:00Z">
              <w:tcPr>
                <w:tcW w:w="430" w:type="pct"/>
                <w:gridSpan w:val="2"/>
                <w:shd w:val="clear" w:color="auto" w:fill="auto"/>
                <w:noWrap/>
                <w:vAlign w:val="bottom"/>
                <w:hideMark/>
              </w:tcPr>
            </w:tcPrChange>
          </w:tcPr>
          <w:p w14:paraId="67C088AA" w14:textId="262B2283"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1133</w:t>
            </w:r>
          </w:p>
        </w:tc>
        <w:tc>
          <w:tcPr>
            <w:tcW w:w="334" w:type="pct"/>
            <w:shd w:val="clear" w:color="auto" w:fill="auto"/>
            <w:noWrap/>
            <w:vAlign w:val="bottom"/>
            <w:hideMark/>
            <w:tcPrChange w:id="155" w:author="Mohammad Nayeem Hasan" w:date="2025-05-07T14:56:00Z" w16du:dateUtc="2025-05-07T08:56:00Z">
              <w:tcPr>
                <w:tcW w:w="339" w:type="pct"/>
                <w:gridSpan w:val="2"/>
                <w:shd w:val="clear" w:color="auto" w:fill="auto"/>
                <w:noWrap/>
                <w:vAlign w:val="bottom"/>
                <w:hideMark/>
              </w:tcPr>
            </w:tcPrChange>
          </w:tcPr>
          <w:p w14:paraId="6047DBAA"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56" w:author="Mohammad Nayeem Hasan" w:date="2025-05-07T14:56:00Z" w16du:dateUtc="2025-05-07T08:56:00Z">
              <w:tcPr>
                <w:tcW w:w="409" w:type="pct"/>
                <w:gridSpan w:val="2"/>
                <w:shd w:val="clear" w:color="auto" w:fill="auto"/>
                <w:noWrap/>
                <w:vAlign w:val="bottom"/>
                <w:hideMark/>
              </w:tcPr>
            </w:tcPrChange>
          </w:tcPr>
          <w:p w14:paraId="3FC2F6E7" w14:textId="76AD03D1"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4029.16</w:t>
            </w:r>
          </w:p>
        </w:tc>
        <w:tc>
          <w:tcPr>
            <w:tcW w:w="376" w:type="pct"/>
            <w:shd w:val="clear" w:color="auto" w:fill="auto"/>
            <w:noWrap/>
            <w:vAlign w:val="bottom"/>
            <w:hideMark/>
            <w:tcPrChange w:id="157" w:author="Mohammad Nayeem Hasan" w:date="2025-05-07T14:56:00Z" w16du:dateUtc="2025-05-07T08:56:00Z">
              <w:tcPr>
                <w:tcW w:w="446" w:type="pct"/>
                <w:gridSpan w:val="2"/>
                <w:shd w:val="clear" w:color="auto" w:fill="auto"/>
                <w:noWrap/>
                <w:vAlign w:val="bottom"/>
                <w:hideMark/>
              </w:tcPr>
            </w:tcPrChange>
          </w:tcPr>
          <w:p w14:paraId="3586D635"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58" w:author="Mohammad Nayeem Hasan" w:date="2025-05-07T14:56:00Z" w16du:dateUtc="2025-05-07T08:56:00Z">
              <w:tcPr>
                <w:tcW w:w="277" w:type="pct"/>
                <w:vAlign w:val="bottom"/>
              </w:tcPr>
            </w:tcPrChange>
          </w:tcPr>
          <w:p w14:paraId="10D48460"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712706B2" w14:textId="77777777" w:rsidTr="00A81135">
        <w:trPr>
          <w:trHeight w:val="300"/>
          <w:trPrChange w:id="159" w:author="Mohammad Nayeem Hasan" w:date="2025-05-07T14:56:00Z" w16du:dateUtc="2025-05-07T08:56:00Z">
            <w:trPr>
              <w:gridAfter w:val="0"/>
              <w:trHeight w:val="300"/>
            </w:trPr>
          </w:trPrChange>
        </w:trPr>
        <w:tc>
          <w:tcPr>
            <w:tcW w:w="863" w:type="pct"/>
            <w:shd w:val="clear" w:color="auto" w:fill="auto"/>
            <w:noWrap/>
            <w:vAlign w:val="bottom"/>
            <w:hideMark/>
            <w:tcPrChange w:id="160" w:author="Mohammad Nayeem Hasan" w:date="2025-05-07T14:56:00Z" w16du:dateUtc="2025-05-07T08:56:00Z">
              <w:tcPr>
                <w:tcW w:w="875" w:type="pct"/>
                <w:shd w:val="clear" w:color="auto" w:fill="auto"/>
                <w:noWrap/>
                <w:vAlign w:val="bottom"/>
                <w:hideMark/>
              </w:tcPr>
            </w:tcPrChange>
          </w:tcPr>
          <w:p w14:paraId="137ED99C"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Belize</w:t>
            </w:r>
          </w:p>
        </w:tc>
        <w:tc>
          <w:tcPr>
            <w:tcW w:w="918" w:type="pct"/>
            <w:shd w:val="clear" w:color="auto" w:fill="auto"/>
            <w:noWrap/>
            <w:hideMark/>
            <w:tcPrChange w:id="161" w:author="Mohammad Nayeem Hasan" w:date="2025-05-07T14:56:00Z" w16du:dateUtc="2025-05-07T08:56:00Z">
              <w:tcPr>
                <w:tcW w:w="931" w:type="pct"/>
                <w:gridSpan w:val="2"/>
                <w:shd w:val="clear" w:color="auto" w:fill="auto"/>
                <w:noWrap/>
                <w:vAlign w:val="bottom"/>
                <w:hideMark/>
              </w:tcPr>
            </w:tcPrChange>
          </w:tcPr>
          <w:p w14:paraId="046EEC4C" w14:textId="1AE6284C"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62" w:author="Mohammad Nayeem Hasan" w:date="2025-05-07T14:06:00Z" w16du:dateUtc="2025-05-07T08:06:00Z">
              <w:r w:rsidRPr="0092502A">
                <w:rPr>
                  <w:rFonts w:ascii="Times New Roman" w:hAnsi="Times New Roman" w:cs="Times New Roman"/>
                  <w:color w:val="000000"/>
                  <w:sz w:val="24"/>
                  <w:szCs w:val="24"/>
                </w:rPr>
                <w:t>America</w:t>
              </w:r>
            </w:ins>
            <w:del w:id="163" w:author="Mohammad Nayeem Hasan" w:date="2025-05-07T14:06:00Z" w16du:dateUtc="2025-05-07T08:06:00Z">
              <w:r w:rsidRPr="0079412E" w:rsidDel="00177086">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64" w:author="Mohammad Nayeem Hasan" w:date="2025-05-07T14:56:00Z" w16du:dateUtc="2025-05-07T08:56:00Z">
              <w:tcPr>
                <w:tcW w:w="711" w:type="pct"/>
                <w:gridSpan w:val="2"/>
                <w:shd w:val="clear" w:color="auto" w:fill="auto"/>
                <w:noWrap/>
                <w:vAlign w:val="bottom"/>
                <w:hideMark/>
              </w:tcPr>
            </w:tcPrChange>
          </w:tcPr>
          <w:p w14:paraId="2E6BE30C"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65" w:author="Mohammad Nayeem Hasan" w:date="2025-05-07T14:56:00Z" w16du:dateUtc="2025-05-07T08:56:00Z">
              <w:tcPr>
                <w:tcW w:w="582" w:type="pct"/>
                <w:gridSpan w:val="2"/>
              </w:tcPr>
            </w:tcPrChange>
          </w:tcPr>
          <w:p w14:paraId="6C5CFC6D" w14:textId="170D4516" w:rsidR="00844561" w:rsidRPr="0079412E" w:rsidRDefault="00ED320C" w:rsidP="00844561">
            <w:pPr>
              <w:spacing w:after="0" w:line="240" w:lineRule="auto"/>
              <w:jc w:val="right"/>
              <w:rPr>
                <w:rFonts w:ascii="Times New Roman" w:hAnsi="Times New Roman" w:cs="Times New Roman"/>
                <w:color w:val="000000"/>
                <w:sz w:val="24"/>
                <w:szCs w:val="24"/>
              </w:rPr>
            </w:pPr>
            <w:ins w:id="166" w:author="Mohammad Nayeem Hasan" w:date="2025-05-07T14:20:00Z" w16du:dateUtc="2025-05-07T08:20: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67" w:author="Mohammad Nayeem Hasan" w:date="2025-05-07T14:56:00Z" w16du:dateUtc="2025-05-07T08:56:00Z">
              <w:tcPr>
                <w:tcW w:w="430" w:type="pct"/>
                <w:gridSpan w:val="2"/>
                <w:shd w:val="clear" w:color="auto" w:fill="auto"/>
                <w:noWrap/>
                <w:vAlign w:val="bottom"/>
                <w:hideMark/>
              </w:tcPr>
            </w:tcPrChange>
          </w:tcPr>
          <w:p w14:paraId="7BF2091D" w14:textId="288E0B8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1148</w:t>
            </w:r>
          </w:p>
        </w:tc>
        <w:tc>
          <w:tcPr>
            <w:tcW w:w="334" w:type="pct"/>
            <w:shd w:val="clear" w:color="auto" w:fill="auto"/>
            <w:noWrap/>
            <w:vAlign w:val="bottom"/>
            <w:hideMark/>
            <w:tcPrChange w:id="168" w:author="Mohammad Nayeem Hasan" w:date="2025-05-07T14:56:00Z" w16du:dateUtc="2025-05-07T08:56:00Z">
              <w:tcPr>
                <w:tcW w:w="339" w:type="pct"/>
                <w:gridSpan w:val="2"/>
                <w:shd w:val="clear" w:color="auto" w:fill="auto"/>
                <w:noWrap/>
                <w:vAlign w:val="bottom"/>
                <w:hideMark/>
              </w:tcPr>
            </w:tcPrChange>
          </w:tcPr>
          <w:p w14:paraId="0F54A1D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69" w:author="Mohammad Nayeem Hasan" w:date="2025-05-07T14:56:00Z" w16du:dateUtc="2025-05-07T08:56:00Z">
              <w:tcPr>
                <w:tcW w:w="409" w:type="pct"/>
                <w:gridSpan w:val="2"/>
                <w:shd w:val="clear" w:color="auto" w:fill="auto"/>
                <w:noWrap/>
                <w:vAlign w:val="bottom"/>
                <w:hideMark/>
              </w:tcPr>
            </w:tcPrChange>
          </w:tcPr>
          <w:p w14:paraId="3CD2465F" w14:textId="3AC168E3"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2869.7</w:t>
            </w:r>
            <w:r>
              <w:rPr>
                <w:rFonts w:ascii="Times New Roman" w:hAnsi="Times New Roman" w:cs="Times New Roman"/>
                <w:color w:val="000000"/>
                <w:sz w:val="24"/>
                <w:szCs w:val="24"/>
              </w:rPr>
              <w:t>8</w:t>
            </w:r>
          </w:p>
        </w:tc>
        <w:tc>
          <w:tcPr>
            <w:tcW w:w="376" w:type="pct"/>
            <w:shd w:val="clear" w:color="auto" w:fill="auto"/>
            <w:noWrap/>
            <w:vAlign w:val="bottom"/>
            <w:hideMark/>
            <w:tcPrChange w:id="170" w:author="Mohammad Nayeem Hasan" w:date="2025-05-07T14:56:00Z" w16du:dateUtc="2025-05-07T08:56:00Z">
              <w:tcPr>
                <w:tcW w:w="446" w:type="pct"/>
                <w:gridSpan w:val="2"/>
                <w:shd w:val="clear" w:color="auto" w:fill="auto"/>
                <w:noWrap/>
                <w:vAlign w:val="bottom"/>
                <w:hideMark/>
              </w:tcPr>
            </w:tcPrChange>
          </w:tcPr>
          <w:p w14:paraId="69E26EFE"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71" w:author="Mohammad Nayeem Hasan" w:date="2025-05-07T14:56:00Z" w16du:dateUtc="2025-05-07T08:56:00Z">
              <w:tcPr>
                <w:tcW w:w="277" w:type="pct"/>
                <w:vAlign w:val="bottom"/>
              </w:tcPr>
            </w:tcPrChange>
          </w:tcPr>
          <w:p w14:paraId="2EC9073A"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4575B8EA" w14:textId="77777777" w:rsidTr="00A81135">
        <w:trPr>
          <w:trHeight w:val="300"/>
          <w:trPrChange w:id="172" w:author="Mohammad Nayeem Hasan" w:date="2025-05-07T14:56:00Z" w16du:dateUtc="2025-05-07T08:56:00Z">
            <w:trPr>
              <w:gridAfter w:val="0"/>
              <w:trHeight w:val="300"/>
            </w:trPr>
          </w:trPrChange>
        </w:trPr>
        <w:tc>
          <w:tcPr>
            <w:tcW w:w="863" w:type="pct"/>
            <w:shd w:val="clear" w:color="auto" w:fill="auto"/>
            <w:noWrap/>
            <w:vAlign w:val="bottom"/>
            <w:hideMark/>
            <w:tcPrChange w:id="173" w:author="Mohammad Nayeem Hasan" w:date="2025-05-07T14:56:00Z" w16du:dateUtc="2025-05-07T08:56:00Z">
              <w:tcPr>
                <w:tcW w:w="875" w:type="pct"/>
                <w:shd w:val="clear" w:color="auto" w:fill="auto"/>
                <w:noWrap/>
                <w:vAlign w:val="bottom"/>
                <w:hideMark/>
              </w:tcPr>
            </w:tcPrChange>
          </w:tcPr>
          <w:p w14:paraId="0138D79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Benin</w:t>
            </w:r>
          </w:p>
        </w:tc>
        <w:tc>
          <w:tcPr>
            <w:tcW w:w="918" w:type="pct"/>
            <w:shd w:val="clear" w:color="auto" w:fill="auto"/>
            <w:noWrap/>
            <w:vAlign w:val="bottom"/>
            <w:hideMark/>
            <w:tcPrChange w:id="174" w:author="Mohammad Nayeem Hasan" w:date="2025-05-07T14:56:00Z" w16du:dateUtc="2025-05-07T08:56:00Z">
              <w:tcPr>
                <w:tcW w:w="931" w:type="pct"/>
                <w:gridSpan w:val="2"/>
                <w:shd w:val="clear" w:color="auto" w:fill="auto"/>
                <w:noWrap/>
                <w:vAlign w:val="bottom"/>
                <w:hideMark/>
              </w:tcPr>
            </w:tcPrChange>
          </w:tcPr>
          <w:p w14:paraId="7CB2CE15" w14:textId="1F22154C"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175" w:author="Mohammad Nayeem Hasan" w:date="2025-05-07T13:52:00Z" w16du:dateUtc="2025-05-07T07:52: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176" w:author="Mohammad Nayeem Hasan" w:date="2025-05-07T13:52:00Z" w16du:dateUtc="2025-05-07T07:52:00Z">
              <w:r w:rsidRPr="0079412E" w:rsidDel="00041CD3">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177" w:author="Mohammad Nayeem Hasan" w:date="2025-05-07T14:56:00Z" w16du:dateUtc="2025-05-07T08:56:00Z">
              <w:tcPr>
                <w:tcW w:w="711" w:type="pct"/>
                <w:gridSpan w:val="2"/>
                <w:shd w:val="clear" w:color="auto" w:fill="auto"/>
                <w:noWrap/>
                <w:vAlign w:val="bottom"/>
                <w:hideMark/>
              </w:tcPr>
            </w:tcPrChange>
          </w:tcPr>
          <w:p w14:paraId="7298F7DC"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178" w:author="Mohammad Nayeem Hasan" w:date="2025-05-07T14:56:00Z" w16du:dateUtc="2025-05-07T08:56:00Z">
              <w:tcPr>
                <w:tcW w:w="582" w:type="pct"/>
                <w:gridSpan w:val="2"/>
              </w:tcPr>
            </w:tcPrChange>
          </w:tcPr>
          <w:p w14:paraId="7C308F99" w14:textId="6959CC1A" w:rsidR="00F57067" w:rsidRPr="0079412E" w:rsidRDefault="00ED320C" w:rsidP="00F57067">
            <w:pPr>
              <w:spacing w:after="0" w:line="240" w:lineRule="auto"/>
              <w:jc w:val="right"/>
              <w:rPr>
                <w:rFonts w:ascii="Times New Roman" w:hAnsi="Times New Roman" w:cs="Times New Roman"/>
                <w:color w:val="000000"/>
                <w:sz w:val="24"/>
                <w:szCs w:val="24"/>
              </w:rPr>
            </w:pPr>
            <w:ins w:id="179" w:author="Mohammad Nayeem Hasan" w:date="2025-05-07T14:20:00Z" w16du:dateUtc="2025-05-07T08:20: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80" w:author="Mohammad Nayeem Hasan" w:date="2025-05-07T14:56:00Z" w16du:dateUtc="2025-05-07T08:56:00Z">
              <w:tcPr>
                <w:tcW w:w="430" w:type="pct"/>
                <w:gridSpan w:val="2"/>
                <w:shd w:val="clear" w:color="auto" w:fill="auto"/>
                <w:noWrap/>
                <w:vAlign w:val="bottom"/>
                <w:hideMark/>
              </w:tcPr>
            </w:tcPrChange>
          </w:tcPr>
          <w:p w14:paraId="71699E71" w14:textId="1E81FF6C"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w:t>
            </w:r>
          </w:p>
        </w:tc>
        <w:tc>
          <w:tcPr>
            <w:tcW w:w="334" w:type="pct"/>
            <w:shd w:val="clear" w:color="auto" w:fill="auto"/>
            <w:noWrap/>
            <w:vAlign w:val="bottom"/>
            <w:hideMark/>
            <w:tcPrChange w:id="181" w:author="Mohammad Nayeem Hasan" w:date="2025-05-07T14:56:00Z" w16du:dateUtc="2025-05-07T08:56:00Z">
              <w:tcPr>
                <w:tcW w:w="339" w:type="pct"/>
                <w:gridSpan w:val="2"/>
                <w:shd w:val="clear" w:color="auto" w:fill="auto"/>
                <w:noWrap/>
                <w:vAlign w:val="bottom"/>
                <w:hideMark/>
              </w:tcPr>
            </w:tcPrChange>
          </w:tcPr>
          <w:p w14:paraId="7BF0481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66" w:type="pct"/>
            <w:shd w:val="clear" w:color="auto" w:fill="auto"/>
            <w:noWrap/>
            <w:vAlign w:val="bottom"/>
            <w:hideMark/>
            <w:tcPrChange w:id="182" w:author="Mohammad Nayeem Hasan" w:date="2025-05-07T14:56:00Z" w16du:dateUtc="2025-05-07T08:56:00Z">
              <w:tcPr>
                <w:tcW w:w="409" w:type="pct"/>
                <w:gridSpan w:val="2"/>
                <w:shd w:val="clear" w:color="auto" w:fill="auto"/>
                <w:noWrap/>
                <w:vAlign w:val="bottom"/>
                <w:hideMark/>
              </w:tcPr>
            </w:tcPrChange>
          </w:tcPr>
          <w:p w14:paraId="4C09871F" w14:textId="7193A89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3.15</w:t>
            </w:r>
          </w:p>
        </w:tc>
        <w:tc>
          <w:tcPr>
            <w:tcW w:w="376" w:type="pct"/>
            <w:shd w:val="clear" w:color="auto" w:fill="auto"/>
            <w:noWrap/>
            <w:vAlign w:val="bottom"/>
            <w:hideMark/>
            <w:tcPrChange w:id="183" w:author="Mohammad Nayeem Hasan" w:date="2025-05-07T14:56:00Z" w16du:dateUtc="2025-05-07T08:56:00Z">
              <w:tcPr>
                <w:tcW w:w="446" w:type="pct"/>
                <w:gridSpan w:val="2"/>
                <w:shd w:val="clear" w:color="auto" w:fill="auto"/>
                <w:noWrap/>
                <w:vAlign w:val="bottom"/>
                <w:hideMark/>
              </w:tcPr>
            </w:tcPrChange>
          </w:tcPr>
          <w:p w14:paraId="24918D1A" w14:textId="530B185A"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w:t>
            </w:r>
            <w:r>
              <w:rPr>
                <w:rFonts w:ascii="Times New Roman" w:hAnsi="Times New Roman" w:cs="Times New Roman"/>
                <w:color w:val="000000"/>
                <w:sz w:val="24"/>
                <w:szCs w:val="24"/>
              </w:rPr>
              <w:t>8</w:t>
            </w:r>
          </w:p>
        </w:tc>
        <w:tc>
          <w:tcPr>
            <w:tcW w:w="343" w:type="pct"/>
            <w:vAlign w:val="bottom"/>
            <w:tcPrChange w:id="184" w:author="Mohammad Nayeem Hasan" w:date="2025-05-07T14:56:00Z" w16du:dateUtc="2025-05-07T08:56:00Z">
              <w:tcPr>
                <w:tcW w:w="277" w:type="pct"/>
                <w:vAlign w:val="bottom"/>
              </w:tcPr>
            </w:tcPrChange>
          </w:tcPr>
          <w:p w14:paraId="7EDED3F1"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2.44</w:t>
            </w:r>
          </w:p>
        </w:tc>
      </w:tr>
      <w:tr w:rsidR="00844561" w:rsidRPr="0079412E" w14:paraId="7A349177" w14:textId="77777777" w:rsidTr="00A81135">
        <w:trPr>
          <w:trHeight w:val="300"/>
          <w:trPrChange w:id="185" w:author="Mohammad Nayeem Hasan" w:date="2025-05-07T14:56:00Z" w16du:dateUtc="2025-05-07T08:56:00Z">
            <w:trPr>
              <w:gridAfter w:val="0"/>
              <w:trHeight w:val="300"/>
            </w:trPr>
          </w:trPrChange>
        </w:trPr>
        <w:tc>
          <w:tcPr>
            <w:tcW w:w="863" w:type="pct"/>
            <w:shd w:val="clear" w:color="auto" w:fill="auto"/>
            <w:noWrap/>
            <w:vAlign w:val="bottom"/>
            <w:hideMark/>
            <w:tcPrChange w:id="186" w:author="Mohammad Nayeem Hasan" w:date="2025-05-07T14:56:00Z" w16du:dateUtc="2025-05-07T08:56:00Z">
              <w:tcPr>
                <w:tcW w:w="875" w:type="pct"/>
                <w:shd w:val="clear" w:color="auto" w:fill="auto"/>
                <w:noWrap/>
                <w:vAlign w:val="bottom"/>
                <w:hideMark/>
              </w:tcPr>
            </w:tcPrChange>
          </w:tcPr>
          <w:p w14:paraId="5043C64B"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Bermuda</w:t>
            </w:r>
          </w:p>
        </w:tc>
        <w:tc>
          <w:tcPr>
            <w:tcW w:w="918" w:type="pct"/>
            <w:shd w:val="clear" w:color="auto" w:fill="auto"/>
            <w:noWrap/>
            <w:hideMark/>
            <w:tcPrChange w:id="187" w:author="Mohammad Nayeem Hasan" w:date="2025-05-07T14:56:00Z" w16du:dateUtc="2025-05-07T08:56:00Z">
              <w:tcPr>
                <w:tcW w:w="931" w:type="pct"/>
                <w:gridSpan w:val="2"/>
                <w:shd w:val="clear" w:color="auto" w:fill="auto"/>
                <w:noWrap/>
                <w:vAlign w:val="bottom"/>
                <w:hideMark/>
              </w:tcPr>
            </w:tcPrChange>
          </w:tcPr>
          <w:p w14:paraId="531B0A8E" w14:textId="6FB3C761"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88" w:author="Mohammad Nayeem Hasan" w:date="2025-05-07T14:06:00Z" w16du:dateUtc="2025-05-07T08:06:00Z">
              <w:r w:rsidRPr="00A46463">
                <w:rPr>
                  <w:rFonts w:ascii="Times New Roman" w:hAnsi="Times New Roman" w:cs="Times New Roman"/>
                  <w:color w:val="000000"/>
                  <w:sz w:val="24"/>
                  <w:szCs w:val="24"/>
                </w:rPr>
                <w:t>America</w:t>
              </w:r>
            </w:ins>
            <w:del w:id="189" w:author="Mohammad Nayeem Hasan" w:date="2025-05-07T14:06:00Z" w16du:dateUtc="2025-05-07T08:06:00Z">
              <w:r w:rsidRPr="0079412E" w:rsidDel="00D4717C">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90" w:author="Mohammad Nayeem Hasan" w:date="2025-05-07T14:56:00Z" w16du:dateUtc="2025-05-07T08:56:00Z">
              <w:tcPr>
                <w:tcW w:w="711" w:type="pct"/>
                <w:gridSpan w:val="2"/>
                <w:shd w:val="clear" w:color="auto" w:fill="auto"/>
                <w:noWrap/>
                <w:vAlign w:val="bottom"/>
                <w:hideMark/>
              </w:tcPr>
            </w:tcPrChange>
          </w:tcPr>
          <w:p w14:paraId="4F70C539"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91" w:author="Mohammad Nayeem Hasan" w:date="2025-05-07T14:56:00Z" w16du:dateUtc="2025-05-07T08:56:00Z">
              <w:tcPr>
                <w:tcW w:w="582" w:type="pct"/>
                <w:gridSpan w:val="2"/>
              </w:tcPr>
            </w:tcPrChange>
          </w:tcPr>
          <w:p w14:paraId="72FC72A4" w14:textId="2887B17A" w:rsidR="00844561" w:rsidRPr="0079412E" w:rsidRDefault="00ED320C" w:rsidP="00844561">
            <w:pPr>
              <w:spacing w:after="0" w:line="240" w:lineRule="auto"/>
              <w:jc w:val="right"/>
              <w:rPr>
                <w:rFonts w:ascii="Times New Roman" w:hAnsi="Times New Roman" w:cs="Times New Roman"/>
                <w:color w:val="000000"/>
                <w:sz w:val="24"/>
                <w:szCs w:val="24"/>
              </w:rPr>
            </w:pPr>
            <w:ins w:id="192" w:author="Mohammad Nayeem Hasan" w:date="2025-05-07T14:20:00Z" w16du:dateUtc="2025-05-07T08:20: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93" w:author="Mohammad Nayeem Hasan" w:date="2025-05-07T14:56:00Z" w16du:dateUtc="2025-05-07T08:56:00Z">
              <w:tcPr>
                <w:tcW w:w="430" w:type="pct"/>
                <w:gridSpan w:val="2"/>
                <w:shd w:val="clear" w:color="auto" w:fill="auto"/>
                <w:noWrap/>
                <w:vAlign w:val="bottom"/>
                <w:hideMark/>
              </w:tcPr>
            </w:tcPrChange>
          </w:tcPr>
          <w:p w14:paraId="344AFB2B" w14:textId="1BF722BD"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w:t>
            </w:r>
          </w:p>
        </w:tc>
        <w:tc>
          <w:tcPr>
            <w:tcW w:w="334" w:type="pct"/>
            <w:shd w:val="clear" w:color="auto" w:fill="auto"/>
            <w:noWrap/>
            <w:vAlign w:val="bottom"/>
            <w:hideMark/>
            <w:tcPrChange w:id="194" w:author="Mohammad Nayeem Hasan" w:date="2025-05-07T14:56:00Z" w16du:dateUtc="2025-05-07T08:56:00Z">
              <w:tcPr>
                <w:tcW w:w="339" w:type="pct"/>
                <w:gridSpan w:val="2"/>
                <w:shd w:val="clear" w:color="auto" w:fill="auto"/>
                <w:noWrap/>
                <w:vAlign w:val="bottom"/>
                <w:hideMark/>
              </w:tcPr>
            </w:tcPrChange>
          </w:tcPr>
          <w:p w14:paraId="3B9263D5"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95" w:author="Mohammad Nayeem Hasan" w:date="2025-05-07T14:56:00Z" w16du:dateUtc="2025-05-07T08:56:00Z">
              <w:tcPr>
                <w:tcW w:w="409" w:type="pct"/>
                <w:gridSpan w:val="2"/>
                <w:shd w:val="clear" w:color="auto" w:fill="auto"/>
                <w:noWrap/>
                <w:vAlign w:val="bottom"/>
                <w:hideMark/>
              </w:tcPr>
            </w:tcPrChange>
          </w:tcPr>
          <w:p w14:paraId="7A0CB998" w14:textId="396758B8"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46.7</w:t>
            </w:r>
            <w:r>
              <w:rPr>
                <w:rFonts w:ascii="Times New Roman" w:hAnsi="Times New Roman" w:cs="Times New Roman"/>
                <w:color w:val="000000"/>
                <w:sz w:val="24"/>
                <w:szCs w:val="24"/>
              </w:rPr>
              <w:t>4</w:t>
            </w:r>
          </w:p>
        </w:tc>
        <w:tc>
          <w:tcPr>
            <w:tcW w:w="376" w:type="pct"/>
            <w:shd w:val="clear" w:color="auto" w:fill="auto"/>
            <w:noWrap/>
            <w:vAlign w:val="bottom"/>
            <w:hideMark/>
            <w:tcPrChange w:id="196" w:author="Mohammad Nayeem Hasan" w:date="2025-05-07T14:56:00Z" w16du:dateUtc="2025-05-07T08:56:00Z">
              <w:tcPr>
                <w:tcW w:w="446" w:type="pct"/>
                <w:gridSpan w:val="2"/>
                <w:shd w:val="clear" w:color="auto" w:fill="auto"/>
                <w:noWrap/>
                <w:vAlign w:val="bottom"/>
                <w:hideMark/>
              </w:tcPr>
            </w:tcPrChange>
          </w:tcPr>
          <w:p w14:paraId="5538E68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97" w:author="Mohammad Nayeem Hasan" w:date="2025-05-07T14:56:00Z" w16du:dateUtc="2025-05-07T08:56:00Z">
              <w:tcPr>
                <w:tcW w:w="277" w:type="pct"/>
                <w:vAlign w:val="bottom"/>
              </w:tcPr>
            </w:tcPrChange>
          </w:tcPr>
          <w:p w14:paraId="02F132C0"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55D71087" w14:textId="77777777" w:rsidTr="00A81135">
        <w:trPr>
          <w:trHeight w:val="300"/>
          <w:trPrChange w:id="198" w:author="Mohammad Nayeem Hasan" w:date="2025-05-07T14:56:00Z" w16du:dateUtc="2025-05-07T08:56:00Z">
            <w:trPr>
              <w:gridAfter w:val="0"/>
              <w:trHeight w:val="300"/>
            </w:trPr>
          </w:trPrChange>
        </w:trPr>
        <w:tc>
          <w:tcPr>
            <w:tcW w:w="863" w:type="pct"/>
            <w:shd w:val="clear" w:color="auto" w:fill="auto"/>
            <w:noWrap/>
            <w:vAlign w:val="bottom"/>
            <w:hideMark/>
            <w:tcPrChange w:id="199" w:author="Mohammad Nayeem Hasan" w:date="2025-05-07T14:56:00Z" w16du:dateUtc="2025-05-07T08:56:00Z">
              <w:tcPr>
                <w:tcW w:w="875" w:type="pct"/>
                <w:shd w:val="clear" w:color="auto" w:fill="auto"/>
                <w:noWrap/>
                <w:vAlign w:val="bottom"/>
                <w:hideMark/>
              </w:tcPr>
            </w:tcPrChange>
          </w:tcPr>
          <w:p w14:paraId="4DBD7865"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Bolivia</w:t>
            </w:r>
          </w:p>
        </w:tc>
        <w:tc>
          <w:tcPr>
            <w:tcW w:w="918" w:type="pct"/>
            <w:shd w:val="clear" w:color="auto" w:fill="auto"/>
            <w:noWrap/>
            <w:hideMark/>
            <w:tcPrChange w:id="200" w:author="Mohammad Nayeem Hasan" w:date="2025-05-07T14:56:00Z" w16du:dateUtc="2025-05-07T08:56:00Z">
              <w:tcPr>
                <w:tcW w:w="931" w:type="pct"/>
                <w:gridSpan w:val="2"/>
                <w:shd w:val="clear" w:color="auto" w:fill="auto"/>
                <w:noWrap/>
                <w:vAlign w:val="bottom"/>
                <w:hideMark/>
              </w:tcPr>
            </w:tcPrChange>
          </w:tcPr>
          <w:p w14:paraId="78C09653" w14:textId="6DF78DDE"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201" w:author="Mohammad Nayeem Hasan" w:date="2025-05-07T14:06:00Z" w16du:dateUtc="2025-05-07T08:06:00Z">
              <w:r w:rsidRPr="00A46463">
                <w:rPr>
                  <w:rFonts w:ascii="Times New Roman" w:hAnsi="Times New Roman" w:cs="Times New Roman"/>
                  <w:color w:val="000000"/>
                  <w:sz w:val="24"/>
                  <w:szCs w:val="24"/>
                </w:rPr>
                <w:t>America</w:t>
              </w:r>
            </w:ins>
            <w:del w:id="202" w:author="Mohammad Nayeem Hasan" w:date="2025-05-07T14:06:00Z" w16du:dateUtc="2025-05-07T08:06:00Z">
              <w:r w:rsidRPr="0079412E" w:rsidDel="00D4717C">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203" w:author="Mohammad Nayeem Hasan" w:date="2025-05-07T14:56:00Z" w16du:dateUtc="2025-05-07T08:56:00Z">
              <w:tcPr>
                <w:tcW w:w="711" w:type="pct"/>
                <w:gridSpan w:val="2"/>
                <w:shd w:val="clear" w:color="auto" w:fill="auto"/>
                <w:noWrap/>
                <w:vAlign w:val="bottom"/>
                <w:hideMark/>
              </w:tcPr>
            </w:tcPrChange>
          </w:tcPr>
          <w:p w14:paraId="0F53F3FA"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204" w:author="Mohammad Nayeem Hasan" w:date="2025-05-07T14:56:00Z" w16du:dateUtc="2025-05-07T08:56:00Z">
              <w:tcPr>
                <w:tcW w:w="582" w:type="pct"/>
                <w:gridSpan w:val="2"/>
              </w:tcPr>
            </w:tcPrChange>
          </w:tcPr>
          <w:p w14:paraId="3C63164E" w14:textId="19BBAC01" w:rsidR="00844561" w:rsidRPr="0079412E" w:rsidRDefault="00E808B2" w:rsidP="00844561">
            <w:pPr>
              <w:spacing w:after="0" w:line="240" w:lineRule="auto"/>
              <w:jc w:val="right"/>
              <w:rPr>
                <w:rFonts w:ascii="Times New Roman" w:hAnsi="Times New Roman" w:cs="Times New Roman"/>
                <w:color w:val="000000"/>
                <w:sz w:val="24"/>
                <w:szCs w:val="24"/>
              </w:rPr>
            </w:pPr>
            <w:ins w:id="205" w:author="Mohammad Nayeem Hasan" w:date="2025-05-07T15:59:00Z" w16du:dateUtc="2025-05-07T09:59: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206" w:author="Mohammad Nayeem Hasan" w:date="2025-05-07T14:56:00Z" w16du:dateUtc="2025-05-07T08:56:00Z">
              <w:tcPr>
                <w:tcW w:w="430" w:type="pct"/>
                <w:gridSpan w:val="2"/>
                <w:shd w:val="clear" w:color="auto" w:fill="auto"/>
                <w:noWrap/>
                <w:vAlign w:val="bottom"/>
                <w:hideMark/>
              </w:tcPr>
            </w:tcPrChange>
          </w:tcPr>
          <w:p w14:paraId="22C3812F" w14:textId="4FB3B63D"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50439</w:t>
            </w:r>
          </w:p>
        </w:tc>
        <w:tc>
          <w:tcPr>
            <w:tcW w:w="334" w:type="pct"/>
            <w:shd w:val="clear" w:color="auto" w:fill="auto"/>
            <w:noWrap/>
            <w:vAlign w:val="bottom"/>
            <w:hideMark/>
            <w:tcPrChange w:id="207" w:author="Mohammad Nayeem Hasan" w:date="2025-05-07T14:56:00Z" w16du:dateUtc="2025-05-07T08:56:00Z">
              <w:tcPr>
                <w:tcW w:w="339" w:type="pct"/>
                <w:gridSpan w:val="2"/>
                <w:shd w:val="clear" w:color="auto" w:fill="auto"/>
                <w:noWrap/>
                <w:vAlign w:val="bottom"/>
                <w:hideMark/>
              </w:tcPr>
            </w:tcPrChange>
          </w:tcPr>
          <w:p w14:paraId="413FA6D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29</w:t>
            </w:r>
          </w:p>
        </w:tc>
        <w:tc>
          <w:tcPr>
            <w:tcW w:w="466" w:type="pct"/>
            <w:shd w:val="clear" w:color="auto" w:fill="auto"/>
            <w:noWrap/>
            <w:vAlign w:val="bottom"/>
            <w:hideMark/>
            <w:tcPrChange w:id="208" w:author="Mohammad Nayeem Hasan" w:date="2025-05-07T14:56:00Z" w16du:dateUtc="2025-05-07T08:56:00Z">
              <w:tcPr>
                <w:tcW w:w="409" w:type="pct"/>
                <w:gridSpan w:val="2"/>
                <w:shd w:val="clear" w:color="auto" w:fill="auto"/>
                <w:noWrap/>
                <w:vAlign w:val="bottom"/>
                <w:hideMark/>
              </w:tcPr>
            </w:tcPrChange>
          </w:tcPr>
          <w:p w14:paraId="41F14E5E" w14:textId="6F34B202"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4175.</w:t>
            </w:r>
            <w:r>
              <w:rPr>
                <w:rFonts w:ascii="Times New Roman" w:hAnsi="Times New Roman" w:cs="Times New Roman"/>
                <w:color w:val="000000"/>
                <w:sz w:val="24"/>
                <w:szCs w:val="24"/>
              </w:rPr>
              <w:t>60</w:t>
            </w:r>
          </w:p>
        </w:tc>
        <w:tc>
          <w:tcPr>
            <w:tcW w:w="376" w:type="pct"/>
            <w:shd w:val="clear" w:color="auto" w:fill="auto"/>
            <w:noWrap/>
            <w:vAlign w:val="bottom"/>
            <w:hideMark/>
            <w:tcPrChange w:id="209" w:author="Mohammad Nayeem Hasan" w:date="2025-05-07T14:56:00Z" w16du:dateUtc="2025-05-07T08:56:00Z">
              <w:tcPr>
                <w:tcW w:w="446" w:type="pct"/>
                <w:gridSpan w:val="2"/>
                <w:shd w:val="clear" w:color="auto" w:fill="auto"/>
                <w:noWrap/>
                <w:vAlign w:val="bottom"/>
                <w:hideMark/>
              </w:tcPr>
            </w:tcPrChange>
          </w:tcPr>
          <w:p w14:paraId="61583D12" w14:textId="6AE94364"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2.40</w:t>
            </w:r>
          </w:p>
        </w:tc>
        <w:tc>
          <w:tcPr>
            <w:tcW w:w="343" w:type="pct"/>
            <w:vAlign w:val="bottom"/>
            <w:tcPrChange w:id="210" w:author="Mohammad Nayeem Hasan" w:date="2025-05-07T14:56:00Z" w16du:dateUtc="2025-05-07T08:56:00Z">
              <w:tcPr>
                <w:tcW w:w="277" w:type="pct"/>
                <w:vAlign w:val="bottom"/>
              </w:tcPr>
            </w:tcPrChange>
          </w:tcPr>
          <w:p w14:paraId="112BBBFA"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0.06</w:t>
            </w:r>
          </w:p>
        </w:tc>
      </w:tr>
      <w:tr w:rsidR="00844561" w:rsidRPr="0079412E" w14:paraId="36017570" w14:textId="77777777" w:rsidTr="00A81135">
        <w:trPr>
          <w:trHeight w:val="300"/>
          <w:trPrChange w:id="211" w:author="Mohammad Nayeem Hasan" w:date="2025-05-07T14:56:00Z" w16du:dateUtc="2025-05-07T08:56:00Z">
            <w:trPr>
              <w:gridAfter w:val="0"/>
              <w:trHeight w:val="300"/>
            </w:trPr>
          </w:trPrChange>
        </w:trPr>
        <w:tc>
          <w:tcPr>
            <w:tcW w:w="863" w:type="pct"/>
            <w:shd w:val="clear" w:color="auto" w:fill="auto"/>
            <w:noWrap/>
            <w:vAlign w:val="bottom"/>
            <w:hideMark/>
            <w:tcPrChange w:id="212" w:author="Mohammad Nayeem Hasan" w:date="2025-05-07T14:56:00Z" w16du:dateUtc="2025-05-07T08:56:00Z">
              <w:tcPr>
                <w:tcW w:w="875" w:type="pct"/>
                <w:shd w:val="clear" w:color="auto" w:fill="auto"/>
                <w:noWrap/>
                <w:vAlign w:val="bottom"/>
                <w:hideMark/>
              </w:tcPr>
            </w:tcPrChange>
          </w:tcPr>
          <w:p w14:paraId="36A1F96A"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Bonaire, Saint Eustatius and Saba</w:t>
            </w:r>
          </w:p>
        </w:tc>
        <w:tc>
          <w:tcPr>
            <w:tcW w:w="918" w:type="pct"/>
            <w:shd w:val="clear" w:color="auto" w:fill="auto"/>
            <w:noWrap/>
            <w:hideMark/>
            <w:tcPrChange w:id="213" w:author="Mohammad Nayeem Hasan" w:date="2025-05-07T14:56:00Z" w16du:dateUtc="2025-05-07T08:56:00Z">
              <w:tcPr>
                <w:tcW w:w="931" w:type="pct"/>
                <w:gridSpan w:val="2"/>
                <w:shd w:val="clear" w:color="auto" w:fill="auto"/>
                <w:noWrap/>
                <w:vAlign w:val="bottom"/>
                <w:hideMark/>
              </w:tcPr>
            </w:tcPrChange>
          </w:tcPr>
          <w:p w14:paraId="7EEA2056" w14:textId="231E2D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214" w:author="Mohammad Nayeem Hasan" w:date="2025-05-07T14:06:00Z" w16du:dateUtc="2025-05-07T08:06:00Z">
              <w:r w:rsidRPr="00A46463">
                <w:rPr>
                  <w:rFonts w:ascii="Times New Roman" w:hAnsi="Times New Roman" w:cs="Times New Roman"/>
                  <w:color w:val="000000"/>
                  <w:sz w:val="24"/>
                  <w:szCs w:val="24"/>
                </w:rPr>
                <w:t>America</w:t>
              </w:r>
            </w:ins>
            <w:del w:id="215" w:author="Mohammad Nayeem Hasan" w:date="2025-05-07T14:06:00Z" w16du:dateUtc="2025-05-07T08:06:00Z">
              <w:r w:rsidRPr="0079412E" w:rsidDel="00D4717C">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216" w:author="Mohammad Nayeem Hasan" w:date="2025-05-07T14:56:00Z" w16du:dateUtc="2025-05-07T08:56:00Z">
              <w:tcPr>
                <w:tcW w:w="711" w:type="pct"/>
                <w:gridSpan w:val="2"/>
                <w:shd w:val="clear" w:color="auto" w:fill="auto"/>
                <w:noWrap/>
                <w:vAlign w:val="bottom"/>
                <w:hideMark/>
              </w:tcPr>
            </w:tcPrChange>
          </w:tcPr>
          <w:p w14:paraId="76E7725C"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217" w:author="Mohammad Nayeem Hasan" w:date="2025-05-07T14:56:00Z" w16du:dateUtc="2025-05-07T08:56:00Z">
              <w:tcPr>
                <w:tcW w:w="582" w:type="pct"/>
                <w:gridSpan w:val="2"/>
              </w:tcPr>
            </w:tcPrChange>
          </w:tcPr>
          <w:p w14:paraId="55C23AA7" w14:textId="315330D7" w:rsidR="00844561" w:rsidRPr="0079412E" w:rsidRDefault="00ED320C" w:rsidP="00844561">
            <w:pPr>
              <w:spacing w:after="0" w:line="240" w:lineRule="auto"/>
              <w:jc w:val="right"/>
              <w:rPr>
                <w:rFonts w:ascii="Times New Roman" w:hAnsi="Times New Roman" w:cs="Times New Roman"/>
                <w:color w:val="000000"/>
                <w:sz w:val="24"/>
                <w:szCs w:val="24"/>
              </w:rPr>
            </w:pPr>
            <w:ins w:id="218" w:author="Mohammad Nayeem Hasan" w:date="2025-05-07T14:20:00Z" w16du:dateUtc="2025-05-07T08:20: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219" w:author="Mohammad Nayeem Hasan" w:date="2025-05-07T14:56:00Z" w16du:dateUtc="2025-05-07T08:56:00Z">
              <w:tcPr>
                <w:tcW w:w="430" w:type="pct"/>
                <w:gridSpan w:val="2"/>
                <w:shd w:val="clear" w:color="auto" w:fill="auto"/>
                <w:noWrap/>
                <w:vAlign w:val="bottom"/>
                <w:hideMark/>
              </w:tcPr>
            </w:tcPrChange>
          </w:tcPr>
          <w:p w14:paraId="281B1BA6" w14:textId="0B54F832"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207</w:t>
            </w:r>
          </w:p>
        </w:tc>
        <w:tc>
          <w:tcPr>
            <w:tcW w:w="334" w:type="pct"/>
            <w:shd w:val="clear" w:color="auto" w:fill="auto"/>
            <w:noWrap/>
            <w:vAlign w:val="bottom"/>
            <w:hideMark/>
            <w:tcPrChange w:id="220" w:author="Mohammad Nayeem Hasan" w:date="2025-05-07T14:56:00Z" w16du:dateUtc="2025-05-07T08:56:00Z">
              <w:tcPr>
                <w:tcW w:w="339" w:type="pct"/>
                <w:gridSpan w:val="2"/>
                <w:shd w:val="clear" w:color="auto" w:fill="auto"/>
                <w:noWrap/>
                <w:vAlign w:val="bottom"/>
                <w:hideMark/>
              </w:tcPr>
            </w:tcPrChange>
          </w:tcPr>
          <w:p w14:paraId="33007C42"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221" w:author="Mohammad Nayeem Hasan" w:date="2025-05-07T14:56:00Z" w16du:dateUtc="2025-05-07T08:56:00Z">
              <w:tcPr>
                <w:tcW w:w="409" w:type="pct"/>
                <w:gridSpan w:val="2"/>
                <w:shd w:val="clear" w:color="auto" w:fill="auto"/>
                <w:noWrap/>
                <w:vAlign w:val="bottom"/>
                <w:hideMark/>
              </w:tcPr>
            </w:tcPrChange>
          </w:tcPr>
          <w:p w14:paraId="34ABB85C" w14:textId="52710CEC"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7751.0</w:t>
            </w:r>
            <w:r>
              <w:rPr>
                <w:rFonts w:ascii="Times New Roman" w:hAnsi="Times New Roman" w:cs="Times New Roman"/>
                <w:color w:val="000000"/>
                <w:sz w:val="24"/>
                <w:szCs w:val="24"/>
              </w:rPr>
              <w:t>7</w:t>
            </w:r>
          </w:p>
        </w:tc>
        <w:tc>
          <w:tcPr>
            <w:tcW w:w="376" w:type="pct"/>
            <w:shd w:val="clear" w:color="auto" w:fill="auto"/>
            <w:noWrap/>
            <w:vAlign w:val="bottom"/>
            <w:hideMark/>
            <w:tcPrChange w:id="222" w:author="Mohammad Nayeem Hasan" w:date="2025-05-07T14:56:00Z" w16du:dateUtc="2025-05-07T08:56:00Z">
              <w:tcPr>
                <w:tcW w:w="446" w:type="pct"/>
                <w:gridSpan w:val="2"/>
                <w:shd w:val="clear" w:color="auto" w:fill="auto"/>
                <w:noWrap/>
                <w:vAlign w:val="bottom"/>
                <w:hideMark/>
              </w:tcPr>
            </w:tcPrChange>
          </w:tcPr>
          <w:p w14:paraId="3ACC66B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223" w:author="Mohammad Nayeem Hasan" w:date="2025-05-07T14:56:00Z" w16du:dateUtc="2025-05-07T08:56:00Z">
              <w:tcPr>
                <w:tcW w:w="277" w:type="pct"/>
                <w:vAlign w:val="bottom"/>
              </w:tcPr>
            </w:tcPrChange>
          </w:tcPr>
          <w:p w14:paraId="4E8DEE72"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60FFA441" w14:textId="77777777" w:rsidTr="00A81135">
        <w:trPr>
          <w:trHeight w:val="300"/>
          <w:trPrChange w:id="224" w:author="Mohammad Nayeem Hasan" w:date="2025-05-07T14:56:00Z" w16du:dateUtc="2025-05-07T08:56:00Z">
            <w:trPr>
              <w:gridAfter w:val="0"/>
              <w:trHeight w:val="300"/>
            </w:trPr>
          </w:trPrChange>
        </w:trPr>
        <w:tc>
          <w:tcPr>
            <w:tcW w:w="863" w:type="pct"/>
            <w:shd w:val="clear" w:color="auto" w:fill="auto"/>
            <w:noWrap/>
            <w:vAlign w:val="bottom"/>
            <w:hideMark/>
            <w:tcPrChange w:id="225" w:author="Mohammad Nayeem Hasan" w:date="2025-05-07T14:56:00Z" w16du:dateUtc="2025-05-07T08:56:00Z">
              <w:tcPr>
                <w:tcW w:w="875" w:type="pct"/>
                <w:shd w:val="clear" w:color="auto" w:fill="auto"/>
                <w:noWrap/>
                <w:vAlign w:val="bottom"/>
                <w:hideMark/>
              </w:tcPr>
            </w:tcPrChange>
          </w:tcPr>
          <w:p w14:paraId="71032459"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Brazil</w:t>
            </w:r>
          </w:p>
        </w:tc>
        <w:tc>
          <w:tcPr>
            <w:tcW w:w="918" w:type="pct"/>
            <w:shd w:val="clear" w:color="auto" w:fill="auto"/>
            <w:noWrap/>
            <w:hideMark/>
            <w:tcPrChange w:id="226" w:author="Mohammad Nayeem Hasan" w:date="2025-05-07T14:56:00Z" w16du:dateUtc="2025-05-07T08:56:00Z">
              <w:tcPr>
                <w:tcW w:w="931" w:type="pct"/>
                <w:gridSpan w:val="2"/>
                <w:shd w:val="clear" w:color="auto" w:fill="auto"/>
                <w:noWrap/>
                <w:vAlign w:val="bottom"/>
                <w:hideMark/>
              </w:tcPr>
            </w:tcPrChange>
          </w:tcPr>
          <w:p w14:paraId="2096624B" w14:textId="77BFCC88"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227" w:author="Mohammad Nayeem Hasan" w:date="2025-05-07T14:06:00Z" w16du:dateUtc="2025-05-07T08:06:00Z">
              <w:r w:rsidRPr="00A46463">
                <w:rPr>
                  <w:rFonts w:ascii="Times New Roman" w:hAnsi="Times New Roman" w:cs="Times New Roman"/>
                  <w:color w:val="000000"/>
                  <w:sz w:val="24"/>
                  <w:szCs w:val="24"/>
                </w:rPr>
                <w:t>America</w:t>
              </w:r>
            </w:ins>
            <w:del w:id="228" w:author="Mohammad Nayeem Hasan" w:date="2025-05-07T14:06:00Z" w16du:dateUtc="2025-05-07T08:06:00Z">
              <w:r w:rsidRPr="0079412E" w:rsidDel="00D4717C">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229" w:author="Mohammad Nayeem Hasan" w:date="2025-05-07T14:56:00Z" w16du:dateUtc="2025-05-07T08:56:00Z">
              <w:tcPr>
                <w:tcW w:w="711" w:type="pct"/>
                <w:gridSpan w:val="2"/>
                <w:shd w:val="clear" w:color="auto" w:fill="auto"/>
                <w:noWrap/>
                <w:vAlign w:val="bottom"/>
                <w:hideMark/>
              </w:tcPr>
            </w:tcPrChange>
          </w:tcPr>
          <w:p w14:paraId="4445A9BE"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230" w:author="Mohammad Nayeem Hasan" w:date="2025-05-07T14:56:00Z" w16du:dateUtc="2025-05-07T08:56:00Z">
              <w:tcPr>
                <w:tcW w:w="582" w:type="pct"/>
                <w:gridSpan w:val="2"/>
              </w:tcPr>
            </w:tcPrChange>
          </w:tcPr>
          <w:p w14:paraId="086B27CB" w14:textId="4137E632" w:rsidR="00844561" w:rsidRPr="0079412E" w:rsidRDefault="00E808B2" w:rsidP="00844561">
            <w:pPr>
              <w:spacing w:after="0" w:line="240" w:lineRule="auto"/>
              <w:jc w:val="right"/>
              <w:rPr>
                <w:rFonts w:ascii="Times New Roman" w:hAnsi="Times New Roman" w:cs="Times New Roman"/>
                <w:color w:val="000000"/>
                <w:sz w:val="24"/>
                <w:szCs w:val="24"/>
              </w:rPr>
            </w:pPr>
            <w:ins w:id="231" w:author="Mohammad Nayeem Hasan" w:date="2025-05-07T15:59:00Z" w16du:dateUtc="2025-05-07T09:59: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232" w:author="Mohammad Nayeem Hasan" w:date="2025-05-07T14:56:00Z" w16du:dateUtc="2025-05-07T08:56:00Z">
              <w:tcPr>
                <w:tcW w:w="430" w:type="pct"/>
                <w:gridSpan w:val="2"/>
                <w:shd w:val="clear" w:color="auto" w:fill="auto"/>
                <w:noWrap/>
                <w:vAlign w:val="bottom"/>
                <w:hideMark/>
              </w:tcPr>
            </w:tcPrChange>
          </w:tcPr>
          <w:p w14:paraId="3F8DB757" w14:textId="2A6ED4E0"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102</w:t>
            </w:r>
            <w:ins w:id="233" w:author="Mohammad Nayeem Hasan" w:date="2025-05-07T21:43:00Z" w16du:dateUtc="2025-05-07T15:43:00Z">
              <w:r w:rsidR="00A15085">
                <w:rPr>
                  <w:rFonts w:ascii="Times New Roman" w:hAnsi="Times New Roman" w:cs="Times New Roman"/>
                  <w:color w:val="000000"/>
                  <w:sz w:val="24"/>
                  <w:szCs w:val="24"/>
                </w:rPr>
                <w:t>67077</w:t>
              </w:r>
            </w:ins>
            <w:del w:id="234" w:author="Mohammad Nayeem Hasan" w:date="2025-05-07T21:43:00Z" w16du:dateUtc="2025-05-07T15:43:00Z">
              <w:r w:rsidRPr="0079412E" w:rsidDel="00A15085">
                <w:rPr>
                  <w:rFonts w:ascii="Times New Roman" w:hAnsi="Times New Roman" w:cs="Times New Roman"/>
                  <w:color w:val="000000"/>
                  <w:sz w:val="24"/>
                  <w:szCs w:val="24"/>
                </w:rPr>
                <w:delText>39883</w:delText>
              </w:r>
            </w:del>
          </w:p>
        </w:tc>
        <w:tc>
          <w:tcPr>
            <w:tcW w:w="334" w:type="pct"/>
            <w:shd w:val="clear" w:color="auto" w:fill="auto"/>
            <w:noWrap/>
            <w:vAlign w:val="bottom"/>
            <w:hideMark/>
            <w:tcPrChange w:id="235" w:author="Mohammad Nayeem Hasan" w:date="2025-05-07T14:56:00Z" w16du:dateUtc="2025-05-07T08:56:00Z">
              <w:tcPr>
                <w:tcW w:w="339" w:type="pct"/>
                <w:gridSpan w:val="2"/>
                <w:shd w:val="clear" w:color="auto" w:fill="auto"/>
                <w:noWrap/>
                <w:vAlign w:val="bottom"/>
                <w:hideMark/>
              </w:tcPr>
            </w:tcPrChange>
          </w:tcPr>
          <w:p w14:paraId="3ABF4BDD" w14:textId="64E98298"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w:t>
            </w:r>
            <w:ins w:id="236" w:author="Mohammad Nayeem Hasan" w:date="2025-05-07T21:43:00Z" w16du:dateUtc="2025-05-07T15:43:00Z">
              <w:r w:rsidR="00A15085">
                <w:rPr>
                  <w:rFonts w:ascii="Times New Roman" w:hAnsi="Times New Roman" w:cs="Times New Roman"/>
                  <w:color w:val="000000"/>
                  <w:sz w:val="24"/>
                  <w:szCs w:val="24"/>
                </w:rPr>
                <w:t>264</w:t>
              </w:r>
            </w:ins>
            <w:del w:id="237" w:author="Mohammad Nayeem Hasan" w:date="2025-05-07T21:43:00Z" w16du:dateUtc="2025-05-07T15:43:00Z">
              <w:r w:rsidRPr="0079412E" w:rsidDel="00A15085">
                <w:rPr>
                  <w:rFonts w:ascii="Times New Roman" w:hAnsi="Times New Roman" w:cs="Times New Roman"/>
                  <w:color w:val="000000"/>
                  <w:sz w:val="24"/>
                  <w:szCs w:val="24"/>
                </w:rPr>
                <w:delText>161</w:delText>
              </w:r>
            </w:del>
          </w:p>
        </w:tc>
        <w:tc>
          <w:tcPr>
            <w:tcW w:w="466" w:type="pct"/>
            <w:shd w:val="clear" w:color="auto" w:fill="auto"/>
            <w:noWrap/>
            <w:vAlign w:val="bottom"/>
            <w:hideMark/>
            <w:tcPrChange w:id="238" w:author="Mohammad Nayeem Hasan" w:date="2025-05-07T14:56:00Z" w16du:dateUtc="2025-05-07T08:56:00Z">
              <w:tcPr>
                <w:tcW w:w="409" w:type="pct"/>
                <w:gridSpan w:val="2"/>
                <w:shd w:val="clear" w:color="auto" w:fill="auto"/>
                <w:noWrap/>
                <w:vAlign w:val="bottom"/>
                <w:hideMark/>
              </w:tcPr>
            </w:tcPrChange>
          </w:tcPr>
          <w:p w14:paraId="57CE2D28" w14:textId="490BB7A3"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47</w:t>
            </w:r>
            <w:ins w:id="239" w:author="Mohammad Nayeem Hasan" w:date="2025-05-07T21:43:00Z" w16du:dateUtc="2025-05-07T15:43:00Z">
              <w:r w:rsidR="00A15085">
                <w:rPr>
                  <w:rFonts w:ascii="Times New Roman" w:hAnsi="Times New Roman" w:cs="Times New Roman"/>
                  <w:color w:val="000000"/>
                  <w:sz w:val="24"/>
                  <w:szCs w:val="24"/>
                </w:rPr>
                <w:t>903</w:t>
              </w:r>
            </w:ins>
            <w:del w:id="240" w:author="Mohammad Nayeem Hasan" w:date="2025-05-07T21:43:00Z" w16du:dateUtc="2025-05-07T15:43:00Z">
              <w:r w:rsidRPr="0079412E" w:rsidDel="00A15085">
                <w:rPr>
                  <w:rFonts w:ascii="Times New Roman" w:hAnsi="Times New Roman" w:cs="Times New Roman"/>
                  <w:color w:val="000000"/>
                  <w:sz w:val="24"/>
                  <w:szCs w:val="24"/>
                </w:rPr>
                <w:delText>777</w:delText>
              </w:r>
            </w:del>
            <w:r w:rsidRPr="0079412E">
              <w:rPr>
                <w:rFonts w:ascii="Times New Roman" w:hAnsi="Times New Roman" w:cs="Times New Roman"/>
                <w:color w:val="000000"/>
                <w:sz w:val="24"/>
                <w:szCs w:val="24"/>
              </w:rPr>
              <w:t>.</w:t>
            </w:r>
            <w:ins w:id="241" w:author="Mohammad Nayeem Hasan" w:date="2025-05-07T21:43:00Z" w16du:dateUtc="2025-05-07T15:43:00Z">
              <w:r w:rsidR="00A15085">
                <w:rPr>
                  <w:rFonts w:ascii="Times New Roman" w:hAnsi="Times New Roman" w:cs="Times New Roman"/>
                  <w:color w:val="000000"/>
                  <w:sz w:val="24"/>
                  <w:szCs w:val="24"/>
                </w:rPr>
                <w:t>97</w:t>
              </w:r>
            </w:ins>
            <w:del w:id="242" w:author="Mohammad Nayeem Hasan" w:date="2025-05-07T21:43:00Z" w16du:dateUtc="2025-05-07T15:43:00Z">
              <w:r w:rsidRPr="0079412E" w:rsidDel="00A15085">
                <w:rPr>
                  <w:rFonts w:ascii="Times New Roman" w:hAnsi="Times New Roman" w:cs="Times New Roman"/>
                  <w:color w:val="000000"/>
                  <w:sz w:val="24"/>
                  <w:szCs w:val="24"/>
                </w:rPr>
                <w:delText>09</w:delText>
              </w:r>
            </w:del>
          </w:p>
        </w:tc>
        <w:tc>
          <w:tcPr>
            <w:tcW w:w="376" w:type="pct"/>
            <w:shd w:val="clear" w:color="auto" w:fill="auto"/>
            <w:noWrap/>
            <w:vAlign w:val="bottom"/>
            <w:hideMark/>
            <w:tcPrChange w:id="243" w:author="Mohammad Nayeem Hasan" w:date="2025-05-07T14:56:00Z" w16du:dateUtc="2025-05-07T08:56:00Z">
              <w:tcPr>
                <w:tcW w:w="446" w:type="pct"/>
                <w:gridSpan w:val="2"/>
                <w:shd w:val="clear" w:color="auto" w:fill="auto"/>
                <w:noWrap/>
                <w:vAlign w:val="bottom"/>
                <w:hideMark/>
              </w:tcPr>
            </w:tcPrChange>
          </w:tcPr>
          <w:p w14:paraId="1BA74980" w14:textId="154DA27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ins w:id="244" w:author="Mohammad Nayeem Hasan" w:date="2025-05-07T21:43:00Z" w16du:dateUtc="2025-05-07T15:43:00Z">
              <w:r w:rsidR="00A15085">
                <w:rPr>
                  <w:rFonts w:ascii="Times New Roman" w:hAnsi="Times New Roman" w:cs="Times New Roman"/>
                  <w:color w:val="000000"/>
                  <w:sz w:val="24"/>
                  <w:szCs w:val="24"/>
                </w:rPr>
                <w:t>9</w:t>
              </w:r>
            </w:ins>
            <w:del w:id="245" w:author="Mohammad Nayeem Hasan" w:date="2025-05-07T21:43:00Z" w16du:dateUtc="2025-05-07T15:43:00Z">
              <w:r w:rsidRPr="0079412E" w:rsidDel="00A15085">
                <w:rPr>
                  <w:rFonts w:ascii="Times New Roman" w:hAnsi="Times New Roman" w:cs="Times New Roman"/>
                  <w:color w:val="000000"/>
                  <w:sz w:val="24"/>
                  <w:szCs w:val="24"/>
                </w:rPr>
                <w:delText>8</w:delText>
              </w:r>
            </w:del>
            <w:r w:rsidRPr="0079412E">
              <w:rPr>
                <w:rFonts w:ascii="Times New Roman" w:hAnsi="Times New Roman" w:cs="Times New Roman"/>
                <w:color w:val="000000"/>
                <w:sz w:val="24"/>
                <w:szCs w:val="24"/>
              </w:rPr>
              <w:t>.</w:t>
            </w:r>
            <w:ins w:id="246" w:author="Mohammad Nayeem Hasan" w:date="2025-05-07T21:44:00Z" w16du:dateUtc="2025-05-07T15:44:00Z">
              <w:r w:rsidR="00A15085">
                <w:rPr>
                  <w:rFonts w:ascii="Times New Roman" w:hAnsi="Times New Roman" w:cs="Times New Roman"/>
                  <w:color w:val="000000"/>
                  <w:sz w:val="24"/>
                  <w:szCs w:val="24"/>
                </w:rPr>
                <w:t>23</w:t>
              </w:r>
            </w:ins>
            <w:del w:id="247" w:author="Mohammad Nayeem Hasan" w:date="2025-05-07T21:44:00Z" w16du:dateUtc="2025-05-07T15:44:00Z">
              <w:r w:rsidRPr="0079412E" w:rsidDel="00A15085">
                <w:rPr>
                  <w:rFonts w:ascii="Times New Roman" w:hAnsi="Times New Roman" w:cs="Times New Roman"/>
                  <w:color w:val="000000"/>
                  <w:sz w:val="24"/>
                  <w:szCs w:val="24"/>
                </w:rPr>
                <w:delText>7</w:delText>
              </w:r>
              <w:r w:rsidDel="00A15085">
                <w:rPr>
                  <w:rFonts w:ascii="Times New Roman" w:hAnsi="Times New Roman" w:cs="Times New Roman"/>
                  <w:color w:val="000000"/>
                  <w:sz w:val="24"/>
                  <w:szCs w:val="24"/>
                </w:rPr>
                <w:delText>5</w:delText>
              </w:r>
            </w:del>
          </w:p>
        </w:tc>
        <w:tc>
          <w:tcPr>
            <w:tcW w:w="343" w:type="pct"/>
            <w:vAlign w:val="bottom"/>
            <w:tcPrChange w:id="248" w:author="Mohammad Nayeem Hasan" w:date="2025-05-07T14:56:00Z" w16du:dateUtc="2025-05-07T08:56:00Z">
              <w:tcPr>
                <w:tcW w:w="277" w:type="pct"/>
                <w:vAlign w:val="bottom"/>
              </w:tcPr>
            </w:tcPrChange>
          </w:tcPr>
          <w:p w14:paraId="7BBB718A"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0.06</w:t>
            </w:r>
          </w:p>
        </w:tc>
      </w:tr>
      <w:tr w:rsidR="00844561" w:rsidRPr="0079412E" w14:paraId="0957A0EA" w14:textId="77777777" w:rsidTr="00A81135">
        <w:trPr>
          <w:trHeight w:val="300"/>
          <w:trPrChange w:id="249" w:author="Mohammad Nayeem Hasan" w:date="2025-05-07T14:56:00Z" w16du:dateUtc="2025-05-07T08:56:00Z">
            <w:trPr>
              <w:gridAfter w:val="0"/>
              <w:trHeight w:val="300"/>
            </w:trPr>
          </w:trPrChange>
        </w:trPr>
        <w:tc>
          <w:tcPr>
            <w:tcW w:w="863" w:type="pct"/>
            <w:shd w:val="clear" w:color="auto" w:fill="auto"/>
            <w:noWrap/>
            <w:vAlign w:val="bottom"/>
            <w:hideMark/>
            <w:tcPrChange w:id="250" w:author="Mohammad Nayeem Hasan" w:date="2025-05-07T14:56:00Z" w16du:dateUtc="2025-05-07T08:56:00Z">
              <w:tcPr>
                <w:tcW w:w="875" w:type="pct"/>
                <w:shd w:val="clear" w:color="auto" w:fill="auto"/>
                <w:noWrap/>
                <w:vAlign w:val="bottom"/>
                <w:hideMark/>
              </w:tcPr>
            </w:tcPrChange>
          </w:tcPr>
          <w:p w14:paraId="4A4D4BD2"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British Virgin Islands</w:t>
            </w:r>
          </w:p>
        </w:tc>
        <w:tc>
          <w:tcPr>
            <w:tcW w:w="918" w:type="pct"/>
            <w:shd w:val="clear" w:color="auto" w:fill="auto"/>
            <w:noWrap/>
            <w:hideMark/>
            <w:tcPrChange w:id="251" w:author="Mohammad Nayeem Hasan" w:date="2025-05-07T14:56:00Z" w16du:dateUtc="2025-05-07T08:56:00Z">
              <w:tcPr>
                <w:tcW w:w="931" w:type="pct"/>
                <w:gridSpan w:val="2"/>
                <w:shd w:val="clear" w:color="auto" w:fill="auto"/>
                <w:noWrap/>
                <w:vAlign w:val="bottom"/>
                <w:hideMark/>
              </w:tcPr>
            </w:tcPrChange>
          </w:tcPr>
          <w:p w14:paraId="12629AF2" w14:textId="3F700950"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252" w:author="Mohammad Nayeem Hasan" w:date="2025-05-07T14:06:00Z" w16du:dateUtc="2025-05-07T08:06:00Z">
              <w:r w:rsidRPr="00A46463">
                <w:rPr>
                  <w:rFonts w:ascii="Times New Roman" w:hAnsi="Times New Roman" w:cs="Times New Roman"/>
                  <w:color w:val="000000"/>
                  <w:sz w:val="24"/>
                  <w:szCs w:val="24"/>
                </w:rPr>
                <w:t>America</w:t>
              </w:r>
            </w:ins>
            <w:del w:id="253" w:author="Mohammad Nayeem Hasan" w:date="2025-05-07T14:06:00Z" w16du:dateUtc="2025-05-07T08:06:00Z">
              <w:r w:rsidRPr="0079412E" w:rsidDel="00D4717C">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254" w:author="Mohammad Nayeem Hasan" w:date="2025-05-07T14:56:00Z" w16du:dateUtc="2025-05-07T08:56:00Z">
              <w:tcPr>
                <w:tcW w:w="711" w:type="pct"/>
                <w:gridSpan w:val="2"/>
                <w:shd w:val="clear" w:color="auto" w:fill="auto"/>
                <w:noWrap/>
                <w:vAlign w:val="bottom"/>
                <w:hideMark/>
              </w:tcPr>
            </w:tcPrChange>
          </w:tcPr>
          <w:p w14:paraId="6BDEFFB7"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255" w:author="Mohammad Nayeem Hasan" w:date="2025-05-07T14:56:00Z" w16du:dateUtc="2025-05-07T08:56:00Z">
              <w:tcPr>
                <w:tcW w:w="582" w:type="pct"/>
                <w:gridSpan w:val="2"/>
              </w:tcPr>
            </w:tcPrChange>
          </w:tcPr>
          <w:p w14:paraId="38CDED00" w14:textId="17BA72D7" w:rsidR="00844561" w:rsidRPr="0079412E" w:rsidRDefault="00ED320C" w:rsidP="00844561">
            <w:pPr>
              <w:spacing w:after="0" w:line="240" w:lineRule="auto"/>
              <w:jc w:val="right"/>
              <w:rPr>
                <w:rFonts w:ascii="Times New Roman" w:hAnsi="Times New Roman" w:cs="Times New Roman"/>
                <w:color w:val="000000"/>
                <w:sz w:val="24"/>
                <w:szCs w:val="24"/>
              </w:rPr>
            </w:pPr>
            <w:ins w:id="256" w:author="Mohammad Nayeem Hasan" w:date="2025-05-07T14:20:00Z" w16du:dateUtc="2025-05-07T08:20: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257" w:author="Mohammad Nayeem Hasan" w:date="2025-05-07T14:56:00Z" w16du:dateUtc="2025-05-07T08:56:00Z">
              <w:tcPr>
                <w:tcW w:w="430" w:type="pct"/>
                <w:gridSpan w:val="2"/>
                <w:shd w:val="clear" w:color="auto" w:fill="auto"/>
                <w:noWrap/>
                <w:vAlign w:val="bottom"/>
                <w:hideMark/>
              </w:tcPr>
            </w:tcPrChange>
          </w:tcPr>
          <w:p w14:paraId="65050C75" w14:textId="495ABB3D"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139</w:t>
            </w:r>
          </w:p>
        </w:tc>
        <w:tc>
          <w:tcPr>
            <w:tcW w:w="334" w:type="pct"/>
            <w:shd w:val="clear" w:color="auto" w:fill="auto"/>
            <w:noWrap/>
            <w:vAlign w:val="bottom"/>
            <w:hideMark/>
            <w:tcPrChange w:id="258" w:author="Mohammad Nayeem Hasan" w:date="2025-05-07T14:56:00Z" w16du:dateUtc="2025-05-07T08:56:00Z">
              <w:tcPr>
                <w:tcW w:w="339" w:type="pct"/>
                <w:gridSpan w:val="2"/>
                <w:shd w:val="clear" w:color="auto" w:fill="auto"/>
                <w:noWrap/>
                <w:vAlign w:val="bottom"/>
                <w:hideMark/>
              </w:tcPr>
            </w:tcPrChange>
          </w:tcPr>
          <w:p w14:paraId="0DBBE3C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259" w:author="Mohammad Nayeem Hasan" w:date="2025-05-07T14:56:00Z" w16du:dateUtc="2025-05-07T08:56:00Z">
              <w:tcPr>
                <w:tcW w:w="409" w:type="pct"/>
                <w:gridSpan w:val="2"/>
                <w:shd w:val="clear" w:color="auto" w:fill="auto"/>
                <w:noWrap/>
                <w:vAlign w:val="bottom"/>
                <w:hideMark/>
              </w:tcPr>
            </w:tcPrChange>
          </w:tcPr>
          <w:p w14:paraId="7C1F46F9" w14:textId="5609A5DB"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4466.29</w:t>
            </w:r>
          </w:p>
        </w:tc>
        <w:tc>
          <w:tcPr>
            <w:tcW w:w="376" w:type="pct"/>
            <w:shd w:val="clear" w:color="auto" w:fill="auto"/>
            <w:noWrap/>
            <w:vAlign w:val="bottom"/>
            <w:hideMark/>
            <w:tcPrChange w:id="260" w:author="Mohammad Nayeem Hasan" w:date="2025-05-07T14:56:00Z" w16du:dateUtc="2025-05-07T08:56:00Z">
              <w:tcPr>
                <w:tcW w:w="446" w:type="pct"/>
                <w:gridSpan w:val="2"/>
                <w:shd w:val="clear" w:color="auto" w:fill="auto"/>
                <w:noWrap/>
                <w:vAlign w:val="bottom"/>
                <w:hideMark/>
              </w:tcPr>
            </w:tcPrChange>
          </w:tcPr>
          <w:p w14:paraId="56F2C94C"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261" w:author="Mohammad Nayeem Hasan" w:date="2025-05-07T14:56:00Z" w16du:dateUtc="2025-05-07T08:56:00Z">
              <w:tcPr>
                <w:tcW w:w="277" w:type="pct"/>
                <w:vAlign w:val="bottom"/>
              </w:tcPr>
            </w:tcPrChange>
          </w:tcPr>
          <w:p w14:paraId="3B2158C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3B50F701" w14:textId="77777777" w:rsidTr="00A81135">
        <w:trPr>
          <w:trHeight w:val="300"/>
          <w:trPrChange w:id="262" w:author="Mohammad Nayeem Hasan" w:date="2025-05-07T14:56:00Z" w16du:dateUtc="2025-05-07T08:56:00Z">
            <w:trPr>
              <w:gridAfter w:val="0"/>
              <w:trHeight w:val="300"/>
            </w:trPr>
          </w:trPrChange>
        </w:trPr>
        <w:tc>
          <w:tcPr>
            <w:tcW w:w="863" w:type="pct"/>
            <w:shd w:val="clear" w:color="auto" w:fill="auto"/>
            <w:noWrap/>
            <w:vAlign w:val="bottom"/>
            <w:hideMark/>
            <w:tcPrChange w:id="263" w:author="Mohammad Nayeem Hasan" w:date="2025-05-07T14:56:00Z" w16du:dateUtc="2025-05-07T08:56:00Z">
              <w:tcPr>
                <w:tcW w:w="875" w:type="pct"/>
                <w:shd w:val="clear" w:color="auto" w:fill="auto"/>
                <w:noWrap/>
                <w:vAlign w:val="bottom"/>
                <w:hideMark/>
              </w:tcPr>
            </w:tcPrChange>
          </w:tcPr>
          <w:p w14:paraId="01C4E397"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Burkina Faso</w:t>
            </w:r>
          </w:p>
        </w:tc>
        <w:tc>
          <w:tcPr>
            <w:tcW w:w="918" w:type="pct"/>
            <w:shd w:val="clear" w:color="auto" w:fill="auto"/>
            <w:noWrap/>
            <w:vAlign w:val="bottom"/>
            <w:hideMark/>
            <w:tcPrChange w:id="264" w:author="Mohammad Nayeem Hasan" w:date="2025-05-07T14:56:00Z" w16du:dateUtc="2025-05-07T08:56:00Z">
              <w:tcPr>
                <w:tcW w:w="931" w:type="pct"/>
                <w:gridSpan w:val="2"/>
                <w:shd w:val="clear" w:color="auto" w:fill="auto"/>
                <w:noWrap/>
                <w:vAlign w:val="bottom"/>
                <w:hideMark/>
              </w:tcPr>
            </w:tcPrChange>
          </w:tcPr>
          <w:p w14:paraId="795BBC44" w14:textId="0788CDE4"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265" w:author="Mohammad Nayeem Hasan" w:date="2025-05-07T13:52:00Z" w16du:dateUtc="2025-05-07T07:52: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266" w:author="Mohammad Nayeem Hasan" w:date="2025-05-07T13:52:00Z" w16du:dateUtc="2025-05-07T07:52:00Z">
              <w:r w:rsidRPr="0079412E" w:rsidDel="008C0844">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267" w:author="Mohammad Nayeem Hasan" w:date="2025-05-07T14:56:00Z" w16du:dateUtc="2025-05-07T08:56:00Z">
              <w:tcPr>
                <w:tcW w:w="711" w:type="pct"/>
                <w:gridSpan w:val="2"/>
                <w:shd w:val="clear" w:color="auto" w:fill="auto"/>
                <w:noWrap/>
                <w:vAlign w:val="bottom"/>
                <w:hideMark/>
              </w:tcPr>
            </w:tcPrChange>
          </w:tcPr>
          <w:p w14:paraId="4F52878C"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268" w:author="Mohammad Nayeem Hasan" w:date="2025-05-07T14:56:00Z" w16du:dateUtc="2025-05-07T08:56:00Z">
              <w:tcPr>
                <w:tcW w:w="582" w:type="pct"/>
                <w:gridSpan w:val="2"/>
              </w:tcPr>
            </w:tcPrChange>
          </w:tcPr>
          <w:p w14:paraId="7ACDCBB2" w14:textId="4EC3D7BC" w:rsidR="00F57067" w:rsidRPr="0079412E" w:rsidRDefault="00ED320C" w:rsidP="00F57067">
            <w:pPr>
              <w:spacing w:after="0" w:line="240" w:lineRule="auto"/>
              <w:jc w:val="right"/>
              <w:rPr>
                <w:rFonts w:ascii="Times New Roman" w:hAnsi="Times New Roman" w:cs="Times New Roman"/>
                <w:color w:val="000000"/>
                <w:sz w:val="24"/>
                <w:szCs w:val="24"/>
              </w:rPr>
            </w:pPr>
            <w:ins w:id="269"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270" w:author="Mohammad Nayeem Hasan" w:date="2025-05-07T14:56:00Z" w16du:dateUtc="2025-05-07T08:56:00Z">
              <w:tcPr>
                <w:tcW w:w="430" w:type="pct"/>
                <w:gridSpan w:val="2"/>
                <w:shd w:val="clear" w:color="auto" w:fill="auto"/>
                <w:noWrap/>
                <w:vAlign w:val="bottom"/>
                <w:hideMark/>
              </w:tcPr>
            </w:tcPrChange>
          </w:tcPr>
          <w:p w14:paraId="2C26E698" w14:textId="2A5ADC9A"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73808</w:t>
            </w:r>
          </w:p>
        </w:tc>
        <w:tc>
          <w:tcPr>
            <w:tcW w:w="334" w:type="pct"/>
            <w:shd w:val="clear" w:color="auto" w:fill="auto"/>
            <w:noWrap/>
            <w:vAlign w:val="bottom"/>
            <w:hideMark/>
            <w:tcPrChange w:id="271" w:author="Mohammad Nayeem Hasan" w:date="2025-05-07T14:56:00Z" w16du:dateUtc="2025-05-07T08:56:00Z">
              <w:tcPr>
                <w:tcW w:w="339" w:type="pct"/>
                <w:gridSpan w:val="2"/>
                <w:shd w:val="clear" w:color="auto" w:fill="auto"/>
                <w:noWrap/>
                <w:vAlign w:val="bottom"/>
                <w:hideMark/>
              </w:tcPr>
            </w:tcPrChange>
          </w:tcPr>
          <w:p w14:paraId="6B691BC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94</w:t>
            </w:r>
          </w:p>
        </w:tc>
        <w:tc>
          <w:tcPr>
            <w:tcW w:w="466" w:type="pct"/>
            <w:shd w:val="clear" w:color="auto" w:fill="auto"/>
            <w:noWrap/>
            <w:vAlign w:val="bottom"/>
            <w:hideMark/>
            <w:tcPrChange w:id="272" w:author="Mohammad Nayeem Hasan" w:date="2025-05-07T14:56:00Z" w16du:dateUtc="2025-05-07T08:56:00Z">
              <w:tcPr>
                <w:tcW w:w="409" w:type="pct"/>
                <w:gridSpan w:val="2"/>
                <w:shd w:val="clear" w:color="auto" w:fill="auto"/>
                <w:noWrap/>
                <w:vAlign w:val="bottom"/>
                <w:hideMark/>
              </w:tcPr>
            </w:tcPrChange>
          </w:tcPr>
          <w:p w14:paraId="3A5C655C" w14:textId="3D0221C1"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3339.6</w:t>
            </w:r>
            <w:r>
              <w:rPr>
                <w:rFonts w:ascii="Times New Roman" w:hAnsi="Times New Roman" w:cs="Times New Roman"/>
                <w:color w:val="000000"/>
                <w:sz w:val="24"/>
                <w:szCs w:val="24"/>
              </w:rPr>
              <w:t>3</w:t>
            </w:r>
          </w:p>
        </w:tc>
        <w:tc>
          <w:tcPr>
            <w:tcW w:w="376" w:type="pct"/>
            <w:shd w:val="clear" w:color="auto" w:fill="auto"/>
            <w:noWrap/>
            <w:vAlign w:val="bottom"/>
            <w:hideMark/>
            <w:tcPrChange w:id="273" w:author="Mohammad Nayeem Hasan" w:date="2025-05-07T14:56:00Z" w16du:dateUtc="2025-05-07T08:56:00Z">
              <w:tcPr>
                <w:tcW w:w="446" w:type="pct"/>
                <w:gridSpan w:val="2"/>
                <w:shd w:val="clear" w:color="auto" w:fill="auto"/>
                <w:noWrap/>
                <w:vAlign w:val="bottom"/>
                <w:hideMark/>
              </w:tcPr>
            </w:tcPrChange>
          </w:tcPr>
          <w:p w14:paraId="05A944D4" w14:textId="59096B66"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4.25</w:t>
            </w:r>
          </w:p>
        </w:tc>
        <w:tc>
          <w:tcPr>
            <w:tcW w:w="343" w:type="pct"/>
            <w:vAlign w:val="bottom"/>
            <w:tcPrChange w:id="274" w:author="Mohammad Nayeem Hasan" w:date="2025-05-07T14:56:00Z" w16du:dateUtc="2025-05-07T08:56:00Z">
              <w:tcPr>
                <w:tcW w:w="277" w:type="pct"/>
                <w:vAlign w:val="bottom"/>
              </w:tcPr>
            </w:tcPrChange>
          </w:tcPr>
          <w:p w14:paraId="49C23AA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0.13</w:t>
            </w:r>
          </w:p>
        </w:tc>
      </w:tr>
      <w:tr w:rsidR="00F57067" w:rsidRPr="0079412E" w14:paraId="6529023F" w14:textId="77777777" w:rsidTr="00A81135">
        <w:trPr>
          <w:trHeight w:val="300"/>
          <w:trPrChange w:id="275" w:author="Mohammad Nayeem Hasan" w:date="2025-05-07T14:56:00Z" w16du:dateUtc="2025-05-07T08:56:00Z">
            <w:trPr>
              <w:gridAfter w:val="0"/>
              <w:trHeight w:val="300"/>
            </w:trPr>
          </w:trPrChange>
        </w:trPr>
        <w:tc>
          <w:tcPr>
            <w:tcW w:w="863" w:type="pct"/>
            <w:shd w:val="clear" w:color="auto" w:fill="auto"/>
            <w:noWrap/>
            <w:vAlign w:val="bottom"/>
            <w:hideMark/>
            <w:tcPrChange w:id="276" w:author="Mohammad Nayeem Hasan" w:date="2025-05-07T14:56:00Z" w16du:dateUtc="2025-05-07T08:56:00Z">
              <w:tcPr>
                <w:tcW w:w="875" w:type="pct"/>
                <w:shd w:val="clear" w:color="auto" w:fill="auto"/>
                <w:noWrap/>
                <w:vAlign w:val="bottom"/>
                <w:hideMark/>
              </w:tcPr>
            </w:tcPrChange>
          </w:tcPr>
          <w:p w14:paraId="2C20AF24"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Cambodia</w:t>
            </w:r>
          </w:p>
        </w:tc>
        <w:tc>
          <w:tcPr>
            <w:tcW w:w="918" w:type="pct"/>
            <w:shd w:val="clear" w:color="auto" w:fill="auto"/>
            <w:noWrap/>
            <w:vAlign w:val="bottom"/>
            <w:hideMark/>
            <w:tcPrChange w:id="277" w:author="Mohammad Nayeem Hasan" w:date="2025-05-07T14:56:00Z" w16du:dateUtc="2025-05-07T08:56:00Z">
              <w:tcPr>
                <w:tcW w:w="931" w:type="pct"/>
                <w:gridSpan w:val="2"/>
                <w:shd w:val="clear" w:color="auto" w:fill="auto"/>
                <w:noWrap/>
                <w:vAlign w:val="bottom"/>
                <w:hideMark/>
              </w:tcPr>
            </w:tcPrChange>
          </w:tcPr>
          <w:p w14:paraId="7CEBC061" w14:textId="0AFD543A"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278" w:author="Mohammad Nayeem Hasan" w:date="2025-05-07T14:09:00Z" w16du:dateUtc="2025-05-07T08:09:00Z">
              <w:r w:rsidRPr="0079412E">
                <w:rPr>
                  <w:rFonts w:ascii="Times New Roman" w:hAnsi="Times New Roman" w:cs="Times New Roman"/>
                  <w:color w:val="000000"/>
                  <w:sz w:val="24"/>
                  <w:szCs w:val="24"/>
                </w:rPr>
                <w:t>Western Pacific</w:t>
              </w:r>
            </w:ins>
            <w:del w:id="279" w:author="Mohammad Nayeem Hasan" w:date="2025-05-07T14:09:00Z" w16du:dateUtc="2025-05-07T08:09: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280" w:author="Mohammad Nayeem Hasan" w:date="2025-05-07T14:56:00Z" w16du:dateUtc="2025-05-07T08:56:00Z">
              <w:tcPr>
                <w:tcW w:w="711" w:type="pct"/>
                <w:gridSpan w:val="2"/>
                <w:shd w:val="clear" w:color="auto" w:fill="auto"/>
                <w:noWrap/>
                <w:vAlign w:val="bottom"/>
                <w:hideMark/>
              </w:tcPr>
            </w:tcPrChange>
          </w:tcPr>
          <w:p w14:paraId="7B40544D"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281" w:author="Mohammad Nayeem Hasan" w:date="2025-05-07T14:56:00Z" w16du:dateUtc="2025-05-07T08:56:00Z">
              <w:tcPr>
                <w:tcW w:w="582" w:type="pct"/>
                <w:gridSpan w:val="2"/>
              </w:tcPr>
            </w:tcPrChange>
          </w:tcPr>
          <w:p w14:paraId="2911A535" w14:textId="44E364B6" w:rsidR="00F57067" w:rsidRPr="0079412E" w:rsidRDefault="00ED320C" w:rsidP="00F57067">
            <w:pPr>
              <w:spacing w:after="0" w:line="240" w:lineRule="auto"/>
              <w:jc w:val="right"/>
              <w:rPr>
                <w:rFonts w:ascii="Times New Roman" w:hAnsi="Times New Roman" w:cs="Times New Roman"/>
                <w:color w:val="000000"/>
                <w:sz w:val="24"/>
                <w:szCs w:val="24"/>
              </w:rPr>
            </w:pPr>
            <w:ins w:id="282"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283" w:author="Mohammad Nayeem Hasan" w:date="2025-05-07T14:56:00Z" w16du:dateUtc="2025-05-07T08:56:00Z">
              <w:tcPr>
                <w:tcW w:w="430" w:type="pct"/>
                <w:gridSpan w:val="2"/>
                <w:shd w:val="clear" w:color="auto" w:fill="auto"/>
                <w:noWrap/>
                <w:vAlign w:val="bottom"/>
                <w:hideMark/>
              </w:tcPr>
            </w:tcPrChange>
          </w:tcPr>
          <w:p w14:paraId="6DEF12F8" w14:textId="0EFD5E2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18983</w:t>
            </w:r>
          </w:p>
        </w:tc>
        <w:tc>
          <w:tcPr>
            <w:tcW w:w="334" w:type="pct"/>
            <w:shd w:val="clear" w:color="auto" w:fill="auto"/>
            <w:noWrap/>
            <w:vAlign w:val="bottom"/>
            <w:hideMark/>
            <w:tcPrChange w:id="284" w:author="Mohammad Nayeem Hasan" w:date="2025-05-07T14:56:00Z" w16du:dateUtc="2025-05-07T08:56:00Z">
              <w:tcPr>
                <w:tcW w:w="339" w:type="pct"/>
                <w:gridSpan w:val="2"/>
                <w:shd w:val="clear" w:color="auto" w:fill="auto"/>
                <w:noWrap/>
                <w:vAlign w:val="bottom"/>
                <w:hideMark/>
              </w:tcPr>
            </w:tcPrChange>
          </w:tcPr>
          <w:p w14:paraId="07B79DD2"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46</w:t>
            </w:r>
          </w:p>
        </w:tc>
        <w:tc>
          <w:tcPr>
            <w:tcW w:w="466" w:type="pct"/>
            <w:shd w:val="clear" w:color="auto" w:fill="auto"/>
            <w:noWrap/>
            <w:vAlign w:val="bottom"/>
            <w:hideMark/>
            <w:tcPrChange w:id="285" w:author="Mohammad Nayeem Hasan" w:date="2025-05-07T14:56:00Z" w16du:dateUtc="2025-05-07T08:56:00Z">
              <w:tcPr>
                <w:tcW w:w="409" w:type="pct"/>
                <w:gridSpan w:val="2"/>
                <w:shd w:val="clear" w:color="auto" w:fill="auto"/>
                <w:noWrap/>
                <w:vAlign w:val="bottom"/>
                <w:hideMark/>
              </w:tcPr>
            </w:tcPrChange>
          </w:tcPr>
          <w:p w14:paraId="2A2E4028" w14:textId="15D5AC5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1144.31</w:t>
            </w:r>
          </w:p>
        </w:tc>
        <w:tc>
          <w:tcPr>
            <w:tcW w:w="376" w:type="pct"/>
            <w:shd w:val="clear" w:color="auto" w:fill="auto"/>
            <w:noWrap/>
            <w:vAlign w:val="bottom"/>
            <w:hideMark/>
            <w:tcPrChange w:id="286" w:author="Mohammad Nayeem Hasan" w:date="2025-05-07T14:56:00Z" w16du:dateUtc="2025-05-07T08:56:00Z">
              <w:tcPr>
                <w:tcW w:w="446" w:type="pct"/>
                <w:gridSpan w:val="2"/>
                <w:shd w:val="clear" w:color="auto" w:fill="auto"/>
                <w:noWrap/>
                <w:vAlign w:val="bottom"/>
                <w:hideMark/>
              </w:tcPr>
            </w:tcPrChange>
          </w:tcPr>
          <w:p w14:paraId="4B600138" w14:textId="7C73BA02"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2.77</w:t>
            </w:r>
          </w:p>
        </w:tc>
        <w:tc>
          <w:tcPr>
            <w:tcW w:w="343" w:type="pct"/>
            <w:vAlign w:val="bottom"/>
            <w:tcPrChange w:id="287" w:author="Mohammad Nayeem Hasan" w:date="2025-05-07T14:56:00Z" w16du:dateUtc="2025-05-07T08:56:00Z">
              <w:tcPr>
                <w:tcW w:w="277" w:type="pct"/>
                <w:vAlign w:val="bottom"/>
              </w:tcPr>
            </w:tcPrChange>
          </w:tcPr>
          <w:p w14:paraId="3D1B8E25"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0.24</w:t>
            </w:r>
          </w:p>
        </w:tc>
      </w:tr>
      <w:tr w:rsidR="00F57067" w:rsidRPr="0079412E" w14:paraId="77D4D242" w14:textId="77777777" w:rsidTr="00A81135">
        <w:trPr>
          <w:trHeight w:val="300"/>
          <w:trPrChange w:id="288" w:author="Mohammad Nayeem Hasan" w:date="2025-05-07T14:56:00Z" w16du:dateUtc="2025-05-07T08:56:00Z">
            <w:trPr>
              <w:gridAfter w:val="0"/>
              <w:trHeight w:val="300"/>
            </w:trPr>
          </w:trPrChange>
        </w:trPr>
        <w:tc>
          <w:tcPr>
            <w:tcW w:w="863" w:type="pct"/>
            <w:shd w:val="clear" w:color="auto" w:fill="auto"/>
            <w:noWrap/>
            <w:vAlign w:val="bottom"/>
            <w:hideMark/>
            <w:tcPrChange w:id="289" w:author="Mohammad Nayeem Hasan" w:date="2025-05-07T14:56:00Z" w16du:dateUtc="2025-05-07T08:56:00Z">
              <w:tcPr>
                <w:tcW w:w="875" w:type="pct"/>
                <w:shd w:val="clear" w:color="auto" w:fill="auto"/>
                <w:noWrap/>
                <w:vAlign w:val="bottom"/>
                <w:hideMark/>
              </w:tcPr>
            </w:tcPrChange>
          </w:tcPr>
          <w:p w14:paraId="71481ECC"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Cameroon</w:t>
            </w:r>
          </w:p>
        </w:tc>
        <w:tc>
          <w:tcPr>
            <w:tcW w:w="918" w:type="pct"/>
            <w:shd w:val="clear" w:color="auto" w:fill="auto"/>
            <w:noWrap/>
            <w:vAlign w:val="bottom"/>
            <w:hideMark/>
            <w:tcPrChange w:id="290" w:author="Mohammad Nayeem Hasan" w:date="2025-05-07T14:56:00Z" w16du:dateUtc="2025-05-07T08:56:00Z">
              <w:tcPr>
                <w:tcW w:w="931" w:type="pct"/>
                <w:gridSpan w:val="2"/>
                <w:shd w:val="clear" w:color="auto" w:fill="auto"/>
                <w:noWrap/>
                <w:vAlign w:val="bottom"/>
                <w:hideMark/>
              </w:tcPr>
            </w:tcPrChange>
          </w:tcPr>
          <w:p w14:paraId="76D2783C" w14:textId="59628F0E"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291" w:author="Mohammad Nayeem Hasan" w:date="2025-05-07T13:52:00Z" w16du:dateUtc="2025-05-07T07:52: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292" w:author="Mohammad Nayeem Hasan" w:date="2025-05-07T13:52:00Z" w16du:dateUtc="2025-05-07T07:52:00Z">
              <w:r w:rsidRPr="0079412E" w:rsidDel="00597906">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293" w:author="Mohammad Nayeem Hasan" w:date="2025-05-07T14:56:00Z" w16du:dateUtc="2025-05-07T08:56:00Z">
              <w:tcPr>
                <w:tcW w:w="711" w:type="pct"/>
                <w:gridSpan w:val="2"/>
                <w:shd w:val="clear" w:color="auto" w:fill="auto"/>
                <w:noWrap/>
                <w:vAlign w:val="bottom"/>
                <w:hideMark/>
              </w:tcPr>
            </w:tcPrChange>
          </w:tcPr>
          <w:p w14:paraId="035B8704"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294" w:author="Mohammad Nayeem Hasan" w:date="2025-05-07T14:56:00Z" w16du:dateUtc="2025-05-07T08:56:00Z">
              <w:tcPr>
                <w:tcW w:w="582" w:type="pct"/>
                <w:gridSpan w:val="2"/>
              </w:tcPr>
            </w:tcPrChange>
          </w:tcPr>
          <w:p w14:paraId="79141226" w14:textId="7148DC93" w:rsidR="00F57067" w:rsidRPr="0079412E" w:rsidRDefault="00ED320C" w:rsidP="00F57067">
            <w:pPr>
              <w:spacing w:after="0" w:line="240" w:lineRule="auto"/>
              <w:jc w:val="right"/>
              <w:rPr>
                <w:rFonts w:ascii="Times New Roman" w:hAnsi="Times New Roman" w:cs="Times New Roman"/>
                <w:color w:val="000000"/>
                <w:sz w:val="24"/>
                <w:szCs w:val="24"/>
              </w:rPr>
            </w:pPr>
            <w:ins w:id="295"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296" w:author="Mohammad Nayeem Hasan" w:date="2025-05-07T14:56:00Z" w16du:dateUtc="2025-05-07T08:56:00Z">
              <w:tcPr>
                <w:tcW w:w="430" w:type="pct"/>
                <w:gridSpan w:val="2"/>
                <w:shd w:val="clear" w:color="auto" w:fill="auto"/>
                <w:noWrap/>
                <w:vAlign w:val="bottom"/>
                <w:hideMark/>
              </w:tcPr>
            </w:tcPrChange>
          </w:tcPr>
          <w:p w14:paraId="6957699C" w14:textId="79D19A29"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57</w:t>
            </w:r>
          </w:p>
        </w:tc>
        <w:tc>
          <w:tcPr>
            <w:tcW w:w="334" w:type="pct"/>
            <w:shd w:val="clear" w:color="auto" w:fill="auto"/>
            <w:noWrap/>
            <w:vAlign w:val="bottom"/>
            <w:hideMark/>
            <w:tcPrChange w:id="297" w:author="Mohammad Nayeem Hasan" w:date="2025-05-07T14:56:00Z" w16du:dateUtc="2025-05-07T08:56:00Z">
              <w:tcPr>
                <w:tcW w:w="339" w:type="pct"/>
                <w:gridSpan w:val="2"/>
                <w:shd w:val="clear" w:color="auto" w:fill="auto"/>
                <w:noWrap/>
                <w:vAlign w:val="bottom"/>
                <w:hideMark/>
              </w:tcPr>
            </w:tcPrChange>
          </w:tcPr>
          <w:p w14:paraId="597B789C"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298" w:author="Mohammad Nayeem Hasan" w:date="2025-05-07T14:56:00Z" w16du:dateUtc="2025-05-07T08:56:00Z">
              <w:tcPr>
                <w:tcW w:w="409" w:type="pct"/>
                <w:gridSpan w:val="2"/>
                <w:shd w:val="clear" w:color="auto" w:fill="auto"/>
                <w:noWrap/>
                <w:vAlign w:val="bottom"/>
                <w:hideMark/>
              </w:tcPr>
            </w:tcPrChange>
          </w:tcPr>
          <w:p w14:paraId="70CEEAEF" w14:textId="2BC327E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r>
              <w:rPr>
                <w:rFonts w:ascii="Times New Roman" w:hAnsi="Times New Roman" w:cs="Times New Roman"/>
                <w:color w:val="000000"/>
                <w:sz w:val="24"/>
                <w:szCs w:val="24"/>
              </w:rPr>
              <w:t>10</w:t>
            </w:r>
          </w:p>
        </w:tc>
        <w:tc>
          <w:tcPr>
            <w:tcW w:w="376" w:type="pct"/>
            <w:shd w:val="clear" w:color="auto" w:fill="auto"/>
            <w:noWrap/>
            <w:vAlign w:val="bottom"/>
            <w:hideMark/>
            <w:tcPrChange w:id="299" w:author="Mohammad Nayeem Hasan" w:date="2025-05-07T14:56:00Z" w16du:dateUtc="2025-05-07T08:56:00Z">
              <w:tcPr>
                <w:tcW w:w="446" w:type="pct"/>
                <w:gridSpan w:val="2"/>
                <w:shd w:val="clear" w:color="auto" w:fill="auto"/>
                <w:noWrap/>
                <w:vAlign w:val="bottom"/>
                <w:hideMark/>
              </w:tcPr>
            </w:tcPrChange>
          </w:tcPr>
          <w:p w14:paraId="4D17D31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300" w:author="Mohammad Nayeem Hasan" w:date="2025-05-07T14:56:00Z" w16du:dateUtc="2025-05-07T08:56:00Z">
              <w:tcPr>
                <w:tcW w:w="277" w:type="pct"/>
                <w:vAlign w:val="bottom"/>
              </w:tcPr>
            </w:tcPrChange>
          </w:tcPr>
          <w:p w14:paraId="260A6516"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0677107F" w14:textId="77777777" w:rsidTr="00A81135">
        <w:trPr>
          <w:trHeight w:val="300"/>
          <w:trPrChange w:id="301" w:author="Mohammad Nayeem Hasan" w:date="2025-05-07T14:56:00Z" w16du:dateUtc="2025-05-07T08:56:00Z">
            <w:trPr>
              <w:gridAfter w:val="0"/>
              <w:trHeight w:val="300"/>
            </w:trPr>
          </w:trPrChange>
        </w:trPr>
        <w:tc>
          <w:tcPr>
            <w:tcW w:w="863" w:type="pct"/>
            <w:shd w:val="clear" w:color="auto" w:fill="auto"/>
            <w:noWrap/>
            <w:vAlign w:val="bottom"/>
            <w:hideMark/>
            <w:tcPrChange w:id="302" w:author="Mohammad Nayeem Hasan" w:date="2025-05-07T14:56:00Z" w16du:dateUtc="2025-05-07T08:56:00Z">
              <w:tcPr>
                <w:tcW w:w="875" w:type="pct"/>
                <w:shd w:val="clear" w:color="auto" w:fill="auto"/>
                <w:noWrap/>
                <w:vAlign w:val="bottom"/>
                <w:hideMark/>
              </w:tcPr>
            </w:tcPrChange>
          </w:tcPr>
          <w:p w14:paraId="3A9322F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Cape Verde</w:t>
            </w:r>
          </w:p>
        </w:tc>
        <w:tc>
          <w:tcPr>
            <w:tcW w:w="918" w:type="pct"/>
            <w:shd w:val="clear" w:color="auto" w:fill="auto"/>
            <w:noWrap/>
            <w:vAlign w:val="bottom"/>
            <w:hideMark/>
            <w:tcPrChange w:id="303" w:author="Mohammad Nayeem Hasan" w:date="2025-05-07T14:56:00Z" w16du:dateUtc="2025-05-07T08:56:00Z">
              <w:tcPr>
                <w:tcW w:w="931" w:type="pct"/>
                <w:gridSpan w:val="2"/>
                <w:shd w:val="clear" w:color="auto" w:fill="auto"/>
                <w:noWrap/>
                <w:vAlign w:val="bottom"/>
                <w:hideMark/>
              </w:tcPr>
            </w:tcPrChange>
          </w:tcPr>
          <w:p w14:paraId="39B03FDB" w14:textId="4B6E1C09"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304" w:author="Mohammad Nayeem Hasan" w:date="2025-05-07T13:52:00Z" w16du:dateUtc="2025-05-07T07:52: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305" w:author="Mohammad Nayeem Hasan" w:date="2025-05-07T13:52:00Z" w16du:dateUtc="2025-05-07T07:52:00Z">
              <w:r w:rsidRPr="0079412E" w:rsidDel="00597906">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306" w:author="Mohammad Nayeem Hasan" w:date="2025-05-07T14:56:00Z" w16du:dateUtc="2025-05-07T08:56:00Z">
              <w:tcPr>
                <w:tcW w:w="711" w:type="pct"/>
                <w:gridSpan w:val="2"/>
                <w:shd w:val="clear" w:color="auto" w:fill="auto"/>
                <w:noWrap/>
                <w:vAlign w:val="bottom"/>
                <w:hideMark/>
              </w:tcPr>
            </w:tcPrChange>
          </w:tcPr>
          <w:p w14:paraId="398E994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307" w:author="Mohammad Nayeem Hasan" w:date="2025-05-07T14:56:00Z" w16du:dateUtc="2025-05-07T08:56:00Z">
              <w:tcPr>
                <w:tcW w:w="582" w:type="pct"/>
                <w:gridSpan w:val="2"/>
              </w:tcPr>
            </w:tcPrChange>
          </w:tcPr>
          <w:p w14:paraId="12C16CDA" w14:textId="1DFAA67E" w:rsidR="00F57067" w:rsidRPr="0079412E" w:rsidRDefault="00ED320C" w:rsidP="00F57067">
            <w:pPr>
              <w:spacing w:after="0" w:line="240" w:lineRule="auto"/>
              <w:jc w:val="right"/>
              <w:rPr>
                <w:rFonts w:ascii="Times New Roman" w:hAnsi="Times New Roman" w:cs="Times New Roman"/>
                <w:color w:val="000000"/>
                <w:sz w:val="24"/>
                <w:szCs w:val="24"/>
              </w:rPr>
            </w:pPr>
            <w:ins w:id="308"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309" w:author="Mohammad Nayeem Hasan" w:date="2025-05-07T14:56:00Z" w16du:dateUtc="2025-05-07T08:56:00Z">
              <w:tcPr>
                <w:tcW w:w="430" w:type="pct"/>
                <w:gridSpan w:val="2"/>
                <w:shd w:val="clear" w:color="auto" w:fill="auto"/>
                <w:noWrap/>
                <w:vAlign w:val="bottom"/>
                <w:hideMark/>
              </w:tcPr>
            </w:tcPrChange>
          </w:tcPr>
          <w:p w14:paraId="2E9A7DFA" w14:textId="2FD4D378"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25290</w:t>
            </w:r>
          </w:p>
        </w:tc>
        <w:tc>
          <w:tcPr>
            <w:tcW w:w="334" w:type="pct"/>
            <w:shd w:val="clear" w:color="auto" w:fill="auto"/>
            <w:noWrap/>
            <w:vAlign w:val="bottom"/>
            <w:hideMark/>
            <w:tcPrChange w:id="310" w:author="Mohammad Nayeem Hasan" w:date="2025-05-07T14:56:00Z" w16du:dateUtc="2025-05-07T08:56:00Z">
              <w:tcPr>
                <w:tcW w:w="339" w:type="pct"/>
                <w:gridSpan w:val="2"/>
                <w:shd w:val="clear" w:color="auto" w:fill="auto"/>
                <w:noWrap/>
                <w:vAlign w:val="bottom"/>
                <w:hideMark/>
              </w:tcPr>
            </w:tcPrChange>
          </w:tcPr>
          <w:p w14:paraId="77DFA31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66" w:type="pct"/>
            <w:shd w:val="clear" w:color="auto" w:fill="auto"/>
            <w:noWrap/>
            <w:vAlign w:val="bottom"/>
            <w:hideMark/>
            <w:tcPrChange w:id="311" w:author="Mohammad Nayeem Hasan" w:date="2025-05-07T14:56:00Z" w16du:dateUtc="2025-05-07T08:56:00Z">
              <w:tcPr>
                <w:tcW w:w="409" w:type="pct"/>
                <w:gridSpan w:val="2"/>
                <w:shd w:val="clear" w:color="auto" w:fill="auto"/>
                <w:noWrap/>
                <w:vAlign w:val="bottom"/>
                <w:hideMark/>
              </w:tcPr>
            </w:tcPrChange>
          </w:tcPr>
          <w:p w14:paraId="598120FE"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43015.69</w:t>
            </w:r>
          </w:p>
        </w:tc>
        <w:tc>
          <w:tcPr>
            <w:tcW w:w="376" w:type="pct"/>
            <w:shd w:val="clear" w:color="auto" w:fill="auto"/>
            <w:noWrap/>
            <w:vAlign w:val="bottom"/>
            <w:hideMark/>
            <w:tcPrChange w:id="312" w:author="Mohammad Nayeem Hasan" w:date="2025-05-07T14:56:00Z" w16du:dateUtc="2025-05-07T08:56:00Z">
              <w:tcPr>
                <w:tcW w:w="446" w:type="pct"/>
                <w:gridSpan w:val="2"/>
                <w:shd w:val="clear" w:color="auto" w:fill="auto"/>
                <w:noWrap/>
                <w:vAlign w:val="bottom"/>
                <w:hideMark/>
              </w:tcPr>
            </w:tcPrChange>
          </w:tcPr>
          <w:p w14:paraId="49DB968D" w14:textId="643FCB2E"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1.70</w:t>
            </w:r>
          </w:p>
        </w:tc>
        <w:tc>
          <w:tcPr>
            <w:tcW w:w="343" w:type="pct"/>
            <w:vAlign w:val="bottom"/>
            <w:tcPrChange w:id="313" w:author="Mohammad Nayeem Hasan" w:date="2025-05-07T14:56:00Z" w16du:dateUtc="2025-05-07T08:56:00Z">
              <w:tcPr>
                <w:tcW w:w="277" w:type="pct"/>
                <w:vAlign w:val="bottom"/>
              </w:tcPr>
            </w:tcPrChange>
          </w:tcPr>
          <w:p w14:paraId="082B76BE"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0.00</w:t>
            </w:r>
          </w:p>
        </w:tc>
      </w:tr>
      <w:tr w:rsidR="00F57067" w:rsidRPr="0079412E" w14:paraId="1348BB5C" w14:textId="77777777" w:rsidTr="00A81135">
        <w:trPr>
          <w:trHeight w:val="300"/>
          <w:trPrChange w:id="314" w:author="Mohammad Nayeem Hasan" w:date="2025-05-07T14:56:00Z" w16du:dateUtc="2025-05-07T08:56:00Z">
            <w:trPr>
              <w:gridAfter w:val="0"/>
              <w:trHeight w:val="300"/>
            </w:trPr>
          </w:trPrChange>
        </w:trPr>
        <w:tc>
          <w:tcPr>
            <w:tcW w:w="863" w:type="pct"/>
            <w:shd w:val="clear" w:color="auto" w:fill="auto"/>
            <w:noWrap/>
            <w:vAlign w:val="bottom"/>
            <w:hideMark/>
            <w:tcPrChange w:id="315" w:author="Mohammad Nayeem Hasan" w:date="2025-05-07T14:56:00Z" w16du:dateUtc="2025-05-07T08:56:00Z">
              <w:tcPr>
                <w:tcW w:w="875" w:type="pct"/>
                <w:shd w:val="clear" w:color="auto" w:fill="auto"/>
                <w:noWrap/>
                <w:vAlign w:val="bottom"/>
                <w:hideMark/>
              </w:tcPr>
            </w:tcPrChange>
          </w:tcPr>
          <w:p w14:paraId="20C097D4"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Cayman Islands</w:t>
            </w:r>
          </w:p>
        </w:tc>
        <w:tc>
          <w:tcPr>
            <w:tcW w:w="918" w:type="pct"/>
            <w:shd w:val="clear" w:color="auto" w:fill="auto"/>
            <w:noWrap/>
            <w:vAlign w:val="bottom"/>
            <w:hideMark/>
            <w:tcPrChange w:id="316" w:author="Mohammad Nayeem Hasan" w:date="2025-05-07T14:56:00Z" w16du:dateUtc="2025-05-07T08:56:00Z">
              <w:tcPr>
                <w:tcW w:w="931" w:type="pct"/>
                <w:gridSpan w:val="2"/>
                <w:shd w:val="clear" w:color="auto" w:fill="auto"/>
                <w:noWrap/>
                <w:vAlign w:val="bottom"/>
                <w:hideMark/>
              </w:tcPr>
            </w:tcPrChange>
          </w:tcPr>
          <w:p w14:paraId="178D62A1" w14:textId="1BB235EF"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317" w:author="Mohammad Nayeem Hasan" w:date="2025-05-07T14:06:00Z" w16du:dateUtc="2025-05-07T08:06:00Z">
              <w:r w:rsidRPr="00844561">
                <w:rPr>
                  <w:rFonts w:ascii="Times New Roman" w:hAnsi="Times New Roman" w:cs="Times New Roman"/>
                  <w:color w:val="000000"/>
                  <w:sz w:val="24"/>
                  <w:szCs w:val="24"/>
                </w:rPr>
                <w:t>America</w:t>
              </w:r>
            </w:ins>
            <w:del w:id="318" w:author="Mohammad Nayeem Hasan" w:date="2025-05-07T14:06:00Z" w16du:dateUtc="2025-05-07T08:06:00Z">
              <w:r w:rsidR="00F57067"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319" w:author="Mohammad Nayeem Hasan" w:date="2025-05-07T14:56:00Z" w16du:dateUtc="2025-05-07T08:56:00Z">
              <w:tcPr>
                <w:tcW w:w="711" w:type="pct"/>
                <w:gridSpan w:val="2"/>
                <w:shd w:val="clear" w:color="auto" w:fill="auto"/>
                <w:noWrap/>
                <w:vAlign w:val="bottom"/>
                <w:hideMark/>
              </w:tcPr>
            </w:tcPrChange>
          </w:tcPr>
          <w:p w14:paraId="260D805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320" w:author="Mohammad Nayeem Hasan" w:date="2025-05-07T14:56:00Z" w16du:dateUtc="2025-05-07T08:56:00Z">
              <w:tcPr>
                <w:tcW w:w="582" w:type="pct"/>
                <w:gridSpan w:val="2"/>
              </w:tcPr>
            </w:tcPrChange>
          </w:tcPr>
          <w:p w14:paraId="140C9192" w14:textId="0A6F13BF" w:rsidR="00F57067" w:rsidRPr="0079412E" w:rsidRDefault="00ED320C" w:rsidP="00F57067">
            <w:pPr>
              <w:spacing w:after="0" w:line="240" w:lineRule="auto"/>
              <w:jc w:val="right"/>
              <w:rPr>
                <w:rFonts w:ascii="Times New Roman" w:hAnsi="Times New Roman" w:cs="Times New Roman"/>
                <w:color w:val="000000"/>
                <w:sz w:val="24"/>
                <w:szCs w:val="24"/>
              </w:rPr>
            </w:pPr>
            <w:ins w:id="321"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322" w:author="Mohammad Nayeem Hasan" w:date="2025-05-07T14:56:00Z" w16du:dateUtc="2025-05-07T08:56:00Z">
              <w:tcPr>
                <w:tcW w:w="430" w:type="pct"/>
                <w:gridSpan w:val="2"/>
                <w:shd w:val="clear" w:color="auto" w:fill="auto"/>
                <w:noWrap/>
                <w:vAlign w:val="bottom"/>
                <w:hideMark/>
              </w:tcPr>
            </w:tcPrChange>
          </w:tcPr>
          <w:p w14:paraId="6F00AEB7" w14:textId="72A7379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w:t>
            </w:r>
          </w:p>
        </w:tc>
        <w:tc>
          <w:tcPr>
            <w:tcW w:w="334" w:type="pct"/>
            <w:shd w:val="clear" w:color="auto" w:fill="auto"/>
            <w:noWrap/>
            <w:vAlign w:val="bottom"/>
            <w:hideMark/>
            <w:tcPrChange w:id="323" w:author="Mohammad Nayeem Hasan" w:date="2025-05-07T14:56:00Z" w16du:dateUtc="2025-05-07T08:56:00Z">
              <w:tcPr>
                <w:tcW w:w="339" w:type="pct"/>
                <w:gridSpan w:val="2"/>
                <w:shd w:val="clear" w:color="auto" w:fill="auto"/>
                <w:noWrap/>
                <w:vAlign w:val="bottom"/>
                <w:hideMark/>
              </w:tcPr>
            </w:tcPrChange>
          </w:tcPr>
          <w:p w14:paraId="083B9606"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324" w:author="Mohammad Nayeem Hasan" w:date="2025-05-07T14:56:00Z" w16du:dateUtc="2025-05-07T08:56:00Z">
              <w:tcPr>
                <w:tcW w:w="409" w:type="pct"/>
                <w:gridSpan w:val="2"/>
                <w:shd w:val="clear" w:color="auto" w:fill="auto"/>
                <w:noWrap/>
                <w:vAlign w:val="bottom"/>
                <w:hideMark/>
              </w:tcPr>
            </w:tcPrChange>
          </w:tcPr>
          <w:p w14:paraId="70F71B40" w14:textId="7BFDCD4C"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132.0</w:t>
            </w:r>
            <w:r>
              <w:rPr>
                <w:rFonts w:ascii="Times New Roman" w:hAnsi="Times New Roman" w:cs="Times New Roman"/>
                <w:color w:val="000000"/>
                <w:sz w:val="24"/>
                <w:szCs w:val="24"/>
              </w:rPr>
              <w:t>9</w:t>
            </w:r>
          </w:p>
        </w:tc>
        <w:tc>
          <w:tcPr>
            <w:tcW w:w="376" w:type="pct"/>
            <w:shd w:val="clear" w:color="auto" w:fill="auto"/>
            <w:noWrap/>
            <w:vAlign w:val="bottom"/>
            <w:hideMark/>
            <w:tcPrChange w:id="325" w:author="Mohammad Nayeem Hasan" w:date="2025-05-07T14:56:00Z" w16du:dateUtc="2025-05-07T08:56:00Z">
              <w:tcPr>
                <w:tcW w:w="446" w:type="pct"/>
                <w:gridSpan w:val="2"/>
                <w:shd w:val="clear" w:color="auto" w:fill="auto"/>
                <w:noWrap/>
                <w:vAlign w:val="bottom"/>
                <w:hideMark/>
              </w:tcPr>
            </w:tcPrChange>
          </w:tcPr>
          <w:p w14:paraId="52DD537F"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326" w:author="Mohammad Nayeem Hasan" w:date="2025-05-07T14:56:00Z" w16du:dateUtc="2025-05-07T08:56:00Z">
              <w:tcPr>
                <w:tcW w:w="277" w:type="pct"/>
                <w:vAlign w:val="bottom"/>
              </w:tcPr>
            </w:tcPrChange>
          </w:tcPr>
          <w:p w14:paraId="0FD902AF"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0DC41303" w14:textId="77777777" w:rsidTr="00A81135">
        <w:trPr>
          <w:trHeight w:val="300"/>
          <w:trPrChange w:id="327" w:author="Mohammad Nayeem Hasan" w:date="2025-05-07T14:56:00Z" w16du:dateUtc="2025-05-07T08:56:00Z">
            <w:trPr>
              <w:gridAfter w:val="0"/>
              <w:trHeight w:val="300"/>
            </w:trPr>
          </w:trPrChange>
        </w:trPr>
        <w:tc>
          <w:tcPr>
            <w:tcW w:w="863" w:type="pct"/>
            <w:shd w:val="clear" w:color="auto" w:fill="auto"/>
            <w:noWrap/>
            <w:vAlign w:val="bottom"/>
            <w:hideMark/>
            <w:tcPrChange w:id="328" w:author="Mohammad Nayeem Hasan" w:date="2025-05-07T14:56:00Z" w16du:dateUtc="2025-05-07T08:56:00Z">
              <w:tcPr>
                <w:tcW w:w="875" w:type="pct"/>
                <w:shd w:val="clear" w:color="auto" w:fill="auto"/>
                <w:noWrap/>
                <w:vAlign w:val="bottom"/>
                <w:hideMark/>
              </w:tcPr>
            </w:tcPrChange>
          </w:tcPr>
          <w:p w14:paraId="68486C58"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Central African Republic</w:t>
            </w:r>
          </w:p>
        </w:tc>
        <w:tc>
          <w:tcPr>
            <w:tcW w:w="918" w:type="pct"/>
            <w:shd w:val="clear" w:color="auto" w:fill="auto"/>
            <w:noWrap/>
            <w:vAlign w:val="bottom"/>
            <w:hideMark/>
            <w:tcPrChange w:id="329" w:author="Mohammad Nayeem Hasan" w:date="2025-05-07T14:56:00Z" w16du:dateUtc="2025-05-07T08:56:00Z">
              <w:tcPr>
                <w:tcW w:w="931" w:type="pct"/>
                <w:gridSpan w:val="2"/>
                <w:shd w:val="clear" w:color="auto" w:fill="auto"/>
                <w:noWrap/>
                <w:vAlign w:val="bottom"/>
                <w:hideMark/>
              </w:tcPr>
            </w:tcPrChange>
          </w:tcPr>
          <w:p w14:paraId="3D716773" w14:textId="03E56FE9"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330" w:author="Mohammad Nayeem Hasan" w:date="2025-05-07T13:52:00Z" w16du:dateUtc="2025-05-07T07:52: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331" w:author="Mohammad Nayeem Hasan" w:date="2025-05-07T13:52:00Z" w16du:dateUtc="2025-05-07T07:52:00Z">
              <w:r w:rsidRPr="0079412E" w:rsidDel="00C0117A">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332" w:author="Mohammad Nayeem Hasan" w:date="2025-05-07T14:56:00Z" w16du:dateUtc="2025-05-07T08:56:00Z">
              <w:tcPr>
                <w:tcW w:w="711" w:type="pct"/>
                <w:gridSpan w:val="2"/>
                <w:shd w:val="clear" w:color="auto" w:fill="auto"/>
                <w:noWrap/>
                <w:vAlign w:val="bottom"/>
                <w:hideMark/>
              </w:tcPr>
            </w:tcPrChange>
          </w:tcPr>
          <w:p w14:paraId="429A8DCE"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333" w:author="Mohammad Nayeem Hasan" w:date="2025-05-07T14:56:00Z" w16du:dateUtc="2025-05-07T08:56:00Z">
              <w:tcPr>
                <w:tcW w:w="582" w:type="pct"/>
                <w:gridSpan w:val="2"/>
              </w:tcPr>
            </w:tcPrChange>
          </w:tcPr>
          <w:p w14:paraId="6620487C" w14:textId="3BBCA95C" w:rsidR="00F57067" w:rsidRPr="0079412E" w:rsidRDefault="00ED320C" w:rsidP="00F57067">
            <w:pPr>
              <w:spacing w:after="0" w:line="240" w:lineRule="auto"/>
              <w:jc w:val="right"/>
              <w:rPr>
                <w:rFonts w:ascii="Times New Roman" w:hAnsi="Times New Roman" w:cs="Times New Roman"/>
                <w:color w:val="000000"/>
                <w:sz w:val="24"/>
                <w:szCs w:val="24"/>
              </w:rPr>
            </w:pPr>
            <w:ins w:id="334"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335" w:author="Mohammad Nayeem Hasan" w:date="2025-05-07T14:56:00Z" w16du:dateUtc="2025-05-07T08:56:00Z">
              <w:tcPr>
                <w:tcW w:w="430" w:type="pct"/>
                <w:gridSpan w:val="2"/>
                <w:shd w:val="clear" w:color="auto" w:fill="auto"/>
                <w:noWrap/>
                <w:vAlign w:val="bottom"/>
                <w:hideMark/>
              </w:tcPr>
            </w:tcPrChange>
          </w:tcPr>
          <w:p w14:paraId="3E3EE84F" w14:textId="093F8D66"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207</w:t>
            </w:r>
          </w:p>
        </w:tc>
        <w:tc>
          <w:tcPr>
            <w:tcW w:w="334" w:type="pct"/>
            <w:shd w:val="clear" w:color="auto" w:fill="auto"/>
            <w:noWrap/>
            <w:vAlign w:val="bottom"/>
            <w:hideMark/>
            <w:tcPrChange w:id="336" w:author="Mohammad Nayeem Hasan" w:date="2025-05-07T14:56:00Z" w16du:dateUtc="2025-05-07T08:56:00Z">
              <w:tcPr>
                <w:tcW w:w="339" w:type="pct"/>
                <w:gridSpan w:val="2"/>
                <w:shd w:val="clear" w:color="auto" w:fill="auto"/>
                <w:noWrap/>
                <w:vAlign w:val="bottom"/>
                <w:hideMark/>
              </w:tcPr>
            </w:tcPrChange>
          </w:tcPr>
          <w:p w14:paraId="0E62FBB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337" w:author="Mohammad Nayeem Hasan" w:date="2025-05-07T14:56:00Z" w16du:dateUtc="2025-05-07T08:56:00Z">
              <w:tcPr>
                <w:tcW w:w="409" w:type="pct"/>
                <w:gridSpan w:val="2"/>
                <w:shd w:val="clear" w:color="auto" w:fill="auto"/>
                <w:noWrap/>
                <w:vAlign w:val="bottom"/>
                <w:hideMark/>
              </w:tcPr>
            </w:tcPrChange>
          </w:tcPr>
          <w:p w14:paraId="065E5260" w14:textId="58A3DD5E"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37.93</w:t>
            </w:r>
          </w:p>
        </w:tc>
        <w:tc>
          <w:tcPr>
            <w:tcW w:w="376" w:type="pct"/>
            <w:shd w:val="clear" w:color="auto" w:fill="auto"/>
            <w:noWrap/>
            <w:vAlign w:val="bottom"/>
            <w:hideMark/>
            <w:tcPrChange w:id="338" w:author="Mohammad Nayeem Hasan" w:date="2025-05-07T14:56:00Z" w16du:dateUtc="2025-05-07T08:56:00Z">
              <w:tcPr>
                <w:tcW w:w="446" w:type="pct"/>
                <w:gridSpan w:val="2"/>
                <w:shd w:val="clear" w:color="auto" w:fill="auto"/>
                <w:noWrap/>
                <w:vAlign w:val="bottom"/>
                <w:hideMark/>
              </w:tcPr>
            </w:tcPrChange>
          </w:tcPr>
          <w:p w14:paraId="6B8AF2A2"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339" w:author="Mohammad Nayeem Hasan" w:date="2025-05-07T14:56:00Z" w16du:dateUtc="2025-05-07T08:56:00Z">
              <w:tcPr>
                <w:tcW w:w="277" w:type="pct"/>
                <w:vAlign w:val="bottom"/>
              </w:tcPr>
            </w:tcPrChange>
          </w:tcPr>
          <w:p w14:paraId="4C8B0ED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50A868B9" w14:textId="77777777" w:rsidTr="00A81135">
        <w:trPr>
          <w:trHeight w:val="300"/>
          <w:trPrChange w:id="340" w:author="Mohammad Nayeem Hasan" w:date="2025-05-07T14:56:00Z" w16du:dateUtc="2025-05-07T08:56:00Z">
            <w:trPr>
              <w:gridAfter w:val="0"/>
              <w:trHeight w:val="300"/>
            </w:trPr>
          </w:trPrChange>
        </w:trPr>
        <w:tc>
          <w:tcPr>
            <w:tcW w:w="863" w:type="pct"/>
            <w:shd w:val="clear" w:color="auto" w:fill="auto"/>
            <w:noWrap/>
            <w:vAlign w:val="bottom"/>
            <w:hideMark/>
            <w:tcPrChange w:id="341" w:author="Mohammad Nayeem Hasan" w:date="2025-05-07T14:56:00Z" w16du:dateUtc="2025-05-07T08:56:00Z">
              <w:tcPr>
                <w:tcW w:w="875" w:type="pct"/>
                <w:shd w:val="clear" w:color="auto" w:fill="auto"/>
                <w:noWrap/>
                <w:vAlign w:val="bottom"/>
                <w:hideMark/>
              </w:tcPr>
            </w:tcPrChange>
          </w:tcPr>
          <w:p w14:paraId="361A1E9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lastRenderedPageBreak/>
              <w:t>Chile</w:t>
            </w:r>
          </w:p>
        </w:tc>
        <w:tc>
          <w:tcPr>
            <w:tcW w:w="918" w:type="pct"/>
            <w:shd w:val="clear" w:color="auto" w:fill="auto"/>
            <w:noWrap/>
            <w:vAlign w:val="bottom"/>
            <w:hideMark/>
            <w:tcPrChange w:id="342" w:author="Mohammad Nayeem Hasan" w:date="2025-05-07T14:56:00Z" w16du:dateUtc="2025-05-07T08:56:00Z">
              <w:tcPr>
                <w:tcW w:w="931" w:type="pct"/>
                <w:gridSpan w:val="2"/>
                <w:shd w:val="clear" w:color="auto" w:fill="auto"/>
                <w:noWrap/>
                <w:vAlign w:val="bottom"/>
                <w:hideMark/>
              </w:tcPr>
            </w:tcPrChange>
          </w:tcPr>
          <w:p w14:paraId="2313C7FE" w14:textId="7565F194"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343" w:author="Mohammad Nayeem Hasan" w:date="2025-05-07T14:06:00Z" w16du:dateUtc="2025-05-07T08:06:00Z">
              <w:r w:rsidRPr="00844561">
                <w:rPr>
                  <w:rFonts w:ascii="Times New Roman" w:hAnsi="Times New Roman" w:cs="Times New Roman"/>
                  <w:color w:val="000000"/>
                  <w:sz w:val="24"/>
                  <w:szCs w:val="24"/>
                </w:rPr>
                <w:t>America</w:t>
              </w:r>
            </w:ins>
            <w:del w:id="344" w:author="Mohammad Nayeem Hasan" w:date="2025-05-07T14:06:00Z" w16du:dateUtc="2025-05-07T08:06:00Z">
              <w:r w:rsidR="00F57067"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345" w:author="Mohammad Nayeem Hasan" w:date="2025-05-07T14:56:00Z" w16du:dateUtc="2025-05-07T08:56:00Z">
              <w:tcPr>
                <w:tcW w:w="711" w:type="pct"/>
                <w:gridSpan w:val="2"/>
                <w:shd w:val="clear" w:color="auto" w:fill="auto"/>
                <w:noWrap/>
                <w:vAlign w:val="bottom"/>
                <w:hideMark/>
              </w:tcPr>
            </w:tcPrChange>
          </w:tcPr>
          <w:p w14:paraId="48EC25E7"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346" w:author="Mohammad Nayeem Hasan" w:date="2025-05-07T14:56:00Z" w16du:dateUtc="2025-05-07T08:56:00Z">
              <w:tcPr>
                <w:tcW w:w="582" w:type="pct"/>
                <w:gridSpan w:val="2"/>
              </w:tcPr>
            </w:tcPrChange>
          </w:tcPr>
          <w:p w14:paraId="382452D4" w14:textId="0CE876E1" w:rsidR="00F57067" w:rsidRPr="0079412E" w:rsidRDefault="00E808B2" w:rsidP="00F57067">
            <w:pPr>
              <w:spacing w:after="0" w:line="240" w:lineRule="auto"/>
              <w:jc w:val="right"/>
              <w:rPr>
                <w:rFonts w:ascii="Times New Roman" w:hAnsi="Times New Roman" w:cs="Times New Roman"/>
                <w:color w:val="000000"/>
                <w:sz w:val="24"/>
                <w:szCs w:val="24"/>
              </w:rPr>
            </w:pPr>
            <w:ins w:id="347" w:author="Mohammad Nayeem Hasan" w:date="2025-05-07T15:59:00Z" w16du:dateUtc="2025-05-07T09:59: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348" w:author="Mohammad Nayeem Hasan" w:date="2025-05-07T14:56:00Z" w16du:dateUtc="2025-05-07T08:56:00Z">
              <w:tcPr>
                <w:tcW w:w="430" w:type="pct"/>
                <w:gridSpan w:val="2"/>
                <w:shd w:val="clear" w:color="auto" w:fill="auto"/>
                <w:noWrap/>
                <w:vAlign w:val="bottom"/>
                <w:hideMark/>
              </w:tcPr>
            </w:tcPrChange>
          </w:tcPr>
          <w:p w14:paraId="2676E576" w14:textId="4023CAB5"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157</w:t>
            </w:r>
          </w:p>
        </w:tc>
        <w:tc>
          <w:tcPr>
            <w:tcW w:w="334" w:type="pct"/>
            <w:shd w:val="clear" w:color="auto" w:fill="auto"/>
            <w:noWrap/>
            <w:vAlign w:val="bottom"/>
            <w:hideMark/>
            <w:tcPrChange w:id="349" w:author="Mohammad Nayeem Hasan" w:date="2025-05-07T14:56:00Z" w16du:dateUtc="2025-05-07T08:56:00Z">
              <w:tcPr>
                <w:tcW w:w="339" w:type="pct"/>
                <w:gridSpan w:val="2"/>
                <w:shd w:val="clear" w:color="auto" w:fill="auto"/>
                <w:noWrap/>
                <w:vAlign w:val="bottom"/>
                <w:hideMark/>
              </w:tcPr>
            </w:tcPrChange>
          </w:tcPr>
          <w:p w14:paraId="3A4DB1D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350" w:author="Mohammad Nayeem Hasan" w:date="2025-05-07T14:56:00Z" w16du:dateUtc="2025-05-07T08:56:00Z">
              <w:tcPr>
                <w:tcW w:w="409" w:type="pct"/>
                <w:gridSpan w:val="2"/>
                <w:shd w:val="clear" w:color="auto" w:fill="auto"/>
                <w:noWrap/>
                <w:vAlign w:val="bottom"/>
                <w:hideMark/>
              </w:tcPr>
            </w:tcPrChange>
          </w:tcPr>
          <w:p w14:paraId="51AC5401" w14:textId="601BF6CF"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8.05</w:t>
            </w:r>
          </w:p>
        </w:tc>
        <w:tc>
          <w:tcPr>
            <w:tcW w:w="376" w:type="pct"/>
            <w:shd w:val="clear" w:color="auto" w:fill="auto"/>
            <w:noWrap/>
            <w:vAlign w:val="bottom"/>
            <w:hideMark/>
            <w:tcPrChange w:id="351" w:author="Mohammad Nayeem Hasan" w:date="2025-05-07T14:56:00Z" w16du:dateUtc="2025-05-07T08:56:00Z">
              <w:tcPr>
                <w:tcW w:w="446" w:type="pct"/>
                <w:gridSpan w:val="2"/>
                <w:shd w:val="clear" w:color="auto" w:fill="auto"/>
                <w:noWrap/>
                <w:vAlign w:val="bottom"/>
                <w:hideMark/>
              </w:tcPr>
            </w:tcPrChange>
          </w:tcPr>
          <w:p w14:paraId="5B1F8E7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352" w:author="Mohammad Nayeem Hasan" w:date="2025-05-07T14:56:00Z" w16du:dateUtc="2025-05-07T08:56:00Z">
              <w:tcPr>
                <w:tcW w:w="277" w:type="pct"/>
                <w:vAlign w:val="bottom"/>
              </w:tcPr>
            </w:tcPrChange>
          </w:tcPr>
          <w:p w14:paraId="64A95ED8"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60504F7B" w14:textId="77777777" w:rsidTr="00A81135">
        <w:trPr>
          <w:trHeight w:val="300"/>
          <w:trPrChange w:id="353" w:author="Mohammad Nayeem Hasan" w:date="2025-05-07T14:56:00Z" w16du:dateUtc="2025-05-07T08:56:00Z">
            <w:trPr>
              <w:gridAfter w:val="0"/>
              <w:trHeight w:val="300"/>
            </w:trPr>
          </w:trPrChange>
        </w:trPr>
        <w:tc>
          <w:tcPr>
            <w:tcW w:w="863" w:type="pct"/>
            <w:shd w:val="clear" w:color="auto" w:fill="auto"/>
            <w:noWrap/>
            <w:vAlign w:val="bottom"/>
            <w:hideMark/>
            <w:tcPrChange w:id="354" w:author="Mohammad Nayeem Hasan" w:date="2025-05-07T14:56:00Z" w16du:dateUtc="2025-05-07T08:56:00Z">
              <w:tcPr>
                <w:tcW w:w="875" w:type="pct"/>
                <w:shd w:val="clear" w:color="auto" w:fill="auto"/>
                <w:noWrap/>
                <w:vAlign w:val="bottom"/>
                <w:hideMark/>
              </w:tcPr>
            </w:tcPrChange>
          </w:tcPr>
          <w:p w14:paraId="67C65C65"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China</w:t>
            </w:r>
          </w:p>
        </w:tc>
        <w:tc>
          <w:tcPr>
            <w:tcW w:w="918" w:type="pct"/>
            <w:shd w:val="clear" w:color="auto" w:fill="auto"/>
            <w:noWrap/>
            <w:vAlign w:val="bottom"/>
            <w:hideMark/>
            <w:tcPrChange w:id="355" w:author="Mohammad Nayeem Hasan" w:date="2025-05-07T14:56:00Z" w16du:dateUtc="2025-05-07T08:56:00Z">
              <w:tcPr>
                <w:tcW w:w="931" w:type="pct"/>
                <w:gridSpan w:val="2"/>
                <w:shd w:val="clear" w:color="auto" w:fill="auto"/>
                <w:noWrap/>
                <w:vAlign w:val="bottom"/>
                <w:hideMark/>
              </w:tcPr>
            </w:tcPrChange>
          </w:tcPr>
          <w:p w14:paraId="3FD36AB4" w14:textId="5835581C"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356" w:author="Mohammad Nayeem Hasan" w:date="2025-05-07T14:09:00Z" w16du:dateUtc="2025-05-07T08:09:00Z">
              <w:r w:rsidRPr="0079412E">
                <w:rPr>
                  <w:rFonts w:ascii="Times New Roman" w:hAnsi="Times New Roman" w:cs="Times New Roman"/>
                  <w:color w:val="000000"/>
                  <w:sz w:val="24"/>
                  <w:szCs w:val="24"/>
                </w:rPr>
                <w:t>Western Pacific</w:t>
              </w:r>
            </w:ins>
            <w:del w:id="357" w:author="Mohammad Nayeem Hasan" w:date="2025-05-07T14:09:00Z" w16du:dateUtc="2025-05-07T08:09: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358" w:author="Mohammad Nayeem Hasan" w:date="2025-05-07T14:56:00Z" w16du:dateUtc="2025-05-07T08:56:00Z">
              <w:tcPr>
                <w:tcW w:w="711" w:type="pct"/>
                <w:gridSpan w:val="2"/>
                <w:shd w:val="clear" w:color="auto" w:fill="auto"/>
                <w:noWrap/>
                <w:vAlign w:val="bottom"/>
                <w:hideMark/>
              </w:tcPr>
            </w:tcPrChange>
          </w:tcPr>
          <w:p w14:paraId="2CB15754"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359" w:author="Mohammad Nayeem Hasan" w:date="2025-05-07T14:56:00Z" w16du:dateUtc="2025-05-07T08:56:00Z">
              <w:tcPr>
                <w:tcW w:w="582" w:type="pct"/>
                <w:gridSpan w:val="2"/>
              </w:tcPr>
            </w:tcPrChange>
          </w:tcPr>
          <w:p w14:paraId="0E5ACF9F" w14:textId="46EE60D9" w:rsidR="00F57067" w:rsidRPr="0079412E" w:rsidRDefault="00ED320C" w:rsidP="00F57067">
            <w:pPr>
              <w:spacing w:after="0" w:line="240" w:lineRule="auto"/>
              <w:jc w:val="right"/>
              <w:rPr>
                <w:rFonts w:ascii="Times New Roman" w:hAnsi="Times New Roman" w:cs="Times New Roman"/>
                <w:color w:val="000000"/>
                <w:sz w:val="24"/>
                <w:szCs w:val="24"/>
              </w:rPr>
            </w:pPr>
            <w:ins w:id="360"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361" w:author="Mohammad Nayeem Hasan" w:date="2025-05-07T14:56:00Z" w16du:dateUtc="2025-05-07T08:56:00Z">
              <w:tcPr>
                <w:tcW w:w="430" w:type="pct"/>
                <w:gridSpan w:val="2"/>
                <w:shd w:val="clear" w:color="auto" w:fill="auto"/>
                <w:noWrap/>
                <w:vAlign w:val="bottom"/>
                <w:hideMark/>
              </w:tcPr>
            </w:tcPrChange>
          </w:tcPr>
          <w:p w14:paraId="2A70067C" w14:textId="72D91DD8"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24330</w:t>
            </w:r>
          </w:p>
        </w:tc>
        <w:tc>
          <w:tcPr>
            <w:tcW w:w="334" w:type="pct"/>
            <w:shd w:val="clear" w:color="auto" w:fill="auto"/>
            <w:noWrap/>
            <w:vAlign w:val="bottom"/>
            <w:hideMark/>
            <w:tcPrChange w:id="362" w:author="Mohammad Nayeem Hasan" w:date="2025-05-07T14:56:00Z" w16du:dateUtc="2025-05-07T08:56:00Z">
              <w:tcPr>
                <w:tcW w:w="339" w:type="pct"/>
                <w:gridSpan w:val="2"/>
                <w:shd w:val="clear" w:color="auto" w:fill="auto"/>
                <w:noWrap/>
                <w:vAlign w:val="bottom"/>
                <w:hideMark/>
              </w:tcPr>
            </w:tcPrChange>
          </w:tcPr>
          <w:p w14:paraId="26B59C23"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363" w:author="Mohammad Nayeem Hasan" w:date="2025-05-07T14:56:00Z" w16du:dateUtc="2025-05-07T08:56:00Z">
              <w:tcPr>
                <w:tcW w:w="409" w:type="pct"/>
                <w:gridSpan w:val="2"/>
                <w:shd w:val="clear" w:color="auto" w:fill="auto"/>
                <w:noWrap/>
                <w:vAlign w:val="bottom"/>
                <w:hideMark/>
              </w:tcPr>
            </w:tcPrChange>
          </w:tcPr>
          <w:p w14:paraId="2033C36F" w14:textId="715A214F"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17.06</w:t>
            </w:r>
          </w:p>
        </w:tc>
        <w:tc>
          <w:tcPr>
            <w:tcW w:w="376" w:type="pct"/>
            <w:shd w:val="clear" w:color="auto" w:fill="auto"/>
            <w:noWrap/>
            <w:vAlign w:val="bottom"/>
            <w:hideMark/>
            <w:tcPrChange w:id="364" w:author="Mohammad Nayeem Hasan" w:date="2025-05-07T14:56:00Z" w16du:dateUtc="2025-05-07T08:56:00Z">
              <w:tcPr>
                <w:tcW w:w="446" w:type="pct"/>
                <w:gridSpan w:val="2"/>
                <w:shd w:val="clear" w:color="auto" w:fill="auto"/>
                <w:noWrap/>
                <w:vAlign w:val="bottom"/>
                <w:hideMark/>
              </w:tcPr>
            </w:tcPrChange>
          </w:tcPr>
          <w:p w14:paraId="7CDD2F32"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365" w:author="Mohammad Nayeem Hasan" w:date="2025-05-07T14:56:00Z" w16du:dateUtc="2025-05-07T08:56:00Z">
              <w:tcPr>
                <w:tcW w:w="277" w:type="pct"/>
                <w:vAlign w:val="bottom"/>
              </w:tcPr>
            </w:tcPrChange>
          </w:tcPr>
          <w:p w14:paraId="4C688201"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61902E52" w14:textId="77777777" w:rsidTr="00A81135">
        <w:trPr>
          <w:trHeight w:val="300"/>
          <w:trPrChange w:id="366" w:author="Mohammad Nayeem Hasan" w:date="2025-05-07T14:56:00Z" w16du:dateUtc="2025-05-07T08:56:00Z">
            <w:trPr>
              <w:gridAfter w:val="0"/>
              <w:trHeight w:val="300"/>
            </w:trPr>
          </w:trPrChange>
        </w:trPr>
        <w:tc>
          <w:tcPr>
            <w:tcW w:w="863" w:type="pct"/>
            <w:shd w:val="clear" w:color="auto" w:fill="auto"/>
            <w:noWrap/>
            <w:vAlign w:val="bottom"/>
            <w:hideMark/>
            <w:tcPrChange w:id="367" w:author="Mohammad Nayeem Hasan" w:date="2025-05-07T14:56:00Z" w16du:dateUtc="2025-05-07T08:56:00Z">
              <w:tcPr>
                <w:tcW w:w="875" w:type="pct"/>
                <w:shd w:val="clear" w:color="auto" w:fill="auto"/>
                <w:noWrap/>
                <w:vAlign w:val="bottom"/>
                <w:hideMark/>
              </w:tcPr>
            </w:tcPrChange>
          </w:tcPr>
          <w:p w14:paraId="040609D7"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Colombia</w:t>
            </w:r>
          </w:p>
        </w:tc>
        <w:tc>
          <w:tcPr>
            <w:tcW w:w="918" w:type="pct"/>
            <w:shd w:val="clear" w:color="auto" w:fill="auto"/>
            <w:noWrap/>
            <w:hideMark/>
            <w:tcPrChange w:id="368" w:author="Mohammad Nayeem Hasan" w:date="2025-05-07T14:56:00Z" w16du:dateUtc="2025-05-07T08:56:00Z">
              <w:tcPr>
                <w:tcW w:w="931" w:type="pct"/>
                <w:gridSpan w:val="2"/>
                <w:shd w:val="clear" w:color="auto" w:fill="auto"/>
                <w:noWrap/>
                <w:vAlign w:val="bottom"/>
                <w:hideMark/>
              </w:tcPr>
            </w:tcPrChange>
          </w:tcPr>
          <w:p w14:paraId="76B41CA6" w14:textId="36A756F0"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369" w:author="Mohammad Nayeem Hasan" w:date="2025-05-07T14:06:00Z" w16du:dateUtc="2025-05-07T08:06:00Z">
              <w:r w:rsidRPr="00CC27E3">
                <w:rPr>
                  <w:rFonts w:ascii="Times New Roman" w:hAnsi="Times New Roman" w:cs="Times New Roman"/>
                  <w:color w:val="000000"/>
                  <w:sz w:val="24"/>
                  <w:szCs w:val="24"/>
                </w:rPr>
                <w:t>America</w:t>
              </w:r>
            </w:ins>
            <w:del w:id="370" w:author="Mohammad Nayeem Hasan" w:date="2025-05-07T14:06:00Z" w16du:dateUtc="2025-05-07T08:06:00Z">
              <w:r w:rsidRPr="0079412E" w:rsidDel="00F80779">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371" w:author="Mohammad Nayeem Hasan" w:date="2025-05-07T14:56:00Z" w16du:dateUtc="2025-05-07T08:56:00Z">
              <w:tcPr>
                <w:tcW w:w="711" w:type="pct"/>
                <w:gridSpan w:val="2"/>
                <w:shd w:val="clear" w:color="auto" w:fill="auto"/>
                <w:noWrap/>
                <w:vAlign w:val="bottom"/>
                <w:hideMark/>
              </w:tcPr>
            </w:tcPrChange>
          </w:tcPr>
          <w:p w14:paraId="76BBF833"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372" w:author="Mohammad Nayeem Hasan" w:date="2025-05-07T14:56:00Z" w16du:dateUtc="2025-05-07T08:56:00Z">
              <w:tcPr>
                <w:tcW w:w="582" w:type="pct"/>
                <w:gridSpan w:val="2"/>
              </w:tcPr>
            </w:tcPrChange>
          </w:tcPr>
          <w:p w14:paraId="0E2C3915" w14:textId="2DFFD98B" w:rsidR="00844561" w:rsidRPr="0079412E" w:rsidRDefault="00ED320C" w:rsidP="00844561">
            <w:pPr>
              <w:spacing w:after="0" w:line="240" w:lineRule="auto"/>
              <w:jc w:val="right"/>
              <w:rPr>
                <w:rFonts w:ascii="Times New Roman" w:hAnsi="Times New Roman" w:cs="Times New Roman"/>
                <w:color w:val="000000"/>
                <w:sz w:val="24"/>
                <w:szCs w:val="24"/>
              </w:rPr>
            </w:pPr>
            <w:ins w:id="373"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374" w:author="Mohammad Nayeem Hasan" w:date="2025-05-07T14:56:00Z" w16du:dateUtc="2025-05-07T08:56:00Z">
              <w:tcPr>
                <w:tcW w:w="430" w:type="pct"/>
                <w:gridSpan w:val="2"/>
                <w:shd w:val="clear" w:color="auto" w:fill="auto"/>
                <w:noWrap/>
                <w:vAlign w:val="bottom"/>
                <w:hideMark/>
              </w:tcPr>
            </w:tcPrChange>
          </w:tcPr>
          <w:p w14:paraId="242DABF3" w14:textId="5F9264A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320982</w:t>
            </w:r>
          </w:p>
        </w:tc>
        <w:tc>
          <w:tcPr>
            <w:tcW w:w="334" w:type="pct"/>
            <w:shd w:val="clear" w:color="auto" w:fill="auto"/>
            <w:noWrap/>
            <w:vAlign w:val="bottom"/>
            <w:hideMark/>
            <w:tcPrChange w:id="375" w:author="Mohammad Nayeem Hasan" w:date="2025-05-07T14:56:00Z" w16du:dateUtc="2025-05-07T08:56:00Z">
              <w:tcPr>
                <w:tcW w:w="339" w:type="pct"/>
                <w:gridSpan w:val="2"/>
                <w:shd w:val="clear" w:color="auto" w:fill="auto"/>
                <w:noWrap/>
                <w:vAlign w:val="bottom"/>
                <w:hideMark/>
              </w:tcPr>
            </w:tcPrChange>
          </w:tcPr>
          <w:p w14:paraId="072A40A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229</w:t>
            </w:r>
          </w:p>
        </w:tc>
        <w:tc>
          <w:tcPr>
            <w:tcW w:w="466" w:type="pct"/>
            <w:shd w:val="clear" w:color="auto" w:fill="auto"/>
            <w:noWrap/>
            <w:vAlign w:val="bottom"/>
            <w:hideMark/>
            <w:tcPrChange w:id="376" w:author="Mohammad Nayeem Hasan" w:date="2025-05-07T14:56:00Z" w16du:dateUtc="2025-05-07T08:56:00Z">
              <w:tcPr>
                <w:tcW w:w="409" w:type="pct"/>
                <w:gridSpan w:val="2"/>
                <w:shd w:val="clear" w:color="auto" w:fill="auto"/>
                <w:noWrap/>
                <w:vAlign w:val="bottom"/>
                <w:hideMark/>
              </w:tcPr>
            </w:tcPrChange>
          </w:tcPr>
          <w:p w14:paraId="7AFF030F" w14:textId="575555D4"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6230.6</w:t>
            </w:r>
            <w:r>
              <w:rPr>
                <w:rFonts w:ascii="Times New Roman" w:hAnsi="Times New Roman" w:cs="Times New Roman"/>
                <w:color w:val="000000"/>
                <w:sz w:val="24"/>
                <w:szCs w:val="24"/>
              </w:rPr>
              <w:t>6</w:t>
            </w:r>
          </w:p>
        </w:tc>
        <w:tc>
          <w:tcPr>
            <w:tcW w:w="376" w:type="pct"/>
            <w:shd w:val="clear" w:color="auto" w:fill="auto"/>
            <w:noWrap/>
            <w:vAlign w:val="bottom"/>
            <w:hideMark/>
            <w:tcPrChange w:id="377" w:author="Mohammad Nayeem Hasan" w:date="2025-05-07T14:56:00Z" w16du:dateUtc="2025-05-07T08:56:00Z">
              <w:tcPr>
                <w:tcW w:w="446" w:type="pct"/>
                <w:gridSpan w:val="2"/>
                <w:shd w:val="clear" w:color="auto" w:fill="auto"/>
                <w:noWrap/>
                <w:vAlign w:val="bottom"/>
                <w:hideMark/>
              </w:tcPr>
            </w:tcPrChange>
          </w:tcPr>
          <w:p w14:paraId="24253FBA" w14:textId="37B78D6B"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w:t>
            </w:r>
            <w:r>
              <w:rPr>
                <w:rFonts w:ascii="Times New Roman" w:hAnsi="Times New Roman" w:cs="Times New Roman"/>
                <w:color w:val="000000"/>
                <w:sz w:val="24"/>
                <w:szCs w:val="24"/>
              </w:rPr>
              <w:t>5</w:t>
            </w:r>
          </w:p>
        </w:tc>
        <w:tc>
          <w:tcPr>
            <w:tcW w:w="343" w:type="pct"/>
            <w:vAlign w:val="bottom"/>
            <w:tcPrChange w:id="378" w:author="Mohammad Nayeem Hasan" w:date="2025-05-07T14:56:00Z" w16du:dateUtc="2025-05-07T08:56:00Z">
              <w:tcPr>
                <w:tcW w:w="277" w:type="pct"/>
                <w:vAlign w:val="bottom"/>
              </w:tcPr>
            </w:tcPrChange>
          </w:tcPr>
          <w:p w14:paraId="440A7DF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0.07</w:t>
            </w:r>
          </w:p>
        </w:tc>
      </w:tr>
      <w:tr w:rsidR="00844561" w:rsidRPr="0079412E" w14:paraId="0F8774B9" w14:textId="77777777" w:rsidTr="00A81135">
        <w:trPr>
          <w:trHeight w:val="300"/>
          <w:trPrChange w:id="379" w:author="Mohammad Nayeem Hasan" w:date="2025-05-07T14:56:00Z" w16du:dateUtc="2025-05-07T08:56:00Z">
            <w:trPr>
              <w:gridAfter w:val="0"/>
              <w:trHeight w:val="300"/>
            </w:trPr>
          </w:trPrChange>
        </w:trPr>
        <w:tc>
          <w:tcPr>
            <w:tcW w:w="863" w:type="pct"/>
            <w:shd w:val="clear" w:color="auto" w:fill="auto"/>
            <w:noWrap/>
            <w:vAlign w:val="bottom"/>
            <w:hideMark/>
            <w:tcPrChange w:id="380" w:author="Mohammad Nayeem Hasan" w:date="2025-05-07T14:56:00Z" w16du:dateUtc="2025-05-07T08:56:00Z">
              <w:tcPr>
                <w:tcW w:w="875" w:type="pct"/>
                <w:shd w:val="clear" w:color="auto" w:fill="auto"/>
                <w:noWrap/>
                <w:vAlign w:val="bottom"/>
                <w:hideMark/>
              </w:tcPr>
            </w:tcPrChange>
          </w:tcPr>
          <w:p w14:paraId="734DF0B4"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Costa Rica</w:t>
            </w:r>
          </w:p>
        </w:tc>
        <w:tc>
          <w:tcPr>
            <w:tcW w:w="918" w:type="pct"/>
            <w:shd w:val="clear" w:color="auto" w:fill="auto"/>
            <w:noWrap/>
            <w:hideMark/>
            <w:tcPrChange w:id="381" w:author="Mohammad Nayeem Hasan" w:date="2025-05-07T14:56:00Z" w16du:dateUtc="2025-05-07T08:56:00Z">
              <w:tcPr>
                <w:tcW w:w="931" w:type="pct"/>
                <w:gridSpan w:val="2"/>
                <w:shd w:val="clear" w:color="auto" w:fill="auto"/>
                <w:noWrap/>
                <w:vAlign w:val="bottom"/>
                <w:hideMark/>
              </w:tcPr>
            </w:tcPrChange>
          </w:tcPr>
          <w:p w14:paraId="10181F55" w14:textId="59D58406"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382" w:author="Mohammad Nayeem Hasan" w:date="2025-05-07T14:06:00Z" w16du:dateUtc="2025-05-07T08:06:00Z">
              <w:r w:rsidRPr="00CC27E3">
                <w:rPr>
                  <w:rFonts w:ascii="Times New Roman" w:hAnsi="Times New Roman" w:cs="Times New Roman"/>
                  <w:color w:val="000000"/>
                  <w:sz w:val="24"/>
                  <w:szCs w:val="24"/>
                </w:rPr>
                <w:t>America</w:t>
              </w:r>
            </w:ins>
            <w:del w:id="383" w:author="Mohammad Nayeem Hasan" w:date="2025-05-07T14:06:00Z" w16du:dateUtc="2025-05-07T08:06:00Z">
              <w:r w:rsidRPr="0079412E" w:rsidDel="00F80779">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384" w:author="Mohammad Nayeem Hasan" w:date="2025-05-07T14:56:00Z" w16du:dateUtc="2025-05-07T08:56:00Z">
              <w:tcPr>
                <w:tcW w:w="711" w:type="pct"/>
                <w:gridSpan w:val="2"/>
                <w:shd w:val="clear" w:color="auto" w:fill="auto"/>
                <w:noWrap/>
                <w:vAlign w:val="bottom"/>
                <w:hideMark/>
              </w:tcPr>
            </w:tcPrChange>
          </w:tcPr>
          <w:p w14:paraId="0876AFC3"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385" w:author="Mohammad Nayeem Hasan" w:date="2025-05-07T14:56:00Z" w16du:dateUtc="2025-05-07T08:56:00Z">
              <w:tcPr>
                <w:tcW w:w="582" w:type="pct"/>
                <w:gridSpan w:val="2"/>
              </w:tcPr>
            </w:tcPrChange>
          </w:tcPr>
          <w:p w14:paraId="111ECC58" w14:textId="4ADA6082" w:rsidR="00844561" w:rsidRPr="0079412E" w:rsidRDefault="00ED320C" w:rsidP="00844561">
            <w:pPr>
              <w:spacing w:after="0" w:line="240" w:lineRule="auto"/>
              <w:jc w:val="right"/>
              <w:rPr>
                <w:rFonts w:ascii="Times New Roman" w:hAnsi="Times New Roman" w:cs="Times New Roman"/>
                <w:color w:val="000000"/>
                <w:sz w:val="24"/>
                <w:szCs w:val="24"/>
              </w:rPr>
            </w:pPr>
            <w:ins w:id="386"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387" w:author="Mohammad Nayeem Hasan" w:date="2025-05-07T14:56:00Z" w16du:dateUtc="2025-05-07T08:56:00Z">
              <w:tcPr>
                <w:tcW w:w="430" w:type="pct"/>
                <w:gridSpan w:val="2"/>
                <w:shd w:val="clear" w:color="auto" w:fill="auto"/>
                <w:noWrap/>
                <w:vAlign w:val="bottom"/>
                <w:hideMark/>
              </w:tcPr>
            </w:tcPrChange>
          </w:tcPr>
          <w:p w14:paraId="4C4181F0" w14:textId="4E64EE82"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31259</w:t>
            </w:r>
          </w:p>
        </w:tc>
        <w:tc>
          <w:tcPr>
            <w:tcW w:w="334" w:type="pct"/>
            <w:shd w:val="clear" w:color="auto" w:fill="auto"/>
            <w:noWrap/>
            <w:vAlign w:val="bottom"/>
            <w:hideMark/>
            <w:tcPrChange w:id="388" w:author="Mohammad Nayeem Hasan" w:date="2025-05-07T14:56:00Z" w16du:dateUtc="2025-05-07T08:56:00Z">
              <w:tcPr>
                <w:tcW w:w="339" w:type="pct"/>
                <w:gridSpan w:val="2"/>
                <w:shd w:val="clear" w:color="auto" w:fill="auto"/>
                <w:noWrap/>
                <w:vAlign w:val="bottom"/>
                <w:hideMark/>
              </w:tcPr>
            </w:tcPrChange>
          </w:tcPr>
          <w:p w14:paraId="0822B393"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w:t>
            </w:r>
          </w:p>
        </w:tc>
        <w:tc>
          <w:tcPr>
            <w:tcW w:w="466" w:type="pct"/>
            <w:shd w:val="clear" w:color="auto" w:fill="auto"/>
            <w:noWrap/>
            <w:vAlign w:val="bottom"/>
            <w:hideMark/>
            <w:tcPrChange w:id="389" w:author="Mohammad Nayeem Hasan" w:date="2025-05-07T14:56:00Z" w16du:dateUtc="2025-05-07T08:56:00Z">
              <w:tcPr>
                <w:tcW w:w="409" w:type="pct"/>
                <w:gridSpan w:val="2"/>
                <w:shd w:val="clear" w:color="auto" w:fill="auto"/>
                <w:noWrap/>
                <w:vAlign w:val="bottom"/>
                <w:hideMark/>
              </w:tcPr>
            </w:tcPrChange>
          </w:tcPr>
          <w:p w14:paraId="364FCAA5" w14:textId="10B6468A"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6065.0</w:t>
            </w:r>
            <w:r>
              <w:rPr>
                <w:rFonts w:ascii="Times New Roman" w:hAnsi="Times New Roman" w:cs="Times New Roman"/>
                <w:color w:val="000000"/>
                <w:sz w:val="24"/>
                <w:szCs w:val="24"/>
              </w:rPr>
              <w:t>5</w:t>
            </w:r>
          </w:p>
        </w:tc>
        <w:tc>
          <w:tcPr>
            <w:tcW w:w="376" w:type="pct"/>
            <w:shd w:val="clear" w:color="auto" w:fill="auto"/>
            <w:noWrap/>
            <w:vAlign w:val="bottom"/>
            <w:hideMark/>
            <w:tcPrChange w:id="390" w:author="Mohammad Nayeem Hasan" w:date="2025-05-07T14:56:00Z" w16du:dateUtc="2025-05-07T08:56:00Z">
              <w:tcPr>
                <w:tcW w:w="446" w:type="pct"/>
                <w:gridSpan w:val="2"/>
                <w:shd w:val="clear" w:color="auto" w:fill="auto"/>
                <w:noWrap/>
                <w:vAlign w:val="bottom"/>
                <w:hideMark/>
              </w:tcPr>
            </w:tcPrChange>
          </w:tcPr>
          <w:p w14:paraId="2E1DF748" w14:textId="10427A0B"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w:t>
            </w:r>
            <w:r>
              <w:rPr>
                <w:rFonts w:ascii="Times New Roman" w:hAnsi="Times New Roman" w:cs="Times New Roman"/>
                <w:color w:val="000000"/>
                <w:sz w:val="24"/>
                <w:szCs w:val="24"/>
              </w:rPr>
              <w:t>6</w:t>
            </w:r>
          </w:p>
        </w:tc>
        <w:tc>
          <w:tcPr>
            <w:tcW w:w="343" w:type="pct"/>
            <w:vAlign w:val="bottom"/>
            <w:tcPrChange w:id="391" w:author="Mohammad Nayeem Hasan" w:date="2025-05-07T14:56:00Z" w16du:dateUtc="2025-05-07T08:56:00Z">
              <w:tcPr>
                <w:tcW w:w="277" w:type="pct"/>
                <w:vAlign w:val="bottom"/>
              </w:tcPr>
            </w:tcPrChange>
          </w:tcPr>
          <w:p w14:paraId="4EA448BE"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0.02</w:t>
            </w:r>
          </w:p>
        </w:tc>
      </w:tr>
      <w:tr w:rsidR="00844561" w:rsidRPr="0079412E" w14:paraId="5A100B9A" w14:textId="77777777" w:rsidTr="00A81135">
        <w:trPr>
          <w:trHeight w:val="300"/>
          <w:trPrChange w:id="392" w:author="Mohammad Nayeem Hasan" w:date="2025-05-07T14:56:00Z" w16du:dateUtc="2025-05-07T08:56:00Z">
            <w:trPr>
              <w:gridAfter w:val="0"/>
              <w:trHeight w:val="300"/>
            </w:trPr>
          </w:trPrChange>
        </w:trPr>
        <w:tc>
          <w:tcPr>
            <w:tcW w:w="863" w:type="pct"/>
            <w:shd w:val="clear" w:color="auto" w:fill="auto"/>
            <w:noWrap/>
            <w:vAlign w:val="bottom"/>
            <w:hideMark/>
            <w:tcPrChange w:id="393" w:author="Mohammad Nayeem Hasan" w:date="2025-05-07T14:56:00Z" w16du:dateUtc="2025-05-07T08:56:00Z">
              <w:tcPr>
                <w:tcW w:w="875" w:type="pct"/>
                <w:shd w:val="clear" w:color="auto" w:fill="auto"/>
                <w:noWrap/>
                <w:vAlign w:val="bottom"/>
                <w:hideMark/>
              </w:tcPr>
            </w:tcPrChange>
          </w:tcPr>
          <w:p w14:paraId="5A958C8F"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Cuba</w:t>
            </w:r>
          </w:p>
        </w:tc>
        <w:tc>
          <w:tcPr>
            <w:tcW w:w="918" w:type="pct"/>
            <w:shd w:val="clear" w:color="auto" w:fill="auto"/>
            <w:noWrap/>
            <w:hideMark/>
            <w:tcPrChange w:id="394" w:author="Mohammad Nayeem Hasan" w:date="2025-05-07T14:56:00Z" w16du:dateUtc="2025-05-07T08:56:00Z">
              <w:tcPr>
                <w:tcW w:w="931" w:type="pct"/>
                <w:gridSpan w:val="2"/>
                <w:shd w:val="clear" w:color="auto" w:fill="auto"/>
                <w:noWrap/>
                <w:vAlign w:val="bottom"/>
                <w:hideMark/>
              </w:tcPr>
            </w:tcPrChange>
          </w:tcPr>
          <w:p w14:paraId="363E425C" w14:textId="20D2F36C"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395" w:author="Mohammad Nayeem Hasan" w:date="2025-05-07T14:06:00Z" w16du:dateUtc="2025-05-07T08:06:00Z">
              <w:r w:rsidRPr="00CC27E3">
                <w:rPr>
                  <w:rFonts w:ascii="Times New Roman" w:hAnsi="Times New Roman" w:cs="Times New Roman"/>
                  <w:color w:val="000000"/>
                  <w:sz w:val="24"/>
                  <w:szCs w:val="24"/>
                </w:rPr>
                <w:t>America</w:t>
              </w:r>
            </w:ins>
            <w:del w:id="396" w:author="Mohammad Nayeem Hasan" w:date="2025-05-07T14:06:00Z" w16du:dateUtc="2025-05-07T08:06:00Z">
              <w:r w:rsidRPr="0079412E" w:rsidDel="00F80779">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397" w:author="Mohammad Nayeem Hasan" w:date="2025-05-07T14:56:00Z" w16du:dateUtc="2025-05-07T08:56:00Z">
              <w:tcPr>
                <w:tcW w:w="711" w:type="pct"/>
                <w:gridSpan w:val="2"/>
                <w:shd w:val="clear" w:color="auto" w:fill="auto"/>
                <w:noWrap/>
                <w:vAlign w:val="bottom"/>
                <w:hideMark/>
              </w:tcPr>
            </w:tcPrChange>
          </w:tcPr>
          <w:p w14:paraId="0D84994B"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398" w:author="Mohammad Nayeem Hasan" w:date="2025-05-07T14:56:00Z" w16du:dateUtc="2025-05-07T08:56:00Z">
              <w:tcPr>
                <w:tcW w:w="582" w:type="pct"/>
                <w:gridSpan w:val="2"/>
              </w:tcPr>
            </w:tcPrChange>
          </w:tcPr>
          <w:p w14:paraId="717A3BD9" w14:textId="2969A721" w:rsidR="00844561" w:rsidRPr="0079412E" w:rsidRDefault="00ED320C" w:rsidP="00844561">
            <w:pPr>
              <w:spacing w:after="0" w:line="240" w:lineRule="auto"/>
              <w:jc w:val="right"/>
              <w:rPr>
                <w:rFonts w:ascii="Times New Roman" w:hAnsi="Times New Roman" w:cs="Times New Roman"/>
                <w:color w:val="000000"/>
                <w:sz w:val="24"/>
                <w:szCs w:val="24"/>
              </w:rPr>
            </w:pPr>
            <w:ins w:id="399"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400" w:author="Mohammad Nayeem Hasan" w:date="2025-05-07T14:56:00Z" w16du:dateUtc="2025-05-07T08:56:00Z">
              <w:tcPr>
                <w:tcW w:w="430" w:type="pct"/>
                <w:gridSpan w:val="2"/>
                <w:shd w:val="clear" w:color="auto" w:fill="auto"/>
                <w:noWrap/>
                <w:vAlign w:val="bottom"/>
                <w:hideMark/>
              </w:tcPr>
            </w:tcPrChange>
          </w:tcPr>
          <w:p w14:paraId="32F98BDE" w14:textId="1D80CE62"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985</w:t>
            </w:r>
          </w:p>
        </w:tc>
        <w:tc>
          <w:tcPr>
            <w:tcW w:w="334" w:type="pct"/>
            <w:shd w:val="clear" w:color="auto" w:fill="auto"/>
            <w:noWrap/>
            <w:vAlign w:val="bottom"/>
            <w:hideMark/>
            <w:tcPrChange w:id="401" w:author="Mohammad Nayeem Hasan" w:date="2025-05-07T14:56:00Z" w16du:dateUtc="2025-05-07T08:56:00Z">
              <w:tcPr>
                <w:tcW w:w="339" w:type="pct"/>
                <w:gridSpan w:val="2"/>
                <w:shd w:val="clear" w:color="auto" w:fill="auto"/>
                <w:noWrap/>
                <w:vAlign w:val="bottom"/>
                <w:hideMark/>
              </w:tcPr>
            </w:tcPrChange>
          </w:tcPr>
          <w:p w14:paraId="2A77914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402" w:author="Mohammad Nayeem Hasan" w:date="2025-05-07T14:56:00Z" w16du:dateUtc="2025-05-07T08:56:00Z">
              <w:tcPr>
                <w:tcW w:w="409" w:type="pct"/>
                <w:gridSpan w:val="2"/>
                <w:shd w:val="clear" w:color="auto" w:fill="auto"/>
                <w:noWrap/>
                <w:vAlign w:val="bottom"/>
                <w:hideMark/>
              </w:tcPr>
            </w:tcPrChange>
          </w:tcPr>
          <w:p w14:paraId="480D0B29" w14:textId="108C78E1"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87.5</w:t>
            </w:r>
            <w:r>
              <w:rPr>
                <w:rFonts w:ascii="Times New Roman" w:hAnsi="Times New Roman" w:cs="Times New Roman"/>
                <w:color w:val="000000"/>
                <w:sz w:val="24"/>
                <w:szCs w:val="24"/>
              </w:rPr>
              <w:t>1</w:t>
            </w:r>
          </w:p>
        </w:tc>
        <w:tc>
          <w:tcPr>
            <w:tcW w:w="376" w:type="pct"/>
            <w:shd w:val="clear" w:color="auto" w:fill="auto"/>
            <w:noWrap/>
            <w:vAlign w:val="bottom"/>
            <w:hideMark/>
            <w:tcPrChange w:id="403" w:author="Mohammad Nayeem Hasan" w:date="2025-05-07T14:56:00Z" w16du:dateUtc="2025-05-07T08:56:00Z">
              <w:tcPr>
                <w:tcW w:w="446" w:type="pct"/>
                <w:gridSpan w:val="2"/>
                <w:shd w:val="clear" w:color="auto" w:fill="auto"/>
                <w:noWrap/>
                <w:vAlign w:val="bottom"/>
                <w:hideMark/>
              </w:tcPr>
            </w:tcPrChange>
          </w:tcPr>
          <w:p w14:paraId="377210D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404" w:author="Mohammad Nayeem Hasan" w:date="2025-05-07T14:56:00Z" w16du:dateUtc="2025-05-07T08:56:00Z">
              <w:tcPr>
                <w:tcW w:w="277" w:type="pct"/>
                <w:vAlign w:val="bottom"/>
              </w:tcPr>
            </w:tcPrChange>
          </w:tcPr>
          <w:p w14:paraId="2DFCE5FE"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31A5C3A1" w14:textId="77777777" w:rsidTr="00A81135">
        <w:trPr>
          <w:trHeight w:val="300"/>
          <w:trPrChange w:id="405" w:author="Mohammad Nayeem Hasan" w:date="2025-05-07T14:56:00Z" w16du:dateUtc="2025-05-07T08:56:00Z">
            <w:trPr>
              <w:gridAfter w:val="0"/>
              <w:trHeight w:val="300"/>
            </w:trPr>
          </w:trPrChange>
        </w:trPr>
        <w:tc>
          <w:tcPr>
            <w:tcW w:w="863" w:type="pct"/>
            <w:shd w:val="clear" w:color="auto" w:fill="auto"/>
            <w:noWrap/>
            <w:vAlign w:val="bottom"/>
            <w:hideMark/>
            <w:tcPrChange w:id="406" w:author="Mohammad Nayeem Hasan" w:date="2025-05-07T14:56:00Z" w16du:dateUtc="2025-05-07T08:56:00Z">
              <w:tcPr>
                <w:tcW w:w="875" w:type="pct"/>
                <w:shd w:val="clear" w:color="auto" w:fill="auto"/>
                <w:noWrap/>
                <w:vAlign w:val="bottom"/>
                <w:hideMark/>
              </w:tcPr>
            </w:tcPrChange>
          </w:tcPr>
          <w:p w14:paraId="3499F3FA"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Curacao</w:t>
            </w:r>
          </w:p>
        </w:tc>
        <w:tc>
          <w:tcPr>
            <w:tcW w:w="918" w:type="pct"/>
            <w:shd w:val="clear" w:color="auto" w:fill="auto"/>
            <w:noWrap/>
            <w:hideMark/>
            <w:tcPrChange w:id="407" w:author="Mohammad Nayeem Hasan" w:date="2025-05-07T14:56:00Z" w16du:dateUtc="2025-05-07T08:56:00Z">
              <w:tcPr>
                <w:tcW w:w="931" w:type="pct"/>
                <w:gridSpan w:val="2"/>
                <w:shd w:val="clear" w:color="auto" w:fill="auto"/>
                <w:noWrap/>
                <w:vAlign w:val="bottom"/>
                <w:hideMark/>
              </w:tcPr>
            </w:tcPrChange>
          </w:tcPr>
          <w:p w14:paraId="1131A047" w14:textId="0FCC6AB0"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408" w:author="Mohammad Nayeem Hasan" w:date="2025-05-07T14:06:00Z" w16du:dateUtc="2025-05-07T08:06:00Z">
              <w:r w:rsidRPr="00CC27E3">
                <w:rPr>
                  <w:rFonts w:ascii="Times New Roman" w:hAnsi="Times New Roman" w:cs="Times New Roman"/>
                  <w:color w:val="000000"/>
                  <w:sz w:val="24"/>
                  <w:szCs w:val="24"/>
                </w:rPr>
                <w:t>America</w:t>
              </w:r>
            </w:ins>
            <w:del w:id="409" w:author="Mohammad Nayeem Hasan" w:date="2025-05-07T14:06:00Z" w16du:dateUtc="2025-05-07T08:06:00Z">
              <w:r w:rsidRPr="0079412E" w:rsidDel="00F80779">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410" w:author="Mohammad Nayeem Hasan" w:date="2025-05-07T14:56:00Z" w16du:dateUtc="2025-05-07T08:56:00Z">
              <w:tcPr>
                <w:tcW w:w="711" w:type="pct"/>
                <w:gridSpan w:val="2"/>
                <w:shd w:val="clear" w:color="auto" w:fill="auto"/>
                <w:noWrap/>
                <w:vAlign w:val="bottom"/>
                <w:hideMark/>
              </w:tcPr>
            </w:tcPrChange>
          </w:tcPr>
          <w:p w14:paraId="37DE9132"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411" w:author="Mohammad Nayeem Hasan" w:date="2025-05-07T14:56:00Z" w16du:dateUtc="2025-05-07T08:56:00Z">
              <w:tcPr>
                <w:tcW w:w="582" w:type="pct"/>
                <w:gridSpan w:val="2"/>
              </w:tcPr>
            </w:tcPrChange>
          </w:tcPr>
          <w:p w14:paraId="621C5E70" w14:textId="78E978C9" w:rsidR="00844561" w:rsidRPr="0079412E" w:rsidRDefault="00ED320C" w:rsidP="00844561">
            <w:pPr>
              <w:spacing w:after="0" w:line="240" w:lineRule="auto"/>
              <w:jc w:val="right"/>
              <w:rPr>
                <w:rFonts w:ascii="Times New Roman" w:hAnsi="Times New Roman" w:cs="Times New Roman"/>
                <w:color w:val="000000"/>
                <w:sz w:val="24"/>
                <w:szCs w:val="24"/>
              </w:rPr>
            </w:pPr>
            <w:ins w:id="412" w:author="Mohammad Nayeem Hasan" w:date="2025-05-07T14:21:00Z" w16du:dateUtc="2025-05-07T08:21: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413" w:author="Mohammad Nayeem Hasan" w:date="2025-05-07T14:56:00Z" w16du:dateUtc="2025-05-07T08:56:00Z">
              <w:tcPr>
                <w:tcW w:w="430" w:type="pct"/>
                <w:gridSpan w:val="2"/>
                <w:shd w:val="clear" w:color="auto" w:fill="auto"/>
                <w:noWrap/>
                <w:vAlign w:val="bottom"/>
                <w:hideMark/>
              </w:tcPr>
            </w:tcPrChange>
          </w:tcPr>
          <w:p w14:paraId="7074F6FD" w14:textId="7FAE706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262</w:t>
            </w:r>
          </w:p>
        </w:tc>
        <w:tc>
          <w:tcPr>
            <w:tcW w:w="334" w:type="pct"/>
            <w:shd w:val="clear" w:color="auto" w:fill="auto"/>
            <w:noWrap/>
            <w:vAlign w:val="bottom"/>
            <w:hideMark/>
            <w:tcPrChange w:id="414" w:author="Mohammad Nayeem Hasan" w:date="2025-05-07T14:56:00Z" w16du:dateUtc="2025-05-07T08:56:00Z">
              <w:tcPr>
                <w:tcW w:w="339" w:type="pct"/>
                <w:gridSpan w:val="2"/>
                <w:shd w:val="clear" w:color="auto" w:fill="auto"/>
                <w:noWrap/>
                <w:vAlign w:val="bottom"/>
                <w:hideMark/>
              </w:tcPr>
            </w:tcPrChange>
          </w:tcPr>
          <w:p w14:paraId="5234413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415" w:author="Mohammad Nayeem Hasan" w:date="2025-05-07T14:56:00Z" w16du:dateUtc="2025-05-07T08:56:00Z">
              <w:tcPr>
                <w:tcW w:w="409" w:type="pct"/>
                <w:gridSpan w:val="2"/>
                <w:shd w:val="clear" w:color="auto" w:fill="auto"/>
                <w:noWrap/>
                <w:vAlign w:val="bottom"/>
                <w:hideMark/>
              </w:tcPr>
            </w:tcPrChange>
          </w:tcPr>
          <w:p w14:paraId="39B6DE2E" w14:textId="7612101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1376.</w:t>
            </w:r>
            <w:r>
              <w:rPr>
                <w:rFonts w:ascii="Times New Roman" w:hAnsi="Times New Roman" w:cs="Times New Roman"/>
                <w:color w:val="000000"/>
                <w:sz w:val="24"/>
                <w:szCs w:val="24"/>
              </w:rPr>
              <w:t>50</w:t>
            </w:r>
          </w:p>
        </w:tc>
        <w:tc>
          <w:tcPr>
            <w:tcW w:w="376" w:type="pct"/>
            <w:shd w:val="clear" w:color="auto" w:fill="auto"/>
            <w:noWrap/>
            <w:vAlign w:val="bottom"/>
            <w:hideMark/>
            <w:tcPrChange w:id="416" w:author="Mohammad Nayeem Hasan" w:date="2025-05-07T14:56:00Z" w16du:dateUtc="2025-05-07T08:56:00Z">
              <w:tcPr>
                <w:tcW w:w="446" w:type="pct"/>
                <w:gridSpan w:val="2"/>
                <w:shd w:val="clear" w:color="auto" w:fill="auto"/>
                <w:noWrap/>
                <w:vAlign w:val="bottom"/>
                <w:hideMark/>
              </w:tcPr>
            </w:tcPrChange>
          </w:tcPr>
          <w:p w14:paraId="37766693"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417" w:author="Mohammad Nayeem Hasan" w:date="2025-05-07T14:56:00Z" w16du:dateUtc="2025-05-07T08:56:00Z">
              <w:tcPr>
                <w:tcW w:w="277" w:type="pct"/>
                <w:vAlign w:val="bottom"/>
              </w:tcPr>
            </w:tcPrChange>
          </w:tcPr>
          <w:p w14:paraId="5449E36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4A2D564C" w14:textId="77777777" w:rsidTr="00A81135">
        <w:trPr>
          <w:trHeight w:val="300"/>
          <w:trPrChange w:id="418" w:author="Mohammad Nayeem Hasan" w:date="2025-05-07T14:56:00Z" w16du:dateUtc="2025-05-07T08:56:00Z">
            <w:trPr>
              <w:gridAfter w:val="0"/>
              <w:trHeight w:val="300"/>
            </w:trPr>
          </w:trPrChange>
        </w:trPr>
        <w:tc>
          <w:tcPr>
            <w:tcW w:w="863" w:type="pct"/>
            <w:shd w:val="clear" w:color="auto" w:fill="auto"/>
            <w:noWrap/>
            <w:vAlign w:val="bottom"/>
            <w:hideMark/>
            <w:tcPrChange w:id="419" w:author="Mohammad Nayeem Hasan" w:date="2025-05-07T14:56:00Z" w16du:dateUtc="2025-05-07T08:56:00Z">
              <w:tcPr>
                <w:tcW w:w="875" w:type="pct"/>
                <w:shd w:val="clear" w:color="auto" w:fill="auto"/>
                <w:noWrap/>
                <w:vAlign w:val="bottom"/>
                <w:hideMark/>
              </w:tcPr>
            </w:tcPrChange>
          </w:tcPr>
          <w:p w14:paraId="3F4ECFD4"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Dominican Republic</w:t>
            </w:r>
          </w:p>
        </w:tc>
        <w:tc>
          <w:tcPr>
            <w:tcW w:w="918" w:type="pct"/>
            <w:shd w:val="clear" w:color="auto" w:fill="auto"/>
            <w:noWrap/>
            <w:hideMark/>
            <w:tcPrChange w:id="420" w:author="Mohammad Nayeem Hasan" w:date="2025-05-07T14:56:00Z" w16du:dateUtc="2025-05-07T08:56:00Z">
              <w:tcPr>
                <w:tcW w:w="931" w:type="pct"/>
                <w:gridSpan w:val="2"/>
                <w:shd w:val="clear" w:color="auto" w:fill="auto"/>
                <w:noWrap/>
                <w:vAlign w:val="bottom"/>
                <w:hideMark/>
              </w:tcPr>
            </w:tcPrChange>
          </w:tcPr>
          <w:p w14:paraId="4D87D7C6" w14:textId="2C97188B"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421" w:author="Mohammad Nayeem Hasan" w:date="2025-05-07T14:06:00Z" w16du:dateUtc="2025-05-07T08:06:00Z">
              <w:r w:rsidRPr="00CC27E3">
                <w:rPr>
                  <w:rFonts w:ascii="Times New Roman" w:hAnsi="Times New Roman" w:cs="Times New Roman"/>
                  <w:color w:val="000000"/>
                  <w:sz w:val="24"/>
                  <w:szCs w:val="24"/>
                </w:rPr>
                <w:t>America</w:t>
              </w:r>
            </w:ins>
            <w:del w:id="422" w:author="Mohammad Nayeem Hasan" w:date="2025-05-07T14:06:00Z" w16du:dateUtc="2025-05-07T08:06:00Z">
              <w:r w:rsidRPr="0079412E" w:rsidDel="00F80779">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423" w:author="Mohammad Nayeem Hasan" w:date="2025-05-07T14:56:00Z" w16du:dateUtc="2025-05-07T08:56:00Z">
              <w:tcPr>
                <w:tcW w:w="711" w:type="pct"/>
                <w:gridSpan w:val="2"/>
                <w:shd w:val="clear" w:color="auto" w:fill="auto"/>
                <w:noWrap/>
                <w:vAlign w:val="bottom"/>
                <w:hideMark/>
              </w:tcPr>
            </w:tcPrChange>
          </w:tcPr>
          <w:p w14:paraId="6F6DA603"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424" w:author="Mohammad Nayeem Hasan" w:date="2025-05-07T14:56:00Z" w16du:dateUtc="2025-05-07T08:56:00Z">
              <w:tcPr>
                <w:tcW w:w="582" w:type="pct"/>
                <w:gridSpan w:val="2"/>
              </w:tcPr>
            </w:tcPrChange>
          </w:tcPr>
          <w:p w14:paraId="7F8C23CD" w14:textId="1500B509" w:rsidR="00844561" w:rsidRPr="0079412E" w:rsidRDefault="00AA3800" w:rsidP="00844561">
            <w:pPr>
              <w:spacing w:after="0" w:line="240" w:lineRule="auto"/>
              <w:jc w:val="right"/>
              <w:rPr>
                <w:rFonts w:ascii="Times New Roman" w:hAnsi="Times New Roman" w:cs="Times New Roman"/>
                <w:color w:val="000000"/>
                <w:sz w:val="24"/>
                <w:szCs w:val="24"/>
              </w:rPr>
            </w:pPr>
            <w:ins w:id="425" w:author="Mohammad Nayeem Hasan" w:date="2025-05-07T14:27:00Z" w16du:dateUtc="2025-05-07T08:27: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426" w:author="Mohammad Nayeem Hasan" w:date="2025-05-07T14:56:00Z" w16du:dateUtc="2025-05-07T08:56:00Z">
              <w:tcPr>
                <w:tcW w:w="430" w:type="pct"/>
                <w:gridSpan w:val="2"/>
                <w:shd w:val="clear" w:color="auto" w:fill="auto"/>
                <w:noWrap/>
                <w:vAlign w:val="bottom"/>
                <w:hideMark/>
              </w:tcPr>
            </w:tcPrChange>
          </w:tcPr>
          <w:p w14:paraId="5C86AE2F" w14:textId="236BF469"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10251</w:t>
            </w:r>
          </w:p>
        </w:tc>
        <w:tc>
          <w:tcPr>
            <w:tcW w:w="334" w:type="pct"/>
            <w:shd w:val="clear" w:color="auto" w:fill="auto"/>
            <w:noWrap/>
            <w:vAlign w:val="bottom"/>
            <w:hideMark/>
            <w:tcPrChange w:id="427" w:author="Mohammad Nayeem Hasan" w:date="2025-05-07T14:56:00Z" w16du:dateUtc="2025-05-07T08:56:00Z">
              <w:tcPr>
                <w:tcW w:w="339" w:type="pct"/>
                <w:gridSpan w:val="2"/>
                <w:shd w:val="clear" w:color="auto" w:fill="auto"/>
                <w:noWrap/>
                <w:vAlign w:val="bottom"/>
                <w:hideMark/>
              </w:tcPr>
            </w:tcPrChange>
          </w:tcPr>
          <w:p w14:paraId="35D52CE6"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w:t>
            </w:r>
          </w:p>
        </w:tc>
        <w:tc>
          <w:tcPr>
            <w:tcW w:w="466" w:type="pct"/>
            <w:shd w:val="clear" w:color="auto" w:fill="auto"/>
            <w:noWrap/>
            <w:vAlign w:val="bottom"/>
            <w:hideMark/>
            <w:tcPrChange w:id="428" w:author="Mohammad Nayeem Hasan" w:date="2025-05-07T14:56:00Z" w16du:dateUtc="2025-05-07T08:56:00Z">
              <w:tcPr>
                <w:tcW w:w="409" w:type="pct"/>
                <w:gridSpan w:val="2"/>
                <w:shd w:val="clear" w:color="auto" w:fill="auto"/>
                <w:noWrap/>
                <w:vAlign w:val="bottom"/>
                <w:hideMark/>
              </w:tcPr>
            </w:tcPrChange>
          </w:tcPr>
          <w:p w14:paraId="4E2835A4" w14:textId="1CB92638"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922.0</w:t>
            </w:r>
            <w:r>
              <w:rPr>
                <w:rFonts w:ascii="Times New Roman" w:hAnsi="Times New Roman" w:cs="Times New Roman"/>
                <w:color w:val="000000"/>
                <w:sz w:val="24"/>
                <w:szCs w:val="24"/>
              </w:rPr>
              <w:t>3</w:t>
            </w:r>
          </w:p>
        </w:tc>
        <w:tc>
          <w:tcPr>
            <w:tcW w:w="376" w:type="pct"/>
            <w:shd w:val="clear" w:color="auto" w:fill="auto"/>
            <w:noWrap/>
            <w:vAlign w:val="bottom"/>
            <w:hideMark/>
            <w:tcPrChange w:id="429" w:author="Mohammad Nayeem Hasan" w:date="2025-05-07T14:56:00Z" w16du:dateUtc="2025-05-07T08:56:00Z">
              <w:tcPr>
                <w:tcW w:w="446" w:type="pct"/>
                <w:gridSpan w:val="2"/>
                <w:shd w:val="clear" w:color="auto" w:fill="auto"/>
                <w:noWrap/>
                <w:vAlign w:val="bottom"/>
                <w:hideMark/>
              </w:tcPr>
            </w:tcPrChange>
          </w:tcPr>
          <w:p w14:paraId="779EB65B" w14:textId="57CC873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w:t>
            </w:r>
            <w:r>
              <w:rPr>
                <w:rFonts w:ascii="Times New Roman" w:hAnsi="Times New Roman" w:cs="Times New Roman"/>
                <w:color w:val="000000"/>
                <w:sz w:val="24"/>
                <w:szCs w:val="24"/>
              </w:rPr>
              <w:t>8</w:t>
            </w:r>
          </w:p>
        </w:tc>
        <w:tc>
          <w:tcPr>
            <w:tcW w:w="343" w:type="pct"/>
            <w:vAlign w:val="bottom"/>
            <w:tcPrChange w:id="430" w:author="Mohammad Nayeem Hasan" w:date="2025-05-07T14:56:00Z" w16du:dateUtc="2025-05-07T08:56:00Z">
              <w:tcPr>
                <w:tcW w:w="277" w:type="pct"/>
                <w:vAlign w:val="bottom"/>
              </w:tcPr>
            </w:tcPrChange>
          </w:tcPr>
          <w:p w14:paraId="1EC6C2D6"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0.12</w:t>
            </w:r>
          </w:p>
        </w:tc>
      </w:tr>
      <w:tr w:rsidR="00844561" w:rsidRPr="0079412E" w14:paraId="01997573" w14:textId="77777777" w:rsidTr="00A81135">
        <w:trPr>
          <w:trHeight w:val="300"/>
          <w:trPrChange w:id="431" w:author="Mohammad Nayeem Hasan" w:date="2025-05-07T14:56:00Z" w16du:dateUtc="2025-05-07T08:56:00Z">
            <w:trPr>
              <w:gridAfter w:val="0"/>
              <w:trHeight w:val="300"/>
            </w:trPr>
          </w:trPrChange>
        </w:trPr>
        <w:tc>
          <w:tcPr>
            <w:tcW w:w="863" w:type="pct"/>
            <w:shd w:val="clear" w:color="auto" w:fill="auto"/>
            <w:noWrap/>
            <w:vAlign w:val="bottom"/>
            <w:hideMark/>
            <w:tcPrChange w:id="432" w:author="Mohammad Nayeem Hasan" w:date="2025-05-07T14:56:00Z" w16du:dateUtc="2025-05-07T08:56:00Z">
              <w:tcPr>
                <w:tcW w:w="875" w:type="pct"/>
                <w:shd w:val="clear" w:color="auto" w:fill="auto"/>
                <w:noWrap/>
                <w:vAlign w:val="bottom"/>
                <w:hideMark/>
              </w:tcPr>
            </w:tcPrChange>
          </w:tcPr>
          <w:p w14:paraId="4854712F"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 xml:space="preserve">Ecuador </w:t>
            </w:r>
          </w:p>
        </w:tc>
        <w:tc>
          <w:tcPr>
            <w:tcW w:w="918" w:type="pct"/>
            <w:shd w:val="clear" w:color="auto" w:fill="auto"/>
            <w:noWrap/>
            <w:hideMark/>
            <w:tcPrChange w:id="433" w:author="Mohammad Nayeem Hasan" w:date="2025-05-07T14:56:00Z" w16du:dateUtc="2025-05-07T08:56:00Z">
              <w:tcPr>
                <w:tcW w:w="931" w:type="pct"/>
                <w:gridSpan w:val="2"/>
                <w:shd w:val="clear" w:color="auto" w:fill="auto"/>
                <w:noWrap/>
                <w:vAlign w:val="bottom"/>
                <w:hideMark/>
              </w:tcPr>
            </w:tcPrChange>
          </w:tcPr>
          <w:p w14:paraId="6A86EE2A" w14:textId="340B10A5"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434" w:author="Mohammad Nayeem Hasan" w:date="2025-05-07T14:06:00Z" w16du:dateUtc="2025-05-07T08:06:00Z">
              <w:r w:rsidRPr="00CC27E3">
                <w:rPr>
                  <w:rFonts w:ascii="Times New Roman" w:hAnsi="Times New Roman" w:cs="Times New Roman"/>
                  <w:color w:val="000000"/>
                  <w:sz w:val="24"/>
                  <w:szCs w:val="24"/>
                </w:rPr>
                <w:t>America</w:t>
              </w:r>
            </w:ins>
            <w:del w:id="435" w:author="Mohammad Nayeem Hasan" w:date="2025-05-07T14:06:00Z" w16du:dateUtc="2025-05-07T08:06:00Z">
              <w:r w:rsidRPr="0079412E" w:rsidDel="00F80779">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436" w:author="Mohammad Nayeem Hasan" w:date="2025-05-07T14:56:00Z" w16du:dateUtc="2025-05-07T08:56:00Z">
              <w:tcPr>
                <w:tcW w:w="711" w:type="pct"/>
                <w:gridSpan w:val="2"/>
                <w:shd w:val="clear" w:color="auto" w:fill="auto"/>
                <w:noWrap/>
                <w:vAlign w:val="bottom"/>
                <w:hideMark/>
              </w:tcPr>
            </w:tcPrChange>
          </w:tcPr>
          <w:p w14:paraId="556BB625"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437" w:author="Mohammad Nayeem Hasan" w:date="2025-05-07T14:56:00Z" w16du:dateUtc="2025-05-07T08:56:00Z">
              <w:tcPr>
                <w:tcW w:w="582" w:type="pct"/>
                <w:gridSpan w:val="2"/>
              </w:tcPr>
            </w:tcPrChange>
          </w:tcPr>
          <w:p w14:paraId="3D37D7FE" w14:textId="2A7F2E11" w:rsidR="00844561" w:rsidRPr="0079412E" w:rsidRDefault="00E808B2" w:rsidP="00844561">
            <w:pPr>
              <w:spacing w:after="0" w:line="240" w:lineRule="auto"/>
              <w:jc w:val="right"/>
              <w:rPr>
                <w:rFonts w:ascii="Times New Roman" w:hAnsi="Times New Roman" w:cs="Times New Roman"/>
                <w:color w:val="000000"/>
                <w:sz w:val="24"/>
                <w:szCs w:val="24"/>
              </w:rPr>
            </w:pPr>
            <w:ins w:id="438" w:author="Mohammad Nayeem Hasan" w:date="2025-05-07T15:59:00Z" w16du:dateUtc="2025-05-07T09:59: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439" w:author="Mohammad Nayeem Hasan" w:date="2025-05-07T14:56:00Z" w16du:dateUtc="2025-05-07T08:56:00Z">
              <w:tcPr>
                <w:tcW w:w="430" w:type="pct"/>
                <w:gridSpan w:val="2"/>
                <w:shd w:val="clear" w:color="auto" w:fill="auto"/>
                <w:noWrap/>
                <w:vAlign w:val="bottom"/>
                <w:hideMark/>
              </w:tcPr>
            </w:tcPrChange>
          </w:tcPr>
          <w:p w14:paraId="20379112" w14:textId="2BB4413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61329</w:t>
            </w:r>
          </w:p>
        </w:tc>
        <w:tc>
          <w:tcPr>
            <w:tcW w:w="334" w:type="pct"/>
            <w:shd w:val="clear" w:color="auto" w:fill="auto"/>
            <w:noWrap/>
            <w:vAlign w:val="bottom"/>
            <w:hideMark/>
            <w:tcPrChange w:id="440" w:author="Mohammad Nayeem Hasan" w:date="2025-05-07T14:56:00Z" w16du:dateUtc="2025-05-07T08:56:00Z">
              <w:tcPr>
                <w:tcW w:w="339" w:type="pct"/>
                <w:gridSpan w:val="2"/>
                <w:shd w:val="clear" w:color="auto" w:fill="auto"/>
                <w:noWrap/>
                <w:vAlign w:val="bottom"/>
                <w:hideMark/>
              </w:tcPr>
            </w:tcPrChange>
          </w:tcPr>
          <w:p w14:paraId="0EC51B0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74</w:t>
            </w:r>
          </w:p>
        </w:tc>
        <w:tc>
          <w:tcPr>
            <w:tcW w:w="466" w:type="pct"/>
            <w:shd w:val="clear" w:color="auto" w:fill="auto"/>
            <w:noWrap/>
            <w:vAlign w:val="bottom"/>
            <w:hideMark/>
            <w:tcPrChange w:id="441" w:author="Mohammad Nayeem Hasan" w:date="2025-05-07T14:56:00Z" w16du:dateUtc="2025-05-07T08:56:00Z">
              <w:tcPr>
                <w:tcW w:w="409" w:type="pct"/>
                <w:gridSpan w:val="2"/>
                <w:shd w:val="clear" w:color="auto" w:fill="auto"/>
                <w:noWrap/>
                <w:vAlign w:val="bottom"/>
                <w:hideMark/>
              </w:tcPr>
            </w:tcPrChange>
          </w:tcPr>
          <w:p w14:paraId="3AAAE44A" w14:textId="62B018B6"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3445.8</w:t>
            </w:r>
            <w:r>
              <w:rPr>
                <w:rFonts w:ascii="Times New Roman" w:hAnsi="Times New Roman" w:cs="Times New Roman"/>
                <w:color w:val="000000"/>
                <w:sz w:val="24"/>
                <w:szCs w:val="24"/>
              </w:rPr>
              <w:t>9</w:t>
            </w:r>
          </w:p>
        </w:tc>
        <w:tc>
          <w:tcPr>
            <w:tcW w:w="376" w:type="pct"/>
            <w:shd w:val="clear" w:color="auto" w:fill="auto"/>
            <w:noWrap/>
            <w:vAlign w:val="bottom"/>
            <w:hideMark/>
            <w:tcPrChange w:id="442" w:author="Mohammad Nayeem Hasan" w:date="2025-05-07T14:56:00Z" w16du:dateUtc="2025-05-07T08:56:00Z">
              <w:tcPr>
                <w:tcW w:w="446" w:type="pct"/>
                <w:gridSpan w:val="2"/>
                <w:shd w:val="clear" w:color="auto" w:fill="auto"/>
                <w:noWrap/>
                <w:vAlign w:val="bottom"/>
                <w:hideMark/>
              </w:tcPr>
            </w:tcPrChange>
          </w:tcPr>
          <w:p w14:paraId="4904B151" w14:textId="4C1C3CC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w:t>
            </w:r>
            <w:r>
              <w:rPr>
                <w:rFonts w:ascii="Times New Roman" w:hAnsi="Times New Roman" w:cs="Times New Roman"/>
                <w:color w:val="000000"/>
                <w:sz w:val="24"/>
                <w:szCs w:val="24"/>
              </w:rPr>
              <w:t>6</w:t>
            </w:r>
          </w:p>
        </w:tc>
        <w:tc>
          <w:tcPr>
            <w:tcW w:w="343" w:type="pct"/>
            <w:vAlign w:val="bottom"/>
            <w:tcPrChange w:id="443" w:author="Mohammad Nayeem Hasan" w:date="2025-05-07T14:56:00Z" w16du:dateUtc="2025-05-07T08:56:00Z">
              <w:tcPr>
                <w:tcW w:w="277" w:type="pct"/>
                <w:vAlign w:val="bottom"/>
              </w:tcPr>
            </w:tcPrChange>
          </w:tcPr>
          <w:p w14:paraId="54134060"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0.12</w:t>
            </w:r>
          </w:p>
        </w:tc>
      </w:tr>
      <w:tr w:rsidR="00844561" w:rsidRPr="0079412E" w14:paraId="306D0B35" w14:textId="77777777" w:rsidTr="00A81135">
        <w:trPr>
          <w:trHeight w:val="300"/>
          <w:trPrChange w:id="444" w:author="Mohammad Nayeem Hasan" w:date="2025-05-07T14:56:00Z" w16du:dateUtc="2025-05-07T08:56:00Z">
            <w:trPr>
              <w:gridAfter w:val="0"/>
              <w:trHeight w:val="300"/>
            </w:trPr>
          </w:trPrChange>
        </w:trPr>
        <w:tc>
          <w:tcPr>
            <w:tcW w:w="863" w:type="pct"/>
            <w:shd w:val="clear" w:color="auto" w:fill="auto"/>
            <w:noWrap/>
            <w:vAlign w:val="bottom"/>
            <w:hideMark/>
            <w:tcPrChange w:id="445" w:author="Mohammad Nayeem Hasan" w:date="2025-05-07T14:56:00Z" w16du:dateUtc="2025-05-07T08:56:00Z">
              <w:tcPr>
                <w:tcW w:w="875" w:type="pct"/>
                <w:shd w:val="clear" w:color="auto" w:fill="auto"/>
                <w:noWrap/>
                <w:vAlign w:val="bottom"/>
                <w:hideMark/>
              </w:tcPr>
            </w:tcPrChange>
          </w:tcPr>
          <w:p w14:paraId="773B76B2"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El Salvador</w:t>
            </w:r>
          </w:p>
        </w:tc>
        <w:tc>
          <w:tcPr>
            <w:tcW w:w="918" w:type="pct"/>
            <w:shd w:val="clear" w:color="auto" w:fill="auto"/>
            <w:noWrap/>
            <w:hideMark/>
            <w:tcPrChange w:id="446" w:author="Mohammad Nayeem Hasan" w:date="2025-05-07T14:56:00Z" w16du:dateUtc="2025-05-07T08:56:00Z">
              <w:tcPr>
                <w:tcW w:w="931" w:type="pct"/>
                <w:gridSpan w:val="2"/>
                <w:shd w:val="clear" w:color="auto" w:fill="auto"/>
                <w:noWrap/>
                <w:vAlign w:val="bottom"/>
                <w:hideMark/>
              </w:tcPr>
            </w:tcPrChange>
          </w:tcPr>
          <w:p w14:paraId="3F45742A" w14:textId="00DE1B75"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447" w:author="Mohammad Nayeem Hasan" w:date="2025-05-07T14:06:00Z" w16du:dateUtc="2025-05-07T08:06:00Z">
              <w:r w:rsidRPr="00CC27E3">
                <w:rPr>
                  <w:rFonts w:ascii="Times New Roman" w:hAnsi="Times New Roman" w:cs="Times New Roman"/>
                  <w:color w:val="000000"/>
                  <w:sz w:val="24"/>
                  <w:szCs w:val="24"/>
                </w:rPr>
                <w:t>America</w:t>
              </w:r>
            </w:ins>
            <w:del w:id="448" w:author="Mohammad Nayeem Hasan" w:date="2025-05-07T14:06:00Z" w16du:dateUtc="2025-05-07T08:06:00Z">
              <w:r w:rsidRPr="0079412E" w:rsidDel="00F80779">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449" w:author="Mohammad Nayeem Hasan" w:date="2025-05-07T14:56:00Z" w16du:dateUtc="2025-05-07T08:56:00Z">
              <w:tcPr>
                <w:tcW w:w="711" w:type="pct"/>
                <w:gridSpan w:val="2"/>
                <w:shd w:val="clear" w:color="auto" w:fill="auto"/>
                <w:noWrap/>
                <w:vAlign w:val="bottom"/>
                <w:hideMark/>
              </w:tcPr>
            </w:tcPrChange>
          </w:tcPr>
          <w:p w14:paraId="66864B0B"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450" w:author="Mohammad Nayeem Hasan" w:date="2025-05-07T14:56:00Z" w16du:dateUtc="2025-05-07T08:56:00Z">
              <w:tcPr>
                <w:tcW w:w="582" w:type="pct"/>
                <w:gridSpan w:val="2"/>
              </w:tcPr>
            </w:tcPrChange>
          </w:tcPr>
          <w:p w14:paraId="6D83A80F" w14:textId="47FB47F5" w:rsidR="00844561" w:rsidRPr="0079412E" w:rsidRDefault="00AA3800" w:rsidP="00844561">
            <w:pPr>
              <w:spacing w:after="0" w:line="240" w:lineRule="auto"/>
              <w:jc w:val="right"/>
              <w:rPr>
                <w:rFonts w:ascii="Times New Roman" w:hAnsi="Times New Roman" w:cs="Times New Roman"/>
                <w:color w:val="000000"/>
                <w:sz w:val="24"/>
                <w:szCs w:val="24"/>
              </w:rPr>
            </w:pPr>
            <w:ins w:id="451" w:author="Mohammad Nayeem Hasan" w:date="2025-05-07T14:29:00Z" w16du:dateUtc="2025-05-07T08:29: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452" w:author="Mohammad Nayeem Hasan" w:date="2025-05-07T14:56:00Z" w16du:dateUtc="2025-05-07T08:56:00Z">
              <w:tcPr>
                <w:tcW w:w="430" w:type="pct"/>
                <w:gridSpan w:val="2"/>
                <w:shd w:val="clear" w:color="auto" w:fill="auto"/>
                <w:noWrap/>
                <w:vAlign w:val="bottom"/>
                <w:hideMark/>
              </w:tcPr>
            </w:tcPrChange>
          </w:tcPr>
          <w:p w14:paraId="48F9D264" w14:textId="370247A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8552</w:t>
            </w:r>
          </w:p>
        </w:tc>
        <w:tc>
          <w:tcPr>
            <w:tcW w:w="334" w:type="pct"/>
            <w:shd w:val="clear" w:color="auto" w:fill="auto"/>
            <w:noWrap/>
            <w:vAlign w:val="bottom"/>
            <w:hideMark/>
            <w:tcPrChange w:id="453" w:author="Mohammad Nayeem Hasan" w:date="2025-05-07T14:56:00Z" w16du:dateUtc="2025-05-07T08:56:00Z">
              <w:tcPr>
                <w:tcW w:w="339" w:type="pct"/>
                <w:gridSpan w:val="2"/>
                <w:shd w:val="clear" w:color="auto" w:fill="auto"/>
                <w:noWrap/>
                <w:vAlign w:val="bottom"/>
                <w:hideMark/>
              </w:tcPr>
            </w:tcPrChange>
          </w:tcPr>
          <w:p w14:paraId="330927A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w:t>
            </w:r>
          </w:p>
        </w:tc>
        <w:tc>
          <w:tcPr>
            <w:tcW w:w="466" w:type="pct"/>
            <w:shd w:val="clear" w:color="auto" w:fill="auto"/>
            <w:noWrap/>
            <w:vAlign w:val="bottom"/>
            <w:hideMark/>
            <w:tcPrChange w:id="454" w:author="Mohammad Nayeem Hasan" w:date="2025-05-07T14:56:00Z" w16du:dateUtc="2025-05-07T08:56:00Z">
              <w:tcPr>
                <w:tcW w:w="409" w:type="pct"/>
                <w:gridSpan w:val="2"/>
                <w:shd w:val="clear" w:color="auto" w:fill="auto"/>
                <w:noWrap/>
                <w:vAlign w:val="bottom"/>
                <w:hideMark/>
              </w:tcPr>
            </w:tcPrChange>
          </w:tcPr>
          <w:p w14:paraId="0143565D" w14:textId="0BCF1F24"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1354.4</w:t>
            </w:r>
            <w:r>
              <w:rPr>
                <w:rFonts w:ascii="Times New Roman" w:hAnsi="Times New Roman" w:cs="Times New Roman"/>
                <w:color w:val="000000"/>
                <w:sz w:val="24"/>
                <w:szCs w:val="24"/>
              </w:rPr>
              <w:t>2</w:t>
            </w:r>
          </w:p>
        </w:tc>
        <w:tc>
          <w:tcPr>
            <w:tcW w:w="376" w:type="pct"/>
            <w:shd w:val="clear" w:color="auto" w:fill="auto"/>
            <w:noWrap/>
            <w:vAlign w:val="bottom"/>
            <w:hideMark/>
            <w:tcPrChange w:id="455" w:author="Mohammad Nayeem Hasan" w:date="2025-05-07T14:56:00Z" w16du:dateUtc="2025-05-07T08:56:00Z">
              <w:tcPr>
                <w:tcW w:w="446" w:type="pct"/>
                <w:gridSpan w:val="2"/>
                <w:shd w:val="clear" w:color="auto" w:fill="auto"/>
                <w:noWrap/>
                <w:vAlign w:val="bottom"/>
                <w:hideMark/>
              </w:tcPr>
            </w:tcPrChange>
          </w:tcPr>
          <w:p w14:paraId="0F54EAB5" w14:textId="455E444E"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w:t>
            </w:r>
            <w:r>
              <w:rPr>
                <w:rFonts w:ascii="Times New Roman" w:hAnsi="Times New Roman" w:cs="Times New Roman"/>
                <w:color w:val="000000"/>
                <w:sz w:val="24"/>
                <w:szCs w:val="24"/>
              </w:rPr>
              <w:t>3</w:t>
            </w:r>
          </w:p>
        </w:tc>
        <w:tc>
          <w:tcPr>
            <w:tcW w:w="343" w:type="pct"/>
            <w:vAlign w:val="bottom"/>
            <w:tcPrChange w:id="456" w:author="Mohammad Nayeem Hasan" w:date="2025-05-07T14:56:00Z" w16du:dateUtc="2025-05-07T08:56:00Z">
              <w:tcPr>
                <w:tcW w:w="277" w:type="pct"/>
                <w:vAlign w:val="bottom"/>
              </w:tcPr>
            </w:tcPrChange>
          </w:tcPr>
          <w:p w14:paraId="47BCC8B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0.11</w:t>
            </w:r>
          </w:p>
        </w:tc>
      </w:tr>
      <w:tr w:rsidR="00F57067" w:rsidRPr="0079412E" w14:paraId="09803EE3" w14:textId="77777777" w:rsidTr="00A81135">
        <w:trPr>
          <w:trHeight w:val="300"/>
          <w:trPrChange w:id="457" w:author="Mohammad Nayeem Hasan" w:date="2025-05-07T14:56:00Z" w16du:dateUtc="2025-05-07T08:56:00Z">
            <w:trPr>
              <w:gridAfter w:val="0"/>
              <w:trHeight w:val="300"/>
            </w:trPr>
          </w:trPrChange>
        </w:trPr>
        <w:tc>
          <w:tcPr>
            <w:tcW w:w="863" w:type="pct"/>
            <w:shd w:val="clear" w:color="auto" w:fill="auto"/>
            <w:noWrap/>
            <w:vAlign w:val="bottom"/>
            <w:hideMark/>
            <w:tcPrChange w:id="458" w:author="Mohammad Nayeem Hasan" w:date="2025-05-07T14:56:00Z" w16du:dateUtc="2025-05-07T08:56:00Z">
              <w:tcPr>
                <w:tcW w:w="875" w:type="pct"/>
                <w:shd w:val="clear" w:color="auto" w:fill="auto"/>
                <w:noWrap/>
                <w:vAlign w:val="bottom"/>
                <w:hideMark/>
              </w:tcPr>
            </w:tcPrChange>
          </w:tcPr>
          <w:p w14:paraId="6253AFA4"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Eritrea</w:t>
            </w:r>
          </w:p>
        </w:tc>
        <w:tc>
          <w:tcPr>
            <w:tcW w:w="918" w:type="pct"/>
            <w:shd w:val="clear" w:color="auto" w:fill="auto"/>
            <w:noWrap/>
            <w:vAlign w:val="bottom"/>
            <w:hideMark/>
            <w:tcPrChange w:id="459" w:author="Mohammad Nayeem Hasan" w:date="2025-05-07T14:56:00Z" w16du:dateUtc="2025-05-07T08:56:00Z">
              <w:tcPr>
                <w:tcW w:w="931" w:type="pct"/>
                <w:gridSpan w:val="2"/>
                <w:shd w:val="clear" w:color="auto" w:fill="auto"/>
                <w:noWrap/>
                <w:vAlign w:val="bottom"/>
                <w:hideMark/>
              </w:tcPr>
            </w:tcPrChange>
          </w:tcPr>
          <w:p w14:paraId="3F861A0B" w14:textId="5575DDFC"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460" w:author="Mohammad Nayeem Hasan" w:date="2025-05-07T13:52:00Z" w16du:dateUtc="2025-05-07T07:52: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461" w:author="Mohammad Nayeem Hasan" w:date="2025-05-07T13:52:00Z" w16du:dateUtc="2025-05-07T07:52:00Z">
              <w:r w:rsidRPr="0079412E" w:rsidDel="005E6422">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462" w:author="Mohammad Nayeem Hasan" w:date="2025-05-07T14:56:00Z" w16du:dateUtc="2025-05-07T08:56:00Z">
              <w:tcPr>
                <w:tcW w:w="711" w:type="pct"/>
                <w:gridSpan w:val="2"/>
                <w:shd w:val="clear" w:color="auto" w:fill="auto"/>
                <w:noWrap/>
                <w:vAlign w:val="bottom"/>
                <w:hideMark/>
              </w:tcPr>
            </w:tcPrChange>
          </w:tcPr>
          <w:p w14:paraId="16A1EE5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463" w:author="Mohammad Nayeem Hasan" w:date="2025-05-07T14:56:00Z" w16du:dateUtc="2025-05-07T08:56:00Z">
              <w:tcPr>
                <w:tcW w:w="582" w:type="pct"/>
                <w:gridSpan w:val="2"/>
              </w:tcPr>
            </w:tcPrChange>
          </w:tcPr>
          <w:p w14:paraId="3330CEBB" w14:textId="56A6519A" w:rsidR="00F57067" w:rsidRPr="0079412E" w:rsidRDefault="00AA3800" w:rsidP="00F57067">
            <w:pPr>
              <w:spacing w:after="0" w:line="240" w:lineRule="auto"/>
              <w:jc w:val="right"/>
              <w:rPr>
                <w:rFonts w:ascii="Times New Roman" w:hAnsi="Times New Roman" w:cs="Times New Roman"/>
                <w:color w:val="000000"/>
                <w:sz w:val="24"/>
                <w:szCs w:val="24"/>
              </w:rPr>
            </w:pPr>
            <w:ins w:id="464" w:author="Mohammad Nayeem Hasan" w:date="2025-05-07T14:29:00Z" w16du:dateUtc="2025-05-07T08:29: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465" w:author="Mohammad Nayeem Hasan" w:date="2025-05-07T14:56:00Z" w16du:dateUtc="2025-05-07T08:56:00Z">
              <w:tcPr>
                <w:tcW w:w="430" w:type="pct"/>
                <w:gridSpan w:val="2"/>
                <w:shd w:val="clear" w:color="auto" w:fill="auto"/>
                <w:noWrap/>
                <w:vAlign w:val="bottom"/>
                <w:hideMark/>
              </w:tcPr>
            </w:tcPrChange>
          </w:tcPr>
          <w:p w14:paraId="5D40567E" w14:textId="342CBBE3"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14679</w:t>
            </w:r>
          </w:p>
        </w:tc>
        <w:tc>
          <w:tcPr>
            <w:tcW w:w="334" w:type="pct"/>
            <w:shd w:val="clear" w:color="auto" w:fill="auto"/>
            <w:noWrap/>
            <w:vAlign w:val="bottom"/>
            <w:hideMark/>
            <w:tcPrChange w:id="466" w:author="Mohammad Nayeem Hasan" w:date="2025-05-07T14:56:00Z" w16du:dateUtc="2025-05-07T08:56:00Z">
              <w:tcPr>
                <w:tcW w:w="339" w:type="pct"/>
                <w:gridSpan w:val="2"/>
                <w:shd w:val="clear" w:color="auto" w:fill="auto"/>
                <w:noWrap/>
                <w:vAlign w:val="bottom"/>
                <w:hideMark/>
              </w:tcPr>
            </w:tcPrChange>
          </w:tcPr>
          <w:p w14:paraId="0842FB0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467" w:author="Mohammad Nayeem Hasan" w:date="2025-05-07T14:56:00Z" w16du:dateUtc="2025-05-07T08:56:00Z">
              <w:tcPr>
                <w:tcW w:w="409" w:type="pct"/>
                <w:gridSpan w:val="2"/>
                <w:shd w:val="clear" w:color="auto" w:fill="auto"/>
                <w:noWrap/>
                <w:vAlign w:val="bottom"/>
                <w:hideMark/>
              </w:tcPr>
            </w:tcPrChange>
          </w:tcPr>
          <w:p w14:paraId="0CA56B41" w14:textId="23EA5E0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4054.62</w:t>
            </w:r>
          </w:p>
        </w:tc>
        <w:tc>
          <w:tcPr>
            <w:tcW w:w="376" w:type="pct"/>
            <w:shd w:val="clear" w:color="auto" w:fill="auto"/>
            <w:noWrap/>
            <w:vAlign w:val="bottom"/>
            <w:hideMark/>
            <w:tcPrChange w:id="468" w:author="Mohammad Nayeem Hasan" w:date="2025-05-07T14:56:00Z" w16du:dateUtc="2025-05-07T08:56:00Z">
              <w:tcPr>
                <w:tcW w:w="446" w:type="pct"/>
                <w:gridSpan w:val="2"/>
                <w:shd w:val="clear" w:color="auto" w:fill="auto"/>
                <w:noWrap/>
                <w:vAlign w:val="bottom"/>
                <w:hideMark/>
              </w:tcPr>
            </w:tcPrChange>
          </w:tcPr>
          <w:p w14:paraId="41104E11"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469" w:author="Mohammad Nayeem Hasan" w:date="2025-05-07T14:56:00Z" w16du:dateUtc="2025-05-07T08:56:00Z">
              <w:tcPr>
                <w:tcW w:w="277" w:type="pct"/>
                <w:vAlign w:val="bottom"/>
              </w:tcPr>
            </w:tcPrChange>
          </w:tcPr>
          <w:p w14:paraId="298FB785"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26665843" w14:textId="77777777" w:rsidTr="00A81135">
        <w:trPr>
          <w:trHeight w:val="300"/>
          <w:trPrChange w:id="470" w:author="Mohammad Nayeem Hasan" w:date="2025-05-07T14:56:00Z" w16du:dateUtc="2025-05-07T08:56:00Z">
            <w:trPr>
              <w:gridAfter w:val="0"/>
              <w:trHeight w:val="300"/>
            </w:trPr>
          </w:trPrChange>
        </w:trPr>
        <w:tc>
          <w:tcPr>
            <w:tcW w:w="863" w:type="pct"/>
            <w:shd w:val="clear" w:color="auto" w:fill="auto"/>
            <w:noWrap/>
            <w:vAlign w:val="bottom"/>
            <w:hideMark/>
            <w:tcPrChange w:id="471" w:author="Mohammad Nayeem Hasan" w:date="2025-05-07T14:56:00Z" w16du:dateUtc="2025-05-07T08:56:00Z">
              <w:tcPr>
                <w:tcW w:w="875" w:type="pct"/>
                <w:shd w:val="clear" w:color="auto" w:fill="auto"/>
                <w:noWrap/>
                <w:vAlign w:val="bottom"/>
                <w:hideMark/>
              </w:tcPr>
            </w:tcPrChange>
          </w:tcPr>
          <w:p w14:paraId="17F94E94"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Ethiopia</w:t>
            </w:r>
          </w:p>
        </w:tc>
        <w:tc>
          <w:tcPr>
            <w:tcW w:w="918" w:type="pct"/>
            <w:shd w:val="clear" w:color="auto" w:fill="auto"/>
            <w:noWrap/>
            <w:vAlign w:val="bottom"/>
            <w:hideMark/>
            <w:tcPrChange w:id="472" w:author="Mohammad Nayeem Hasan" w:date="2025-05-07T14:56:00Z" w16du:dateUtc="2025-05-07T08:56:00Z">
              <w:tcPr>
                <w:tcW w:w="931" w:type="pct"/>
                <w:gridSpan w:val="2"/>
                <w:shd w:val="clear" w:color="auto" w:fill="auto"/>
                <w:noWrap/>
                <w:vAlign w:val="bottom"/>
                <w:hideMark/>
              </w:tcPr>
            </w:tcPrChange>
          </w:tcPr>
          <w:p w14:paraId="52483B83" w14:textId="04574969"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473" w:author="Mohammad Nayeem Hasan" w:date="2025-05-07T13:52:00Z" w16du:dateUtc="2025-05-07T07:52: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474" w:author="Mohammad Nayeem Hasan" w:date="2025-05-07T13:52:00Z" w16du:dateUtc="2025-05-07T07:52:00Z">
              <w:r w:rsidRPr="0079412E" w:rsidDel="005E6422">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475" w:author="Mohammad Nayeem Hasan" w:date="2025-05-07T14:56:00Z" w16du:dateUtc="2025-05-07T08:56:00Z">
              <w:tcPr>
                <w:tcW w:w="711" w:type="pct"/>
                <w:gridSpan w:val="2"/>
                <w:shd w:val="clear" w:color="auto" w:fill="auto"/>
                <w:noWrap/>
                <w:vAlign w:val="bottom"/>
                <w:hideMark/>
              </w:tcPr>
            </w:tcPrChange>
          </w:tcPr>
          <w:p w14:paraId="381FEFD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476" w:author="Mohammad Nayeem Hasan" w:date="2025-05-07T14:56:00Z" w16du:dateUtc="2025-05-07T08:56:00Z">
              <w:tcPr>
                <w:tcW w:w="582" w:type="pct"/>
                <w:gridSpan w:val="2"/>
              </w:tcPr>
            </w:tcPrChange>
          </w:tcPr>
          <w:p w14:paraId="2C764977" w14:textId="497AE4AA" w:rsidR="00F57067" w:rsidRPr="0079412E" w:rsidRDefault="00AA3800" w:rsidP="00F57067">
            <w:pPr>
              <w:spacing w:after="0" w:line="240" w:lineRule="auto"/>
              <w:jc w:val="right"/>
              <w:rPr>
                <w:rFonts w:ascii="Times New Roman" w:hAnsi="Times New Roman" w:cs="Times New Roman"/>
                <w:color w:val="000000"/>
                <w:sz w:val="24"/>
                <w:szCs w:val="24"/>
              </w:rPr>
            </w:pPr>
            <w:ins w:id="477" w:author="Mohammad Nayeem Hasan" w:date="2025-05-07T14:29:00Z" w16du:dateUtc="2025-05-07T08:29: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478" w:author="Mohammad Nayeem Hasan" w:date="2025-05-07T14:56:00Z" w16du:dateUtc="2025-05-07T08:56:00Z">
              <w:tcPr>
                <w:tcW w:w="430" w:type="pct"/>
                <w:gridSpan w:val="2"/>
                <w:shd w:val="clear" w:color="auto" w:fill="auto"/>
                <w:noWrap/>
                <w:vAlign w:val="bottom"/>
                <w:hideMark/>
              </w:tcPr>
            </w:tcPrChange>
          </w:tcPr>
          <w:p w14:paraId="3C404652" w14:textId="147A21FB"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4016</w:t>
            </w:r>
          </w:p>
        </w:tc>
        <w:tc>
          <w:tcPr>
            <w:tcW w:w="334" w:type="pct"/>
            <w:shd w:val="clear" w:color="auto" w:fill="auto"/>
            <w:noWrap/>
            <w:vAlign w:val="bottom"/>
            <w:hideMark/>
            <w:tcPrChange w:id="479" w:author="Mohammad Nayeem Hasan" w:date="2025-05-07T14:56:00Z" w16du:dateUtc="2025-05-07T08:56:00Z">
              <w:tcPr>
                <w:tcW w:w="339" w:type="pct"/>
                <w:gridSpan w:val="2"/>
                <w:shd w:val="clear" w:color="auto" w:fill="auto"/>
                <w:noWrap/>
                <w:vAlign w:val="bottom"/>
                <w:hideMark/>
              </w:tcPr>
            </w:tcPrChange>
          </w:tcPr>
          <w:p w14:paraId="08D69B5F"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480" w:author="Mohammad Nayeem Hasan" w:date="2025-05-07T14:56:00Z" w16du:dateUtc="2025-05-07T08:56:00Z">
              <w:tcPr>
                <w:tcW w:w="409" w:type="pct"/>
                <w:gridSpan w:val="2"/>
                <w:shd w:val="clear" w:color="auto" w:fill="auto"/>
                <w:noWrap/>
                <w:vAlign w:val="bottom"/>
                <w:hideMark/>
              </w:tcPr>
            </w:tcPrChange>
          </w:tcPr>
          <w:p w14:paraId="2C134E59" w14:textId="32CE7329"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33.3</w:t>
            </w:r>
            <w:r>
              <w:rPr>
                <w:rFonts w:ascii="Times New Roman" w:hAnsi="Times New Roman" w:cs="Times New Roman"/>
                <w:color w:val="000000"/>
                <w:sz w:val="24"/>
                <w:szCs w:val="24"/>
              </w:rPr>
              <w:t>9</w:t>
            </w:r>
          </w:p>
        </w:tc>
        <w:tc>
          <w:tcPr>
            <w:tcW w:w="376" w:type="pct"/>
            <w:shd w:val="clear" w:color="auto" w:fill="auto"/>
            <w:noWrap/>
            <w:vAlign w:val="bottom"/>
            <w:hideMark/>
            <w:tcPrChange w:id="481" w:author="Mohammad Nayeem Hasan" w:date="2025-05-07T14:56:00Z" w16du:dateUtc="2025-05-07T08:56:00Z">
              <w:tcPr>
                <w:tcW w:w="446" w:type="pct"/>
                <w:gridSpan w:val="2"/>
                <w:shd w:val="clear" w:color="auto" w:fill="auto"/>
                <w:noWrap/>
                <w:vAlign w:val="bottom"/>
                <w:hideMark/>
              </w:tcPr>
            </w:tcPrChange>
          </w:tcPr>
          <w:p w14:paraId="7BB18711"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482" w:author="Mohammad Nayeem Hasan" w:date="2025-05-07T14:56:00Z" w16du:dateUtc="2025-05-07T08:56:00Z">
              <w:tcPr>
                <w:tcW w:w="277" w:type="pct"/>
                <w:vAlign w:val="bottom"/>
              </w:tcPr>
            </w:tcPrChange>
          </w:tcPr>
          <w:p w14:paraId="6497961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57AE8E5C" w14:textId="77777777" w:rsidTr="00A81135">
        <w:trPr>
          <w:trHeight w:val="300"/>
          <w:trPrChange w:id="483" w:author="Mohammad Nayeem Hasan" w:date="2025-05-07T14:56:00Z" w16du:dateUtc="2025-05-07T08:56:00Z">
            <w:trPr>
              <w:gridAfter w:val="0"/>
              <w:trHeight w:val="300"/>
            </w:trPr>
          </w:trPrChange>
        </w:trPr>
        <w:tc>
          <w:tcPr>
            <w:tcW w:w="863" w:type="pct"/>
            <w:shd w:val="clear" w:color="auto" w:fill="auto"/>
            <w:noWrap/>
            <w:vAlign w:val="bottom"/>
            <w:hideMark/>
            <w:tcPrChange w:id="484" w:author="Mohammad Nayeem Hasan" w:date="2025-05-07T14:56:00Z" w16du:dateUtc="2025-05-07T08:56:00Z">
              <w:tcPr>
                <w:tcW w:w="875" w:type="pct"/>
                <w:shd w:val="clear" w:color="auto" w:fill="auto"/>
                <w:noWrap/>
                <w:vAlign w:val="bottom"/>
                <w:hideMark/>
              </w:tcPr>
            </w:tcPrChange>
          </w:tcPr>
          <w:p w14:paraId="3F54BCA2"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Fiji</w:t>
            </w:r>
          </w:p>
        </w:tc>
        <w:tc>
          <w:tcPr>
            <w:tcW w:w="918" w:type="pct"/>
            <w:shd w:val="clear" w:color="auto" w:fill="auto"/>
            <w:noWrap/>
            <w:vAlign w:val="bottom"/>
            <w:hideMark/>
            <w:tcPrChange w:id="485" w:author="Mohammad Nayeem Hasan" w:date="2025-05-07T14:56:00Z" w16du:dateUtc="2025-05-07T08:56:00Z">
              <w:tcPr>
                <w:tcW w:w="931" w:type="pct"/>
                <w:gridSpan w:val="2"/>
                <w:shd w:val="clear" w:color="auto" w:fill="auto"/>
                <w:noWrap/>
                <w:vAlign w:val="bottom"/>
                <w:hideMark/>
              </w:tcPr>
            </w:tcPrChange>
          </w:tcPr>
          <w:p w14:paraId="30D578D5" w14:textId="1985AE67"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486" w:author="Mohammad Nayeem Hasan" w:date="2025-05-07T14:11:00Z" w16du:dateUtc="2025-05-07T08:11:00Z">
              <w:r w:rsidRPr="0079412E">
                <w:rPr>
                  <w:rFonts w:ascii="Times New Roman" w:hAnsi="Times New Roman" w:cs="Times New Roman"/>
                  <w:color w:val="000000"/>
                  <w:sz w:val="24"/>
                  <w:szCs w:val="24"/>
                </w:rPr>
                <w:t>Western Pacific</w:t>
              </w:r>
            </w:ins>
            <w:del w:id="487" w:author="Mohammad Nayeem Hasan" w:date="2025-05-07T14:11:00Z" w16du:dateUtc="2025-05-07T08:11: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488" w:author="Mohammad Nayeem Hasan" w:date="2025-05-07T14:56:00Z" w16du:dateUtc="2025-05-07T08:56:00Z">
              <w:tcPr>
                <w:tcW w:w="711" w:type="pct"/>
                <w:gridSpan w:val="2"/>
                <w:shd w:val="clear" w:color="auto" w:fill="auto"/>
                <w:noWrap/>
                <w:vAlign w:val="bottom"/>
                <w:hideMark/>
              </w:tcPr>
            </w:tcPrChange>
          </w:tcPr>
          <w:p w14:paraId="08893F07"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489" w:author="Mohammad Nayeem Hasan" w:date="2025-05-07T14:56:00Z" w16du:dateUtc="2025-05-07T08:56:00Z">
              <w:tcPr>
                <w:tcW w:w="582" w:type="pct"/>
                <w:gridSpan w:val="2"/>
              </w:tcPr>
            </w:tcPrChange>
          </w:tcPr>
          <w:p w14:paraId="74999801" w14:textId="3FB622E4" w:rsidR="00F57067" w:rsidRPr="0079412E" w:rsidRDefault="00E808B2" w:rsidP="00F57067">
            <w:pPr>
              <w:spacing w:after="0" w:line="240" w:lineRule="auto"/>
              <w:jc w:val="right"/>
              <w:rPr>
                <w:rFonts w:ascii="Times New Roman" w:hAnsi="Times New Roman" w:cs="Times New Roman"/>
                <w:color w:val="000000"/>
                <w:sz w:val="24"/>
                <w:szCs w:val="24"/>
              </w:rPr>
            </w:pPr>
            <w:ins w:id="490" w:author="Mohammad Nayeem Hasan" w:date="2025-05-07T15:59:00Z" w16du:dateUtc="2025-05-07T09:59: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491" w:author="Mohammad Nayeem Hasan" w:date="2025-05-07T14:56:00Z" w16du:dateUtc="2025-05-07T08:56:00Z">
              <w:tcPr>
                <w:tcW w:w="430" w:type="pct"/>
                <w:gridSpan w:val="2"/>
                <w:shd w:val="clear" w:color="auto" w:fill="auto"/>
                <w:noWrap/>
                <w:vAlign w:val="bottom"/>
                <w:hideMark/>
              </w:tcPr>
            </w:tcPrChange>
          </w:tcPr>
          <w:p w14:paraId="14439323" w14:textId="56C23C8C"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6238</w:t>
            </w:r>
          </w:p>
        </w:tc>
        <w:tc>
          <w:tcPr>
            <w:tcW w:w="334" w:type="pct"/>
            <w:shd w:val="clear" w:color="auto" w:fill="auto"/>
            <w:noWrap/>
            <w:vAlign w:val="bottom"/>
            <w:hideMark/>
            <w:tcPrChange w:id="492" w:author="Mohammad Nayeem Hasan" w:date="2025-05-07T14:56:00Z" w16du:dateUtc="2025-05-07T08:56:00Z">
              <w:tcPr>
                <w:tcW w:w="339" w:type="pct"/>
                <w:gridSpan w:val="2"/>
                <w:shd w:val="clear" w:color="auto" w:fill="auto"/>
                <w:noWrap/>
                <w:vAlign w:val="bottom"/>
                <w:hideMark/>
              </w:tcPr>
            </w:tcPrChange>
          </w:tcPr>
          <w:p w14:paraId="7F7063E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493" w:author="Mohammad Nayeem Hasan" w:date="2025-05-07T14:56:00Z" w16du:dateUtc="2025-05-07T08:56:00Z">
              <w:tcPr>
                <w:tcW w:w="409" w:type="pct"/>
                <w:gridSpan w:val="2"/>
                <w:shd w:val="clear" w:color="auto" w:fill="auto"/>
                <w:noWrap/>
                <w:vAlign w:val="bottom"/>
                <w:hideMark/>
              </w:tcPr>
            </w:tcPrChange>
          </w:tcPr>
          <w:p w14:paraId="15B58BFB" w14:textId="7CD24DDE"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6746.6</w:t>
            </w:r>
            <w:r>
              <w:rPr>
                <w:rFonts w:ascii="Times New Roman" w:hAnsi="Times New Roman" w:cs="Times New Roman"/>
                <w:color w:val="000000"/>
                <w:sz w:val="24"/>
                <w:szCs w:val="24"/>
              </w:rPr>
              <w:t>3</w:t>
            </w:r>
          </w:p>
        </w:tc>
        <w:tc>
          <w:tcPr>
            <w:tcW w:w="376" w:type="pct"/>
            <w:shd w:val="clear" w:color="auto" w:fill="auto"/>
            <w:noWrap/>
            <w:vAlign w:val="bottom"/>
            <w:hideMark/>
            <w:tcPrChange w:id="494" w:author="Mohammad Nayeem Hasan" w:date="2025-05-07T14:56:00Z" w16du:dateUtc="2025-05-07T08:56:00Z">
              <w:tcPr>
                <w:tcW w:w="446" w:type="pct"/>
                <w:gridSpan w:val="2"/>
                <w:shd w:val="clear" w:color="auto" w:fill="auto"/>
                <w:noWrap/>
                <w:vAlign w:val="bottom"/>
                <w:hideMark/>
              </w:tcPr>
            </w:tcPrChange>
          </w:tcPr>
          <w:p w14:paraId="70C7E7C9"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495" w:author="Mohammad Nayeem Hasan" w:date="2025-05-07T14:56:00Z" w16du:dateUtc="2025-05-07T08:56:00Z">
              <w:tcPr>
                <w:tcW w:w="277" w:type="pct"/>
                <w:vAlign w:val="bottom"/>
              </w:tcPr>
            </w:tcPrChange>
          </w:tcPr>
          <w:p w14:paraId="4013EE6C"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2BFD99F0" w14:textId="77777777" w:rsidTr="00A81135">
        <w:trPr>
          <w:trHeight w:val="300"/>
          <w:trPrChange w:id="496" w:author="Mohammad Nayeem Hasan" w:date="2025-05-07T14:56:00Z" w16du:dateUtc="2025-05-07T08:56:00Z">
            <w:trPr>
              <w:gridAfter w:val="0"/>
              <w:trHeight w:val="300"/>
            </w:trPr>
          </w:trPrChange>
        </w:trPr>
        <w:tc>
          <w:tcPr>
            <w:tcW w:w="863" w:type="pct"/>
            <w:shd w:val="clear" w:color="auto" w:fill="auto"/>
            <w:noWrap/>
            <w:vAlign w:val="bottom"/>
            <w:hideMark/>
            <w:tcPrChange w:id="497" w:author="Mohammad Nayeem Hasan" w:date="2025-05-07T14:56:00Z" w16du:dateUtc="2025-05-07T08:56:00Z">
              <w:tcPr>
                <w:tcW w:w="875" w:type="pct"/>
                <w:shd w:val="clear" w:color="auto" w:fill="auto"/>
                <w:noWrap/>
                <w:vAlign w:val="bottom"/>
                <w:hideMark/>
              </w:tcPr>
            </w:tcPrChange>
          </w:tcPr>
          <w:p w14:paraId="5E98333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France</w:t>
            </w:r>
          </w:p>
        </w:tc>
        <w:tc>
          <w:tcPr>
            <w:tcW w:w="918" w:type="pct"/>
            <w:shd w:val="clear" w:color="auto" w:fill="auto"/>
            <w:noWrap/>
            <w:vAlign w:val="bottom"/>
            <w:hideMark/>
            <w:tcPrChange w:id="498" w:author="Mohammad Nayeem Hasan" w:date="2025-05-07T14:56:00Z" w16du:dateUtc="2025-05-07T08:56:00Z">
              <w:tcPr>
                <w:tcW w:w="931" w:type="pct"/>
                <w:gridSpan w:val="2"/>
                <w:shd w:val="clear" w:color="auto" w:fill="auto"/>
                <w:noWrap/>
                <w:vAlign w:val="bottom"/>
                <w:hideMark/>
              </w:tcPr>
            </w:tcPrChange>
          </w:tcPr>
          <w:p w14:paraId="0FF0BB7E"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w:t>
            </w:r>
            <w:del w:id="499" w:author="Mohammad Nayeem Hasan" w:date="2025-05-07T16:06:00Z" w16du:dateUtc="2025-05-07T10:06:00Z">
              <w:r w:rsidRPr="0079412E" w:rsidDel="005268AF">
                <w:rPr>
                  <w:rFonts w:ascii="Times New Roman" w:hAnsi="Times New Roman" w:cs="Times New Roman"/>
                  <w:color w:val="000000"/>
                  <w:sz w:val="24"/>
                  <w:szCs w:val="24"/>
                </w:rPr>
                <w:delText>an Region</w:delText>
              </w:r>
            </w:del>
          </w:p>
        </w:tc>
        <w:tc>
          <w:tcPr>
            <w:tcW w:w="701" w:type="pct"/>
            <w:shd w:val="clear" w:color="auto" w:fill="auto"/>
            <w:noWrap/>
            <w:vAlign w:val="bottom"/>
            <w:hideMark/>
            <w:tcPrChange w:id="500" w:author="Mohammad Nayeem Hasan" w:date="2025-05-07T14:56:00Z" w16du:dateUtc="2025-05-07T08:56:00Z">
              <w:tcPr>
                <w:tcW w:w="711" w:type="pct"/>
                <w:gridSpan w:val="2"/>
                <w:shd w:val="clear" w:color="auto" w:fill="auto"/>
                <w:noWrap/>
                <w:vAlign w:val="bottom"/>
                <w:hideMark/>
              </w:tcPr>
            </w:tcPrChange>
          </w:tcPr>
          <w:p w14:paraId="21557856"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w:t>
            </w:r>
          </w:p>
        </w:tc>
        <w:tc>
          <w:tcPr>
            <w:tcW w:w="574" w:type="pct"/>
            <w:tcPrChange w:id="501" w:author="Mohammad Nayeem Hasan" w:date="2025-05-07T14:56:00Z" w16du:dateUtc="2025-05-07T08:56:00Z">
              <w:tcPr>
                <w:tcW w:w="582" w:type="pct"/>
                <w:gridSpan w:val="2"/>
              </w:tcPr>
            </w:tcPrChange>
          </w:tcPr>
          <w:p w14:paraId="34F3C2D0" w14:textId="0EC34D8E" w:rsidR="00F57067" w:rsidRPr="0079412E" w:rsidRDefault="00AA3800" w:rsidP="00F57067">
            <w:pPr>
              <w:spacing w:after="0" w:line="240" w:lineRule="auto"/>
              <w:jc w:val="right"/>
              <w:rPr>
                <w:rFonts w:ascii="Times New Roman" w:hAnsi="Times New Roman" w:cs="Times New Roman"/>
                <w:color w:val="000000"/>
                <w:sz w:val="24"/>
                <w:szCs w:val="24"/>
              </w:rPr>
            </w:pPr>
            <w:ins w:id="502" w:author="Mohammad Nayeem Hasan" w:date="2025-05-07T14:30:00Z" w16du:dateUtc="2025-05-07T08:30: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503" w:author="Mohammad Nayeem Hasan" w:date="2025-05-07T14:56:00Z" w16du:dateUtc="2025-05-07T08:56:00Z">
              <w:tcPr>
                <w:tcW w:w="430" w:type="pct"/>
                <w:gridSpan w:val="2"/>
                <w:shd w:val="clear" w:color="auto" w:fill="auto"/>
                <w:noWrap/>
                <w:vAlign w:val="bottom"/>
                <w:hideMark/>
              </w:tcPr>
            </w:tcPrChange>
          </w:tcPr>
          <w:p w14:paraId="66F6517C" w14:textId="7BB39F5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85</w:t>
            </w:r>
          </w:p>
        </w:tc>
        <w:tc>
          <w:tcPr>
            <w:tcW w:w="334" w:type="pct"/>
            <w:shd w:val="clear" w:color="auto" w:fill="auto"/>
            <w:noWrap/>
            <w:vAlign w:val="bottom"/>
            <w:hideMark/>
            <w:tcPrChange w:id="504" w:author="Mohammad Nayeem Hasan" w:date="2025-05-07T14:56:00Z" w16du:dateUtc="2025-05-07T08:56:00Z">
              <w:tcPr>
                <w:tcW w:w="339" w:type="pct"/>
                <w:gridSpan w:val="2"/>
                <w:shd w:val="clear" w:color="auto" w:fill="auto"/>
                <w:noWrap/>
                <w:vAlign w:val="bottom"/>
                <w:hideMark/>
              </w:tcPr>
            </w:tcPrChange>
          </w:tcPr>
          <w:p w14:paraId="12A0DE83"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505" w:author="Mohammad Nayeem Hasan" w:date="2025-05-07T14:56:00Z" w16du:dateUtc="2025-05-07T08:56:00Z">
              <w:tcPr>
                <w:tcW w:w="409" w:type="pct"/>
                <w:gridSpan w:val="2"/>
                <w:shd w:val="clear" w:color="auto" w:fill="auto"/>
                <w:noWrap/>
                <w:vAlign w:val="bottom"/>
                <w:hideMark/>
              </w:tcPr>
            </w:tcPrChange>
          </w:tcPr>
          <w:p w14:paraId="4085009C" w14:textId="29DA9DD2"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w:t>
            </w:r>
            <w:r>
              <w:rPr>
                <w:rFonts w:ascii="Times New Roman" w:hAnsi="Times New Roman" w:cs="Times New Roman"/>
                <w:color w:val="000000"/>
                <w:sz w:val="24"/>
                <w:szCs w:val="24"/>
              </w:rPr>
              <w:t>2</w:t>
            </w:r>
          </w:p>
        </w:tc>
        <w:tc>
          <w:tcPr>
            <w:tcW w:w="376" w:type="pct"/>
            <w:shd w:val="clear" w:color="auto" w:fill="auto"/>
            <w:noWrap/>
            <w:vAlign w:val="bottom"/>
            <w:hideMark/>
            <w:tcPrChange w:id="506" w:author="Mohammad Nayeem Hasan" w:date="2025-05-07T14:56:00Z" w16du:dateUtc="2025-05-07T08:56:00Z">
              <w:tcPr>
                <w:tcW w:w="446" w:type="pct"/>
                <w:gridSpan w:val="2"/>
                <w:shd w:val="clear" w:color="auto" w:fill="auto"/>
                <w:noWrap/>
                <w:vAlign w:val="bottom"/>
                <w:hideMark/>
              </w:tcPr>
            </w:tcPrChange>
          </w:tcPr>
          <w:p w14:paraId="4975434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507" w:author="Mohammad Nayeem Hasan" w:date="2025-05-07T14:56:00Z" w16du:dateUtc="2025-05-07T08:56:00Z">
              <w:tcPr>
                <w:tcW w:w="277" w:type="pct"/>
                <w:vAlign w:val="bottom"/>
              </w:tcPr>
            </w:tcPrChange>
          </w:tcPr>
          <w:p w14:paraId="32A2D622"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4F753B67" w14:textId="77777777" w:rsidTr="00A81135">
        <w:trPr>
          <w:trHeight w:val="300"/>
          <w:trPrChange w:id="508" w:author="Mohammad Nayeem Hasan" w:date="2025-05-07T14:56:00Z" w16du:dateUtc="2025-05-07T08:56:00Z">
            <w:trPr>
              <w:gridAfter w:val="0"/>
              <w:trHeight w:val="300"/>
            </w:trPr>
          </w:trPrChange>
        </w:trPr>
        <w:tc>
          <w:tcPr>
            <w:tcW w:w="863" w:type="pct"/>
            <w:shd w:val="clear" w:color="auto" w:fill="auto"/>
            <w:noWrap/>
            <w:vAlign w:val="bottom"/>
            <w:hideMark/>
            <w:tcPrChange w:id="509" w:author="Mohammad Nayeem Hasan" w:date="2025-05-07T14:56:00Z" w16du:dateUtc="2025-05-07T08:56:00Z">
              <w:tcPr>
                <w:tcW w:w="875" w:type="pct"/>
                <w:shd w:val="clear" w:color="auto" w:fill="auto"/>
                <w:noWrap/>
                <w:vAlign w:val="bottom"/>
                <w:hideMark/>
              </w:tcPr>
            </w:tcPrChange>
          </w:tcPr>
          <w:p w14:paraId="3B075FE2"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French Guiana</w:t>
            </w:r>
          </w:p>
        </w:tc>
        <w:tc>
          <w:tcPr>
            <w:tcW w:w="918" w:type="pct"/>
            <w:shd w:val="clear" w:color="auto" w:fill="auto"/>
            <w:noWrap/>
            <w:vAlign w:val="bottom"/>
            <w:hideMark/>
            <w:tcPrChange w:id="510" w:author="Mohammad Nayeem Hasan" w:date="2025-05-07T14:56:00Z" w16du:dateUtc="2025-05-07T08:56:00Z">
              <w:tcPr>
                <w:tcW w:w="931" w:type="pct"/>
                <w:gridSpan w:val="2"/>
                <w:shd w:val="clear" w:color="auto" w:fill="auto"/>
                <w:noWrap/>
                <w:vAlign w:val="bottom"/>
                <w:hideMark/>
              </w:tcPr>
            </w:tcPrChange>
          </w:tcPr>
          <w:p w14:paraId="24F636D2" w14:textId="1CD35BB5"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511" w:author="Mohammad Nayeem Hasan" w:date="2025-05-07T14:06:00Z" w16du:dateUtc="2025-05-07T08:06:00Z">
              <w:r w:rsidRPr="00844561">
                <w:rPr>
                  <w:rFonts w:ascii="Times New Roman" w:hAnsi="Times New Roman" w:cs="Times New Roman"/>
                  <w:color w:val="000000"/>
                  <w:sz w:val="24"/>
                  <w:szCs w:val="24"/>
                </w:rPr>
                <w:t>America</w:t>
              </w:r>
            </w:ins>
            <w:del w:id="512" w:author="Mohammad Nayeem Hasan" w:date="2025-05-07T14:06:00Z" w16du:dateUtc="2025-05-07T08:06:00Z">
              <w:r w:rsidR="00F57067"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513" w:author="Mohammad Nayeem Hasan" w:date="2025-05-07T14:56:00Z" w16du:dateUtc="2025-05-07T08:56:00Z">
              <w:tcPr>
                <w:tcW w:w="711" w:type="pct"/>
                <w:gridSpan w:val="2"/>
                <w:shd w:val="clear" w:color="auto" w:fill="auto"/>
                <w:noWrap/>
                <w:vAlign w:val="bottom"/>
                <w:hideMark/>
              </w:tcPr>
            </w:tcPrChange>
          </w:tcPr>
          <w:p w14:paraId="14A1E857"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514" w:author="Mohammad Nayeem Hasan" w:date="2025-05-07T14:56:00Z" w16du:dateUtc="2025-05-07T08:56:00Z">
              <w:tcPr>
                <w:tcW w:w="582" w:type="pct"/>
                <w:gridSpan w:val="2"/>
              </w:tcPr>
            </w:tcPrChange>
          </w:tcPr>
          <w:p w14:paraId="5CD88CF6" w14:textId="2ACF104D" w:rsidR="00F57067" w:rsidRPr="0079412E" w:rsidRDefault="00AA3800" w:rsidP="00F57067">
            <w:pPr>
              <w:spacing w:after="0" w:line="240" w:lineRule="auto"/>
              <w:jc w:val="right"/>
              <w:rPr>
                <w:rFonts w:ascii="Times New Roman" w:hAnsi="Times New Roman" w:cs="Times New Roman"/>
                <w:color w:val="000000"/>
                <w:sz w:val="24"/>
                <w:szCs w:val="24"/>
              </w:rPr>
            </w:pPr>
            <w:ins w:id="515" w:author="Mohammad Nayeem Hasan" w:date="2025-05-07T14:30:00Z" w16du:dateUtc="2025-05-07T08:30: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516" w:author="Mohammad Nayeem Hasan" w:date="2025-05-07T14:56:00Z" w16du:dateUtc="2025-05-07T08:56:00Z">
              <w:tcPr>
                <w:tcW w:w="430" w:type="pct"/>
                <w:gridSpan w:val="2"/>
                <w:shd w:val="clear" w:color="auto" w:fill="auto"/>
                <w:noWrap/>
                <w:vAlign w:val="bottom"/>
                <w:hideMark/>
              </w:tcPr>
            </w:tcPrChange>
          </w:tcPr>
          <w:p w14:paraId="225B011D" w14:textId="539A2DB6"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16141</w:t>
            </w:r>
          </w:p>
        </w:tc>
        <w:tc>
          <w:tcPr>
            <w:tcW w:w="334" w:type="pct"/>
            <w:shd w:val="clear" w:color="auto" w:fill="auto"/>
            <w:noWrap/>
            <w:vAlign w:val="bottom"/>
            <w:hideMark/>
            <w:tcPrChange w:id="517" w:author="Mohammad Nayeem Hasan" w:date="2025-05-07T14:56:00Z" w16du:dateUtc="2025-05-07T08:56:00Z">
              <w:tcPr>
                <w:tcW w:w="339" w:type="pct"/>
                <w:gridSpan w:val="2"/>
                <w:shd w:val="clear" w:color="auto" w:fill="auto"/>
                <w:noWrap/>
                <w:vAlign w:val="bottom"/>
                <w:hideMark/>
              </w:tcPr>
            </w:tcPrChange>
          </w:tcPr>
          <w:p w14:paraId="18466F28"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w:t>
            </w:r>
          </w:p>
        </w:tc>
        <w:tc>
          <w:tcPr>
            <w:tcW w:w="466" w:type="pct"/>
            <w:shd w:val="clear" w:color="auto" w:fill="auto"/>
            <w:noWrap/>
            <w:vAlign w:val="bottom"/>
            <w:hideMark/>
            <w:tcPrChange w:id="518" w:author="Mohammad Nayeem Hasan" w:date="2025-05-07T14:56:00Z" w16du:dateUtc="2025-05-07T08:56:00Z">
              <w:tcPr>
                <w:tcW w:w="409" w:type="pct"/>
                <w:gridSpan w:val="2"/>
                <w:shd w:val="clear" w:color="auto" w:fill="auto"/>
                <w:noWrap/>
                <w:vAlign w:val="bottom"/>
                <w:hideMark/>
              </w:tcPr>
            </w:tcPrChange>
          </w:tcPr>
          <w:p w14:paraId="61231F28"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54264.76</w:t>
            </w:r>
          </w:p>
        </w:tc>
        <w:tc>
          <w:tcPr>
            <w:tcW w:w="376" w:type="pct"/>
            <w:shd w:val="clear" w:color="auto" w:fill="auto"/>
            <w:noWrap/>
            <w:vAlign w:val="bottom"/>
            <w:hideMark/>
            <w:tcPrChange w:id="519" w:author="Mohammad Nayeem Hasan" w:date="2025-05-07T14:56:00Z" w16du:dateUtc="2025-05-07T08:56:00Z">
              <w:tcPr>
                <w:tcW w:w="446" w:type="pct"/>
                <w:gridSpan w:val="2"/>
                <w:shd w:val="clear" w:color="auto" w:fill="auto"/>
                <w:noWrap/>
                <w:vAlign w:val="bottom"/>
                <w:hideMark/>
              </w:tcPr>
            </w:tcPrChange>
          </w:tcPr>
          <w:p w14:paraId="1B6F2244" w14:textId="47496DE2"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26.</w:t>
            </w:r>
            <w:r>
              <w:rPr>
                <w:rFonts w:ascii="Times New Roman" w:hAnsi="Times New Roman" w:cs="Times New Roman"/>
                <w:color w:val="000000"/>
                <w:sz w:val="24"/>
                <w:szCs w:val="24"/>
              </w:rPr>
              <w:t>90</w:t>
            </w:r>
          </w:p>
        </w:tc>
        <w:tc>
          <w:tcPr>
            <w:tcW w:w="343" w:type="pct"/>
            <w:vAlign w:val="bottom"/>
            <w:tcPrChange w:id="520" w:author="Mohammad Nayeem Hasan" w:date="2025-05-07T14:56:00Z" w16du:dateUtc="2025-05-07T08:56:00Z">
              <w:tcPr>
                <w:tcW w:w="277" w:type="pct"/>
                <w:vAlign w:val="bottom"/>
              </w:tcPr>
            </w:tcPrChange>
          </w:tcPr>
          <w:p w14:paraId="1182514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0.05</w:t>
            </w:r>
          </w:p>
        </w:tc>
      </w:tr>
      <w:tr w:rsidR="00F57067" w:rsidRPr="0079412E" w14:paraId="058A1E46" w14:textId="77777777" w:rsidTr="00A81135">
        <w:trPr>
          <w:trHeight w:val="300"/>
          <w:trPrChange w:id="521" w:author="Mohammad Nayeem Hasan" w:date="2025-05-07T14:56:00Z" w16du:dateUtc="2025-05-07T08:56:00Z">
            <w:trPr>
              <w:gridAfter w:val="0"/>
              <w:trHeight w:val="300"/>
            </w:trPr>
          </w:trPrChange>
        </w:trPr>
        <w:tc>
          <w:tcPr>
            <w:tcW w:w="863" w:type="pct"/>
            <w:shd w:val="clear" w:color="auto" w:fill="auto"/>
            <w:noWrap/>
            <w:vAlign w:val="bottom"/>
            <w:hideMark/>
            <w:tcPrChange w:id="522" w:author="Mohammad Nayeem Hasan" w:date="2025-05-07T14:56:00Z" w16du:dateUtc="2025-05-07T08:56:00Z">
              <w:tcPr>
                <w:tcW w:w="875" w:type="pct"/>
                <w:shd w:val="clear" w:color="auto" w:fill="auto"/>
                <w:noWrap/>
                <w:vAlign w:val="bottom"/>
                <w:hideMark/>
              </w:tcPr>
            </w:tcPrChange>
          </w:tcPr>
          <w:p w14:paraId="5F74CF1C"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French Polynesia</w:t>
            </w:r>
          </w:p>
        </w:tc>
        <w:tc>
          <w:tcPr>
            <w:tcW w:w="918" w:type="pct"/>
            <w:shd w:val="clear" w:color="auto" w:fill="auto"/>
            <w:noWrap/>
            <w:vAlign w:val="bottom"/>
            <w:hideMark/>
            <w:tcPrChange w:id="523" w:author="Mohammad Nayeem Hasan" w:date="2025-05-07T14:56:00Z" w16du:dateUtc="2025-05-07T08:56:00Z">
              <w:tcPr>
                <w:tcW w:w="931" w:type="pct"/>
                <w:gridSpan w:val="2"/>
                <w:shd w:val="clear" w:color="auto" w:fill="auto"/>
                <w:noWrap/>
                <w:vAlign w:val="bottom"/>
                <w:hideMark/>
              </w:tcPr>
            </w:tcPrChange>
          </w:tcPr>
          <w:p w14:paraId="1F3A4635" w14:textId="4A407998"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524" w:author="Mohammad Nayeem Hasan" w:date="2025-05-07T14:11:00Z" w16du:dateUtc="2025-05-07T08:11:00Z">
              <w:r w:rsidRPr="0079412E">
                <w:rPr>
                  <w:rFonts w:ascii="Times New Roman" w:hAnsi="Times New Roman" w:cs="Times New Roman"/>
                  <w:color w:val="000000"/>
                  <w:sz w:val="24"/>
                  <w:szCs w:val="24"/>
                </w:rPr>
                <w:t>Western Pacific</w:t>
              </w:r>
            </w:ins>
            <w:del w:id="525" w:author="Mohammad Nayeem Hasan" w:date="2025-05-07T14:11:00Z" w16du:dateUtc="2025-05-07T08:11: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526" w:author="Mohammad Nayeem Hasan" w:date="2025-05-07T14:56:00Z" w16du:dateUtc="2025-05-07T08:56:00Z">
              <w:tcPr>
                <w:tcW w:w="711" w:type="pct"/>
                <w:gridSpan w:val="2"/>
                <w:shd w:val="clear" w:color="auto" w:fill="auto"/>
                <w:noWrap/>
                <w:vAlign w:val="bottom"/>
                <w:hideMark/>
              </w:tcPr>
            </w:tcPrChange>
          </w:tcPr>
          <w:p w14:paraId="19A41B59"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527" w:author="Mohammad Nayeem Hasan" w:date="2025-05-07T14:56:00Z" w16du:dateUtc="2025-05-07T08:56:00Z">
              <w:tcPr>
                <w:tcW w:w="582" w:type="pct"/>
                <w:gridSpan w:val="2"/>
              </w:tcPr>
            </w:tcPrChange>
          </w:tcPr>
          <w:p w14:paraId="009A413E" w14:textId="0450C914" w:rsidR="00F57067" w:rsidRPr="0079412E" w:rsidRDefault="00E808B2" w:rsidP="00F57067">
            <w:pPr>
              <w:spacing w:after="0" w:line="240" w:lineRule="auto"/>
              <w:jc w:val="right"/>
              <w:rPr>
                <w:rFonts w:ascii="Times New Roman" w:hAnsi="Times New Roman" w:cs="Times New Roman"/>
                <w:color w:val="000000"/>
                <w:sz w:val="24"/>
                <w:szCs w:val="24"/>
              </w:rPr>
            </w:pPr>
            <w:ins w:id="528" w:author="Mohammad Nayeem Hasan" w:date="2025-05-07T15:59:00Z" w16du:dateUtc="2025-05-07T09:59: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529" w:author="Mohammad Nayeem Hasan" w:date="2025-05-07T14:56:00Z" w16du:dateUtc="2025-05-07T08:56:00Z">
              <w:tcPr>
                <w:tcW w:w="430" w:type="pct"/>
                <w:gridSpan w:val="2"/>
                <w:shd w:val="clear" w:color="auto" w:fill="auto"/>
                <w:noWrap/>
                <w:vAlign w:val="bottom"/>
                <w:hideMark/>
              </w:tcPr>
            </w:tcPrChange>
          </w:tcPr>
          <w:p w14:paraId="47B9F2BC" w14:textId="636DA686"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147</w:t>
            </w:r>
          </w:p>
        </w:tc>
        <w:tc>
          <w:tcPr>
            <w:tcW w:w="334" w:type="pct"/>
            <w:shd w:val="clear" w:color="auto" w:fill="auto"/>
            <w:noWrap/>
            <w:vAlign w:val="bottom"/>
            <w:hideMark/>
            <w:tcPrChange w:id="530" w:author="Mohammad Nayeem Hasan" w:date="2025-05-07T14:56:00Z" w16du:dateUtc="2025-05-07T08:56:00Z">
              <w:tcPr>
                <w:tcW w:w="339" w:type="pct"/>
                <w:gridSpan w:val="2"/>
                <w:shd w:val="clear" w:color="auto" w:fill="auto"/>
                <w:noWrap/>
                <w:vAlign w:val="bottom"/>
                <w:hideMark/>
              </w:tcPr>
            </w:tcPrChange>
          </w:tcPr>
          <w:p w14:paraId="43A1E22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531" w:author="Mohammad Nayeem Hasan" w:date="2025-05-07T14:56:00Z" w16du:dateUtc="2025-05-07T08:56:00Z">
              <w:tcPr>
                <w:tcW w:w="409" w:type="pct"/>
                <w:gridSpan w:val="2"/>
                <w:shd w:val="clear" w:color="auto" w:fill="auto"/>
                <w:noWrap/>
                <w:vAlign w:val="bottom"/>
                <w:hideMark/>
              </w:tcPr>
            </w:tcPrChange>
          </w:tcPr>
          <w:p w14:paraId="346CB892" w14:textId="742DAF6D"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483.50</w:t>
            </w:r>
          </w:p>
        </w:tc>
        <w:tc>
          <w:tcPr>
            <w:tcW w:w="376" w:type="pct"/>
            <w:shd w:val="clear" w:color="auto" w:fill="auto"/>
            <w:noWrap/>
            <w:vAlign w:val="bottom"/>
            <w:hideMark/>
            <w:tcPrChange w:id="532" w:author="Mohammad Nayeem Hasan" w:date="2025-05-07T14:56:00Z" w16du:dateUtc="2025-05-07T08:56:00Z">
              <w:tcPr>
                <w:tcW w:w="446" w:type="pct"/>
                <w:gridSpan w:val="2"/>
                <w:shd w:val="clear" w:color="auto" w:fill="auto"/>
                <w:noWrap/>
                <w:vAlign w:val="bottom"/>
                <w:hideMark/>
              </w:tcPr>
            </w:tcPrChange>
          </w:tcPr>
          <w:p w14:paraId="49F195C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533" w:author="Mohammad Nayeem Hasan" w:date="2025-05-07T14:56:00Z" w16du:dateUtc="2025-05-07T08:56:00Z">
              <w:tcPr>
                <w:tcW w:w="277" w:type="pct"/>
                <w:vAlign w:val="bottom"/>
              </w:tcPr>
            </w:tcPrChange>
          </w:tcPr>
          <w:p w14:paraId="540CAE5E"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7050D43E" w14:textId="77777777" w:rsidTr="00A81135">
        <w:trPr>
          <w:trHeight w:val="300"/>
          <w:trPrChange w:id="534" w:author="Mohammad Nayeem Hasan" w:date="2025-05-07T14:56:00Z" w16du:dateUtc="2025-05-07T08:56:00Z">
            <w:trPr>
              <w:gridAfter w:val="0"/>
              <w:trHeight w:val="300"/>
            </w:trPr>
          </w:trPrChange>
        </w:trPr>
        <w:tc>
          <w:tcPr>
            <w:tcW w:w="863" w:type="pct"/>
            <w:shd w:val="clear" w:color="auto" w:fill="auto"/>
            <w:noWrap/>
            <w:vAlign w:val="bottom"/>
            <w:hideMark/>
            <w:tcPrChange w:id="535" w:author="Mohammad Nayeem Hasan" w:date="2025-05-07T14:56:00Z" w16du:dateUtc="2025-05-07T08:56:00Z">
              <w:tcPr>
                <w:tcW w:w="875" w:type="pct"/>
                <w:shd w:val="clear" w:color="auto" w:fill="auto"/>
                <w:noWrap/>
                <w:vAlign w:val="bottom"/>
                <w:hideMark/>
              </w:tcPr>
            </w:tcPrChange>
          </w:tcPr>
          <w:p w14:paraId="1EB819E8"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Ghana</w:t>
            </w:r>
          </w:p>
        </w:tc>
        <w:tc>
          <w:tcPr>
            <w:tcW w:w="918" w:type="pct"/>
            <w:shd w:val="clear" w:color="auto" w:fill="auto"/>
            <w:noWrap/>
            <w:vAlign w:val="bottom"/>
            <w:hideMark/>
            <w:tcPrChange w:id="536" w:author="Mohammad Nayeem Hasan" w:date="2025-05-07T14:56:00Z" w16du:dateUtc="2025-05-07T08:56:00Z">
              <w:tcPr>
                <w:tcW w:w="931" w:type="pct"/>
                <w:gridSpan w:val="2"/>
                <w:shd w:val="clear" w:color="auto" w:fill="auto"/>
                <w:noWrap/>
                <w:vAlign w:val="bottom"/>
                <w:hideMark/>
              </w:tcPr>
            </w:tcPrChange>
          </w:tcPr>
          <w:p w14:paraId="17C68EC8" w14:textId="18B1673E"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537" w:author="Mohammad Nayeem Hasan" w:date="2025-05-07T13:53:00Z" w16du:dateUtc="2025-05-07T07:53: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538" w:author="Mohammad Nayeem Hasan" w:date="2025-05-07T13:53:00Z" w16du:dateUtc="2025-05-07T07:53:00Z">
              <w:r w:rsidRPr="0079412E" w:rsidDel="00287C4F">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539" w:author="Mohammad Nayeem Hasan" w:date="2025-05-07T14:56:00Z" w16du:dateUtc="2025-05-07T08:56:00Z">
              <w:tcPr>
                <w:tcW w:w="711" w:type="pct"/>
                <w:gridSpan w:val="2"/>
                <w:shd w:val="clear" w:color="auto" w:fill="auto"/>
                <w:noWrap/>
                <w:vAlign w:val="bottom"/>
                <w:hideMark/>
              </w:tcPr>
            </w:tcPrChange>
          </w:tcPr>
          <w:p w14:paraId="37605CA8"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540" w:author="Mohammad Nayeem Hasan" w:date="2025-05-07T14:56:00Z" w16du:dateUtc="2025-05-07T08:56:00Z">
              <w:tcPr>
                <w:tcW w:w="582" w:type="pct"/>
                <w:gridSpan w:val="2"/>
              </w:tcPr>
            </w:tcPrChange>
          </w:tcPr>
          <w:p w14:paraId="1B0606BE" w14:textId="517E163A" w:rsidR="00F57067" w:rsidRPr="0079412E" w:rsidRDefault="00AA3800" w:rsidP="00F57067">
            <w:pPr>
              <w:spacing w:after="0" w:line="240" w:lineRule="auto"/>
              <w:jc w:val="right"/>
              <w:rPr>
                <w:rFonts w:ascii="Times New Roman" w:hAnsi="Times New Roman" w:cs="Times New Roman"/>
                <w:color w:val="000000"/>
                <w:sz w:val="24"/>
                <w:szCs w:val="24"/>
              </w:rPr>
            </w:pPr>
            <w:ins w:id="541" w:author="Mohammad Nayeem Hasan" w:date="2025-05-07T14:32:00Z" w16du:dateUtc="2025-05-07T08:3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542" w:author="Mohammad Nayeem Hasan" w:date="2025-05-07T14:56:00Z" w16du:dateUtc="2025-05-07T08:56:00Z">
              <w:tcPr>
                <w:tcW w:w="430" w:type="pct"/>
                <w:gridSpan w:val="2"/>
                <w:shd w:val="clear" w:color="auto" w:fill="auto"/>
                <w:noWrap/>
                <w:vAlign w:val="bottom"/>
                <w:hideMark/>
              </w:tcPr>
            </w:tcPrChange>
          </w:tcPr>
          <w:p w14:paraId="06CF763F" w14:textId="45DF1A7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1163</w:t>
            </w:r>
          </w:p>
        </w:tc>
        <w:tc>
          <w:tcPr>
            <w:tcW w:w="334" w:type="pct"/>
            <w:shd w:val="clear" w:color="auto" w:fill="auto"/>
            <w:noWrap/>
            <w:vAlign w:val="bottom"/>
            <w:hideMark/>
            <w:tcPrChange w:id="543" w:author="Mohammad Nayeem Hasan" w:date="2025-05-07T14:56:00Z" w16du:dateUtc="2025-05-07T08:56:00Z">
              <w:tcPr>
                <w:tcW w:w="339" w:type="pct"/>
                <w:gridSpan w:val="2"/>
                <w:shd w:val="clear" w:color="auto" w:fill="auto"/>
                <w:noWrap/>
                <w:vAlign w:val="bottom"/>
                <w:hideMark/>
              </w:tcPr>
            </w:tcPrChange>
          </w:tcPr>
          <w:p w14:paraId="5FF800D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544" w:author="Mohammad Nayeem Hasan" w:date="2025-05-07T14:56:00Z" w16du:dateUtc="2025-05-07T08:56:00Z">
              <w:tcPr>
                <w:tcW w:w="409" w:type="pct"/>
                <w:gridSpan w:val="2"/>
                <w:shd w:val="clear" w:color="auto" w:fill="auto"/>
                <w:noWrap/>
                <w:vAlign w:val="bottom"/>
                <w:hideMark/>
              </w:tcPr>
            </w:tcPrChange>
          </w:tcPr>
          <w:p w14:paraId="4845FE0B" w14:textId="3798C39B"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35.42</w:t>
            </w:r>
          </w:p>
        </w:tc>
        <w:tc>
          <w:tcPr>
            <w:tcW w:w="376" w:type="pct"/>
            <w:shd w:val="clear" w:color="auto" w:fill="auto"/>
            <w:noWrap/>
            <w:vAlign w:val="bottom"/>
            <w:hideMark/>
            <w:tcPrChange w:id="545" w:author="Mohammad Nayeem Hasan" w:date="2025-05-07T14:56:00Z" w16du:dateUtc="2025-05-07T08:56:00Z">
              <w:tcPr>
                <w:tcW w:w="446" w:type="pct"/>
                <w:gridSpan w:val="2"/>
                <w:shd w:val="clear" w:color="auto" w:fill="auto"/>
                <w:noWrap/>
                <w:vAlign w:val="bottom"/>
                <w:hideMark/>
              </w:tcPr>
            </w:tcPrChange>
          </w:tcPr>
          <w:p w14:paraId="402FCB15"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546" w:author="Mohammad Nayeem Hasan" w:date="2025-05-07T14:56:00Z" w16du:dateUtc="2025-05-07T08:56:00Z">
              <w:tcPr>
                <w:tcW w:w="277" w:type="pct"/>
                <w:vAlign w:val="bottom"/>
              </w:tcPr>
            </w:tcPrChange>
          </w:tcPr>
          <w:p w14:paraId="048EAB5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29D5F1B6" w14:textId="77777777" w:rsidTr="00A81135">
        <w:trPr>
          <w:trHeight w:val="300"/>
          <w:trPrChange w:id="547" w:author="Mohammad Nayeem Hasan" w:date="2025-05-07T14:56:00Z" w16du:dateUtc="2025-05-07T08:56:00Z">
            <w:trPr>
              <w:gridAfter w:val="0"/>
              <w:trHeight w:val="300"/>
            </w:trPr>
          </w:trPrChange>
        </w:trPr>
        <w:tc>
          <w:tcPr>
            <w:tcW w:w="863" w:type="pct"/>
            <w:shd w:val="clear" w:color="auto" w:fill="auto"/>
            <w:noWrap/>
            <w:vAlign w:val="bottom"/>
            <w:hideMark/>
            <w:tcPrChange w:id="548" w:author="Mohammad Nayeem Hasan" w:date="2025-05-07T14:56:00Z" w16du:dateUtc="2025-05-07T08:56:00Z">
              <w:tcPr>
                <w:tcW w:w="875" w:type="pct"/>
                <w:shd w:val="clear" w:color="auto" w:fill="auto"/>
                <w:noWrap/>
                <w:vAlign w:val="bottom"/>
                <w:hideMark/>
              </w:tcPr>
            </w:tcPrChange>
          </w:tcPr>
          <w:p w14:paraId="67EB36F9"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Grenada</w:t>
            </w:r>
          </w:p>
        </w:tc>
        <w:tc>
          <w:tcPr>
            <w:tcW w:w="918" w:type="pct"/>
            <w:shd w:val="clear" w:color="auto" w:fill="auto"/>
            <w:noWrap/>
            <w:hideMark/>
            <w:tcPrChange w:id="549" w:author="Mohammad Nayeem Hasan" w:date="2025-05-07T14:56:00Z" w16du:dateUtc="2025-05-07T08:56:00Z">
              <w:tcPr>
                <w:tcW w:w="931" w:type="pct"/>
                <w:gridSpan w:val="2"/>
                <w:shd w:val="clear" w:color="auto" w:fill="auto"/>
                <w:noWrap/>
                <w:vAlign w:val="bottom"/>
                <w:hideMark/>
              </w:tcPr>
            </w:tcPrChange>
          </w:tcPr>
          <w:p w14:paraId="45A8D063" w14:textId="74ED913B"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550" w:author="Mohammad Nayeem Hasan" w:date="2025-05-07T14:06:00Z" w16du:dateUtc="2025-05-07T08:06:00Z">
              <w:r w:rsidRPr="003B526C">
                <w:rPr>
                  <w:rFonts w:ascii="Times New Roman" w:hAnsi="Times New Roman" w:cs="Times New Roman"/>
                  <w:color w:val="000000"/>
                  <w:sz w:val="24"/>
                  <w:szCs w:val="24"/>
                </w:rPr>
                <w:t>America</w:t>
              </w:r>
            </w:ins>
            <w:del w:id="551" w:author="Mohammad Nayeem Hasan" w:date="2025-05-07T14:06:00Z" w16du:dateUtc="2025-05-07T08:06:00Z">
              <w:r w:rsidRPr="0079412E" w:rsidDel="004F1FCC">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552" w:author="Mohammad Nayeem Hasan" w:date="2025-05-07T14:56:00Z" w16du:dateUtc="2025-05-07T08:56:00Z">
              <w:tcPr>
                <w:tcW w:w="711" w:type="pct"/>
                <w:gridSpan w:val="2"/>
                <w:shd w:val="clear" w:color="auto" w:fill="auto"/>
                <w:noWrap/>
                <w:vAlign w:val="bottom"/>
                <w:hideMark/>
              </w:tcPr>
            </w:tcPrChange>
          </w:tcPr>
          <w:p w14:paraId="784F4F50"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553" w:author="Mohammad Nayeem Hasan" w:date="2025-05-07T14:56:00Z" w16du:dateUtc="2025-05-07T08:56:00Z">
              <w:tcPr>
                <w:tcW w:w="582" w:type="pct"/>
                <w:gridSpan w:val="2"/>
              </w:tcPr>
            </w:tcPrChange>
          </w:tcPr>
          <w:p w14:paraId="5B529604" w14:textId="0AF2F3D6" w:rsidR="00844561" w:rsidRPr="0079412E" w:rsidRDefault="00AA3800" w:rsidP="00844561">
            <w:pPr>
              <w:spacing w:after="0" w:line="240" w:lineRule="auto"/>
              <w:jc w:val="right"/>
              <w:rPr>
                <w:rFonts w:ascii="Times New Roman" w:hAnsi="Times New Roman" w:cs="Times New Roman"/>
                <w:color w:val="000000"/>
                <w:sz w:val="24"/>
                <w:szCs w:val="24"/>
              </w:rPr>
            </w:pPr>
            <w:ins w:id="554" w:author="Mohammad Nayeem Hasan" w:date="2025-05-07T14:32:00Z" w16du:dateUtc="2025-05-07T08:3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555" w:author="Mohammad Nayeem Hasan" w:date="2025-05-07T14:56:00Z" w16du:dateUtc="2025-05-07T08:56:00Z">
              <w:tcPr>
                <w:tcW w:w="430" w:type="pct"/>
                <w:gridSpan w:val="2"/>
                <w:shd w:val="clear" w:color="auto" w:fill="auto"/>
                <w:noWrap/>
                <w:vAlign w:val="bottom"/>
                <w:hideMark/>
              </w:tcPr>
            </w:tcPrChange>
          </w:tcPr>
          <w:p w14:paraId="15A298BE" w14:textId="7DC074ED"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798</w:t>
            </w:r>
          </w:p>
        </w:tc>
        <w:tc>
          <w:tcPr>
            <w:tcW w:w="334" w:type="pct"/>
            <w:shd w:val="clear" w:color="auto" w:fill="auto"/>
            <w:noWrap/>
            <w:vAlign w:val="bottom"/>
            <w:hideMark/>
            <w:tcPrChange w:id="556" w:author="Mohammad Nayeem Hasan" w:date="2025-05-07T14:56:00Z" w16du:dateUtc="2025-05-07T08:56:00Z">
              <w:tcPr>
                <w:tcW w:w="339" w:type="pct"/>
                <w:gridSpan w:val="2"/>
                <w:shd w:val="clear" w:color="auto" w:fill="auto"/>
                <w:noWrap/>
                <w:vAlign w:val="bottom"/>
                <w:hideMark/>
              </w:tcPr>
            </w:tcPrChange>
          </w:tcPr>
          <w:p w14:paraId="19CA5B10"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557" w:author="Mohammad Nayeem Hasan" w:date="2025-05-07T14:56:00Z" w16du:dateUtc="2025-05-07T08:56:00Z">
              <w:tcPr>
                <w:tcW w:w="409" w:type="pct"/>
                <w:gridSpan w:val="2"/>
                <w:shd w:val="clear" w:color="auto" w:fill="auto"/>
                <w:noWrap/>
                <w:vAlign w:val="bottom"/>
                <w:hideMark/>
              </w:tcPr>
            </w:tcPrChange>
          </w:tcPr>
          <w:p w14:paraId="0314247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6403.98</w:t>
            </w:r>
          </w:p>
        </w:tc>
        <w:tc>
          <w:tcPr>
            <w:tcW w:w="376" w:type="pct"/>
            <w:shd w:val="clear" w:color="auto" w:fill="auto"/>
            <w:noWrap/>
            <w:vAlign w:val="bottom"/>
            <w:hideMark/>
            <w:tcPrChange w:id="558" w:author="Mohammad Nayeem Hasan" w:date="2025-05-07T14:56:00Z" w16du:dateUtc="2025-05-07T08:56:00Z">
              <w:tcPr>
                <w:tcW w:w="446" w:type="pct"/>
                <w:gridSpan w:val="2"/>
                <w:shd w:val="clear" w:color="auto" w:fill="auto"/>
                <w:noWrap/>
                <w:vAlign w:val="bottom"/>
                <w:hideMark/>
              </w:tcPr>
            </w:tcPrChange>
          </w:tcPr>
          <w:p w14:paraId="36C7D72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559" w:author="Mohammad Nayeem Hasan" w:date="2025-05-07T14:56:00Z" w16du:dateUtc="2025-05-07T08:56:00Z">
              <w:tcPr>
                <w:tcW w:w="277" w:type="pct"/>
                <w:vAlign w:val="bottom"/>
              </w:tcPr>
            </w:tcPrChange>
          </w:tcPr>
          <w:p w14:paraId="2B95B88E"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3B93D837" w14:textId="77777777" w:rsidTr="00A81135">
        <w:trPr>
          <w:trHeight w:val="300"/>
          <w:trPrChange w:id="560" w:author="Mohammad Nayeem Hasan" w:date="2025-05-07T14:56:00Z" w16du:dateUtc="2025-05-07T08:56:00Z">
            <w:trPr>
              <w:gridAfter w:val="0"/>
              <w:trHeight w:val="300"/>
            </w:trPr>
          </w:trPrChange>
        </w:trPr>
        <w:tc>
          <w:tcPr>
            <w:tcW w:w="863" w:type="pct"/>
            <w:shd w:val="clear" w:color="auto" w:fill="auto"/>
            <w:noWrap/>
            <w:vAlign w:val="bottom"/>
            <w:hideMark/>
            <w:tcPrChange w:id="561" w:author="Mohammad Nayeem Hasan" w:date="2025-05-07T14:56:00Z" w16du:dateUtc="2025-05-07T08:56:00Z">
              <w:tcPr>
                <w:tcW w:w="875" w:type="pct"/>
                <w:shd w:val="clear" w:color="auto" w:fill="auto"/>
                <w:noWrap/>
                <w:vAlign w:val="bottom"/>
                <w:hideMark/>
              </w:tcPr>
            </w:tcPrChange>
          </w:tcPr>
          <w:p w14:paraId="0FA68998"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Guadeloupe</w:t>
            </w:r>
          </w:p>
        </w:tc>
        <w:tc>
          <w:tcPr>
            <w:tcW w:w="918" w:type="pct"/>
            <w:shd w:val="clear" w:color="auto" w:fill="auto"/>
            <w:noWrap/>
            <w:hideMark/>
            <w:tcPrChange w:id="562" w:author="Mohammad Nayeem Hasan" w:date="2025-05-07T14:56:00Z" w16du:dateUtc="2025-05-07T08:56:00Z">
              <w:tcPr>
                <w:tcW w:w="931" w:type="pct"/>
                <w:gridSpan w:val="2"/>
                <w:shd w:val="clear" w:color="auto" w:fill="auto"/>
                <w:noWrap/>
                <w:vAlign w:val="bottom"/>
                <w:hideMark/>
              </w:tcPr>
            </w:tcPrChange>
          </w:tcPr>
          <w:p w14:paraId="02F941B9" w14:textId="0FD1C724"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563" w:author="Mohammad Nayeem Hasan" w:date="2025-05-07T14:06:00Z" w16du:dateUtc="2025-05-07T08:06:00Z">
              <w:r w:rsidRPr="003B526C">
                <w:rPr>
                  <w:rFonts w:ascii="Times New Roman" w:hAnsi="Times New Roman" w:cs="Times New Roman"/>
                  <w:color w:val="000000"/>
                  <w:sz w:val="24"/>
                  <w:szCs w:val="24"/>
                </w:rPr>
                <w:t>America</w:t>
              </w:r>
            </w:ins>
            <w:del w:id="564" w:author="Mohammad Nayeem Hasan" w:date="2025-05-07T14:06:00Z" w16du:dateUtc="2025-05-07T08:06:00Z">
              <w:r w:rsidRPr="0079412E" w:rsidDel="004F1FCC">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565" w:author="Mohammad Nayeem Hasan" w:date="2025-05-07T14:56:00Z" w16du:dateUtc="2025-05-07T08:56:00Z">
              <w:tcPr>
                <w:tcW w:w="711" w:type="pct"/>
                <w:gridSpan w:val="2"/>
                <w:shd w:val="clear" w:color="auto" w:fill="auto"/>
                <w:noWrap/>
                <w:vAlign w:val="bottom"/>
                <w:hideMark/>
              </w:tcPr>
            </w:tcPrChange>
          </w:tcPr>
          <w:p w14:paraId="2F5AFDD8"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566" w:author="Mohammad Nayeem Hasan" w:date="2025-05-07T14:56:00Z" w16du:dateUtc="2025-05-07T08:56:00Z">
              <w:tcPr>
                <w:tcW w:w="582" w:type="pct"/>
                <w:gridSpan w:val="2"/>
              </w:tcPr>
            </w:tcPrChange>
          </w:tcPr>
          <w:p w14:paraId="0AA5BABC" w14:textId="3689DD98" w:rsidR="00844561" w:rsidRPr="0079412E" w:rsidRDefault="00AA3800" w:rsidP="00844561">
            <w:pPr>
              <w:spacing w:after="0" w:line="240" w:lineRule="auto"/>
              <w:jc w:val="right"/>
              <w:rPr>
                <w:rFonts w:ascii="Times New Roman" w:hAnsi="Times New Roman" w:cs="Times New Roman"/>
                <w:color w:val="000000"/>
                <w:sz w:val="24"/>
                <w:szCs w:val="24"/>
              </w:rPr>
            </w:pPr>
            <w:ins w:id="567" w:author="Mohammad Nayeem Hasan" w:date="2025-05-07T14:32:00Z" w16du:dateUtc="2025-05-07T08:3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568" w:author="Mohammad Nayeem Hasan" w:date="2025-05-07T14:56:00Z" w16du:dateUtc="2025-05-07T08:56:00Z">
              <w:tcPr>
                <w:tcW w:w="430" w:type="pct"/>
                <w:gridSpan w:val="2"/>
                <w:shd w:val="clear" w:color="auto" w:fill="auto"/>
                <w:noWrap/>
                <w:vAlign w:val="bottom"/>
                <w:hideMark/>
              </w:tcPr>
            </w:tcPrChange>
          </w:tcPr>
          <w:p w14:paraId="50C924AE" w14:textId="4F47A585"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11025</w:t>
            </w:r>
          </w:p>
        </w:tc>
        <w:tc>
          <w:tcPr>
            <w:tcW w:w="334" w:type="pct"/>
            <w:shd w:val="clear" w:color="auto" w:fill="auto"/>
            <w:noWrap/>
            <w:vAlign w:val="bottom"/>
            <w:hideMark/>
            <w:tcPrChange w:id="569" w:author="Mohammad Nayeem Hasan" w:date="2025-05-07T14:56:00Z" w16du:dateUtc="2025-05-07T08:56:00Z">
              <w:tcPr>
                <w:tcW w:w="339" w:type="pct"/>
                <w:gridSpan w:val="2"/>
                <w:shd w:val="clear" w:color="auto" w:fill="auto"/>
                <w:noWrap/>
                <w:vAlign w:val="bottom"/>
                <w:hideMark/>
              </w:tcPr>
            </w:tcPrChange>
          </w:tcPr>
          <w:p w14:paraId="4F91168E"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570" w:author="Mohammad Nayeem Hasan" w:date="2025-05-07T14:56:00Z" w16du:dateUtc="2025-05-07T08:56:00Z">
              <w:tcPr>
                <w:tcW w:w="409" w:type="pct"/>
                <w:gridSpan w:val="2"/>
                <w:shd w:val="clear" w:color="auto" w:fill="auto"/>
                <w:noWrap/>
                <w:vAlign w:val="bottom"/>
                <w:hideMark/>
              </w:tcPr>
            </w:tcPrChange>
          </w:tcPr>
          <w:p w14:paraId="0C1B1C4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27837.32</w:t>
            </w:r>
          </w:p>
        </w:tc>
        <w:tc>
          <w:tcPr>
            <w:tcW w:w="376" w:type="pct"/>
            <w:shd w:val="clear" w:color="auto" w:fill="auto"/>
            <w:noWrap/>
            <w:vAlign w:val="bottom"/>
            <w:hideMark/>
            <w:tcPrChange w:id="571" w:author="Mohammad Nayeem Hasan" w:date="2025-05-07T14:56:00Z" w16du:dateUtc="2025-05-07T08:56:00Z">
              <w:tcPr>
                <w:tcW w:w="446" w:type="pct"/>
                <w:gridSpan w:val="2"/>
                <w:shd w:val="clear" w:color="auto" w:fill="auto"/>
                <w:noWrap/>
                <w:vAlign w:val="bottom"/>
                <w:hideMark/>
              </w:tcPr>
            </w:tcPrChange>
          </w:tcPr>
          <w:p w14:paraId="0718AFB4"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572" w:author="Mohammad Nayeem Hasan" w:date="2025-05-07T14:56:00Z" w16du:dateUtc="2025-05-07T08:56:00Z">
              <w:tcPr>
                <w:tcW w:w="277" w:type="pct"/>
                <w:vAlign w:val="bottom"/>
              </w:tcPr>
            </w:tcPrChange>
          </w:tcPr>
          <w:p w14:paraId="5919530C"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30C746DA" w14:textId="77777777" w:rsidTr="00A81135">
        <w:trPr>
          <w:trHeight w:val="300"/>
          <w:trPrChange w:id="573" w:author="Mohammad Nayeem Hasan" w:date="2025-05-07T14:56:00Z" w16du:dateUtc="2025-05-07T08:56:00Z">
            <w:trPr>
              <w:gridAfter w:val="0"/>
              <w:trHeight w:val="300"/>
            </w:trPr>
          </w:trPrChange>
        </w:trPr>
        <w:tc>
          <w:tcPr>
            <w:tcW w:w="863" w:type="pct"/>
            <w:shd w:val="clear" w:color="auto" w:fill="auto"/>
            <w:noWrap/>
            <w:vAlign w:val="bottom"/>
            <w:hideMark/>
            <w:tcPrChange w:id="574" w:author="Mohammad Nayeem Hasan" w:date="2025-05-07T14:56:00Z" w16du:dateUtc="2025-05-07T08:56:00Z">
              <w:tcPr>
                <w:tcW w:w="875" w:type="pct"/>
                <w:shd w:val="clear" w:color="auto" w:fill="auto"/>
                <w:noWrap/>
                <w:vAlign w:val="bottom"/>
                <w:hideMark/>
              </w:tcPr>
            </w:tcPrChange>
          </w:tcPr>
          <w:p w14:paraId="31DA7C31"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Guatemala</w:t>
            </w:r>
          </w:p>
        </w:tc>
        <w:tc>
          <w:tcPr>
            <w:tcW w:w="918" w:type="pct"/>
            <w:shd w:val="clear" w:color="auto" w:fill="auto"/>
            <w:noWrap/>
            <w:hideMark/>
            <w:tcPrChange w:id="575" w:author="Mohammad Nayeem Hasan" w:date="2025-05-07T14:56:00Z" w16du:dateUtc="2025-05-07T08:56:00Z">
              <w:tcPr>
                <w:tcW w:w="931" w:type="pct"/>
                <w:gridSpan w:val="2"/>
                <w:shd w:val="clear" w:color="auto" w:fill="auto"/>
                <w:noWrap/>
                <w:vAlign w:val="bottom"/>
                <w:hideMark/>
              </w:tcPr>
            </w:tcPrChange>
          </w:tcPr>
          <w:p w14:paraId="25DB1ED9" w14:textId="647AB50A"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576" w:author="Mohammad Nayeem Hasan" w:date="2025-05-07T14:06:00Z" w16du:dateUtc="2025-05-07T08:06:00Z">
              <w:r w:rsidRPr="003B526C">
                <w:rPr>
                  <w:rFonts w:ascii="Times New Roman" w:hAnsi="Times New Roman" w:cs="Times New Roman"/>
                  <w:color w:val="000000"/>
                  <w:sz w:val="24"/>
                  <w:szCs w:val="24"/>
                </w:rPr>
                <w:t>America</w:t>
              </w:r>
            </w:ins>
            <w:del w:id="577" w:author="Mohammad Nayeem Hasan" w:date="2025-05-07T14:06:00Z" w16du:dateUtc="2025-05-07T08:06:00Z">
              <w:r w:rsidRPr="0079412E" w:rsidDel="004F1FCC">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578" w:author="Mohammad Nayeem Hasan" w:date="2025-05-07T14:56:00Z" w16du:dateUtc="2025-05-07T08:56:00Z">
              <w:tcPr>
                <w:tcW w:w="711" w:type="pct"/>
                <w:gridSpan w:val="2"/>
                <w:shd w:val="clear" w:color="auto" w:fill="auto"/>
                <w:noWrap/>
                <w:vAlign w:val="bottom"/>
                <w:hideMark/>
              </w:tcPr>
            </w:tcPrChange>
          </w:tcPr>
          <w:p w14:paraId="623B2367"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579" w:author="Mohammad Nayeem Hasan" w:date="2025-05-07T14:56:00Z" w16du:dateUtc="2025-05-07T08:56:00Z">
              <w:tcPr>
                <w:tcW w:w="582" w:type="pct"/>
                <w:gridSpan w:val="2"/>
              </w:tcPr>
            </w:tcPrChange>
          </w:tcPr>
          <w:p w14:paraId="03513B1B" w14:textId="56C0F7BF" w:rsidR="00844561" w:rsidRPr="0079412E" w:rsidRDefault="00AA3800" w:rsidP="00844561">
            <w:pPr>
              <w:spacing w:after="0" w:line="240" w:lineRule="auto"/>
              <w:jc w:val="right"/>
              <w:rPr>
                <w:rFonts w:ascii="Times New Roman" w:hAnsi="Times New Roman" w:cs="Times New Roman"/>
                <w:color w:val="000000"/>
                <w:sz w:val="24"/>
                <w:szCs w:val="24"/>
              </w:rPr>
            </w:pPr>
            <w:ins w:id="580" w:author="Mohammad Nayeem Hasan" w:date="2025-05-07T14:32:00Z" w16du:dateUtc="2025-05-07T08:3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581" w:author="Mohammad Nayeem Hasan" w:date="2025-05-07T14:56:00Z" w16du:dateUtc="2025-05-07T08:56:00Z">
              <w:tcPr>
                <w:tcW w:w="430" w:type="pct"/>
                <w:gridSpan w:val="2"/>
                <w:shd w:val="clear" w:color="auto" w:fill="auto"/>
                <w:noWrap/>
                <w:vAlign w:val="bottom"/>
                <w:hideMark/>
              </w:tcPr>
            </w:tcPrChange>
          </w:tcPr>
          <w:p w14:paraId="11CA0594" w14:textId="454BADA4"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188585</w:t>
            </w:r>
          </w:p>
        </w:tc>
        <w:tc>
          <w:tcPr>
            <w:tcW w:w="334" w:type="pct"/>
            <w:shd w:val="clear" w:color="auto" w:fill="auto"/>
            <w:noWrap/>
            <w:vAlign w:val="bottom"/>
            <w:hideMark/>
            <w:tcPrChange w:id="582" w:author="Mohammad Nayeem Hasan" w:date="2025-05-07T14:56:00Z" w16du:dateUtc="2025-05-07T08:56:00Z">
              <w:tcPr>
                <w:tcW w:w="339" w:type="pct"/>
                <w:gridSpan w:val="2"/>
                <w:shd w:val="clear" w:color="auto" w:fill="auto"/>
                <w:noWrap/>
                <w:vAlign w:val="bottom"/>
                <w:hideMark/>
              </w:tcPr>
            </w:tcPrChange>
          </w:tcPr>
          <w:p w14:paraId="0E44CC7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188</w:t>
            </w:r>
          </w:p>
        </w:tc>
        <w:tc>
          <w:tcPr>
            <w:tcW w:w="466" w:type="pct"/>
            <w:shd w:val="clear" w:color="auto" w:fill="auto"/>
            <w:noWrap/>
            <w:vAlign w:val="bottom"/>
            <w:hideMark/>
            <w:tcPrChange w:id="583" w:author="Mohammad Nayeem Hasan" w:date="2025-05-07T14:56:00Z" w16du:dateUtc="2025-05-07T08:56:00Z">
              <w:tcPr>
                <w:tcW w:w="409" w:type="pct"/>
                <w:gridSpan w:val="2"/>
                <w:shd w:val="clear" w:color="auto" w:fill="auto"/>
                <w:noWrap/>
                <w:vAlign w:val="bottom"/>
                <w:hideMark/>
              </w:tcPr>
            </w:tcPrChange>
          </w:tcPr>
          <w:p w14:paraId="0064D8E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10709.89</w:t>
            </w:r>
          </w:p>
        </w:tc>
        <w:tc>
          <w:tcPr>
            <w:tcW w:w="376" w:type="pct"/>
            <w:shd w:val="clear" w:color="auto" w:fill="auto"/>
            <w:noWrap/>
            <w:vAlign w:val="bottom"/>
            <w:hideMark/>
            <w:tcPrChange w:id="584" w:author="Mohammad Nayeem Hasan" w:date="2025-05-07T14:56:00Z" w16du:dateUtc="2025-05-07T08:56:00Z">
              <w:tcPr>
                <w:tcW w:w="446" w:type="pct"/>
                <w:gridSpan w:val="2"/>
                <w:shd w:val="clear" w:color="auto" w:fill="auto"/>
                <w:noWrap/>
                <w:vAlign w:val="bottom"/>
                <w:hideMark/>
              </w:tcPr>
            </w:tcPrChange>
          </w:tcPr>
          <w:p w14:paraId="37E30B49" w14:textId="2E04D121"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10.6</w:t>
            </w:r>
            <w:r>
              <w:rPr>
                <w:rFonts w:ascii="Times New Roman" w:hAnsi="Times New Roman" w:cs="Times New Roman"/>
                <w:color w:val="000000"/>
                <w:sz w:val="24"/>
                <w:szCs w:val="24"/>
              </w:rPr>
              <w:t>8</w:t>
            </w:r>
          </w:p>
        </w:tc>
        <w:tc>
          <w:tcPr>
            <w:tcW w:w="343" w:type="pct"/>
            <w:vAlign w:val="bottom"/>
            <w:tcPrChange w:id="585" w:author="Mohammad Nayeem Hasan" w:date="2025-05-07T14:56:00Z" w16du:dateUtc="2025-05-07T08:56:00Z">
              <w:tcPr>
                <w:tcW w:w="277" w:type="pct"/>
                <w:vAlign w:val="bottom"/>
              </w:tcPr>
            </w:tcPrChange>
          </w:tcPr>
          <w:p w14:paraId="1C34CDC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0.10</w:t>
            </w:r>
          </w:p>
        </w:tc>
      </w:tr>
      <w:tr w:rsidR="00F57067" w:rsidRPr="0079412E" w14:paraId="49C0D3F4" w14:textId="77777777" w:rsidTr="00A81135">
        <w:trPr>
          <w:trHeight w:val="300"/>
          <w:trPrChange w:id="586" w:author="Mohammad Nayeem Hasan" w:date="2025-05-07T14:56:00Z" w16du:dateUtc="2025-05-07T08:56:00Z">
            <w:trPr>
              <w:gridAfter w:val="0"/>
              <w:trHeight w:val="300"/>
            </w:trPr>
          </w:trPrChange>
        </w:trPr>
        <w:tc>
          <w:tcPr>
            <w:tcW w:w="863" w:type="pct"/>
            <w:shd w:val="clear" w:color="auto" w:fill="auto"/>
            <w:noWrap/>
            <w:vAlign w:val="bottom"/>
            <w:hideMark/>
            <w:tcPrChange w:id="587" w:author="Mohammad Nayeem Hasan" w:date="2025-05-07T14:56:00Z" w16du:dateUtc="2025-05-07T08:56:00Z">
              <w:tcPr>
                <w:tcW w:w="875" w:type="pct"/>
                <w:shd w:val="clear" w:color="auto" w:fill="auto"/>
                <w:noWrap/>
                <w:vAlign w:val="bottom"/>
                <w:hideMark/>
              </w:tcPr>
            </w:tcPrChange>
          </w:tcPr>
          <w:p w14:paraId="67F5E0D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Guinea</w:t>
            </w:r>
          </w:p>
        </w:tc>
        <w:tc>
          <w:tcPr>
            <w:tcW w:w="918" w:type="pct"/>
            <w:shd w:val="clear" w:color="auto" w:fill="auto"/>
            <w:noWrap/>
            <w:vAlign w:val="bottom"/>
            <w:hideMark/>
            <w:tcPrChange w:id="588" w:author="Mohammad Nayeem Hasan" w:date="2025-05-07T14:56:00Z" w16du:dateUtc="2025-05-07T08:56:00Z">
              <w:tcPr>
                <w:tcW w:w="931" w:type="pct"/>
                <w:gridSpan w:val="2"/>
                <w:shd w:val="clear" w:color="auto" w:fill="auto"/>
                <w:noWrap/>
                <w:vAlign w:val="bottom"/>
                <w:hideMark/>
              </w:tcPr>
            </w:tcPrChange>
          </w:tcPr>
          <w:p w14:paraId="5EBEF15E" w14:textId="591105CD"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589" w:author="Mohammad Nayeem Hasan" w:date="2025-05-07T13:53:00Z" w16du:dateUtc="2025-05-07T07:53: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590" w:author="Mohammad Nayeem Hasan" w:date="2025-05-07T13:53:00Z" w16du:dateUtc="2025-05-07T07:53:00Z">
              <w:r w:rsidRPr="0079412E" w:rsidDel="00625EA0">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591" w:author="Mohammad Nayeem Hasan" w:date="2025-05-07T14:56:00Z" w16du:dateUtc="2025-05-07T08:56:00Z">
              <w:tcPr>
                <w:tcW w:w="711" w:type="pct"/>
                <w:gridSpan w:val="2"/>
                <w:shd w:val="clear" w:color="auto" w:fill="auto"/>
                <w:noWrap/>
                <w:vAlign w:val="bottom"/>
                <w:hideMark/>
              </w:tcPr>
            </w:tcPrChange>
          </w:tcPr>
          <w:p w14:paraId="5E3E8082"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592" w:author="Mohammad Nayeem Hasan" w:date="2025-05-07T14:56:00Z" w16du:dateUtc="2025-05-07T08:56:00Z">
              <w:tcPr>
                <w:tcW w:w="582" w:type="pct"/>
                <w:gridSpan w:val="2"/>
              </w:tcPr>
            </w:tcPrChange>
          </w:tcPr>
          <w:p w14:paraId="2E7748A2" w14:textId="0BCE4BB7" w:rsidR="00F57067" w:rsidRPr="0079412E" w:rsidRDefault="00AA3800" w:rsidP="00F57067">
            <w:pPr>
              <w:spacing w:after="0" w:line="240" w:lineRule="auto"/>
              <w:jc w:val="right"/>
              <w:rPr>
                <w:rFonts w:ascii="Times New Roman" w:hAnsi="Times New Roman" w:cs="Times New Roman"/>
                <w:color w:val="000000"/>
                <w:sz w:val="24"/>
                <w:szCs w:val="24"/>
              </w:rPr>
            </w:pPr>
            <w:ins w:id="593" w:author="Mohammad Nayeem Hasan" w:date="2025-05-07T14:32:00Z" w16du:dateUtc="2025-05-07T08:3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594" w:author="Mohammad Nayeem Hasan" w:date="2025-05-07T14:56:00Z" w16du:dateUtc="2025-05-07T08:56:00Z">
              <w:tcPr>
                <w:tcW w:w="430" w:type="pct"/>
                <w:gridSpan w:val="2"/>
                <w:shd w:val="clear" w:color="auto" w:fill="auto"/>
                <w:noWrap/>
                <w:vAlign w:val="bottom"/>
                <w:hideMark/>
              </w:tcPr>
            </w:tcPrChange>
          </w:tcPr>
          <w:p w14:paraId="1ED4E182" w14:textId="01F4FC1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p>
        </w:tc>
        <w:tc>
          <w:tcPr>
            <w:tcW w:w="334" w:type="pct"/>
            <w:shd w:val="clear" w:color="auto" w:fill="auto"/>
            <w:noWrap/>
            <w:vAlign w:val="bottom"/>
            <w:hideMark/>
            <w:tcPrChange w:id="595" w:author="Mohammad Nayeem Hasan" w:date="2025-05-07T14:56:00Z" w16du:dateUtc="2025-05-07T08:56:00Z">
              <w:tcPr>
                <w:tcW w:w="339" w:type="pct"/>
                <w:gridSpan w:val="2"/>
                <w:shd w:val="clear" w:color="auto" w:fill="auto"/>
                <w:noWrap/>
                <w:vAlign w:val="bottom"/>
                <w:hideMark/>
              </w:tcPr>
            </w:tcPrChange>
          </w:tcPr>
          <w:p w14:paraId="67DBE961"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596" w:author="Mohammad Nayeem Hasan" w:date="2025-05-07T14:56:00Z" w16du:dateUtc="2025-05-07T08:56:00Z">
              <w:tcPr>
                <w:tcW w:w="409" w:type="pct"/>
                <w:gridSpan w:val="2"/>
                <w:shd w:val="clear" w:color="auto" w:fill="auto"/>
                <w:noWrap/>
                <w:vAlign w:val="bottom"/>
                <w:hideMark/>
              </w:tcPr>
            </w:tcPrChange>
          </w:tcPr>
          <w:p w14:paraId="7A950E11" w14:textId="1EF1096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w:t>
            </w:r>
            <w:r>
              <w:rPr>
                <w:rFonts w:ascii="Times New Roman" w:hAnsi="Times New Roman" w:cs="Times New Roman"/>
                <w:color w:val="000000"/>
                <w:sz w:val="24"/>
                <w:szCs w:val="24"/>
              </w:rPr>
              <w:t>5</w:t>
            </w:r>
          </w:p>
        </w:tc>
        <w:tc>
          <w:tcPr>
            <w:tcW w:w="376" w:type="pct"/>
            <w:shd w:val="clear" w:color="auto" w:fill="auto"/>
            <w:noWrap/>
            <w:vAlign w:val="bottom"/>
            <w:hideMark/>
            <w:tcPrChange w:id="597" w:author="Mohammad Nayeem Hasan" w:date="2025-05-07T14:56:00Z" w16du:dateUtc="2025-05-07T08:56:00Z">
              <w:tcPr>
                <w:tcW w:w="446" w:type="pct"/>
                <w:gridSpan w:val="2"/>
                <w:shd w:val="clear" w:color="auto" w:fill="auto"/>
                <w:noWrap/>
                <w:vAlign w:val="bottom"/>
                <w:hideMark/>
              </w:tcPr>
            </w:tcPrChange>
          </w:tcPr>
          <w:p w14:paraId="4349AE9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598" w:author="Mohammad Nayeem Hasan" w:date="2025-05-07T14:56:00Z" w16du:dateUtc="2025-05-07T08:56:00Z">
              <w:tcPr>
                <w:tcW w:w="277" w:type="pct"/>
                <w:vAlign w:val="bottom"/>
              </w:tcPr>
            </w:tcPrChange>
          </w:tcPr>
          <w:p w14:paraId="7CBBBFF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43AC72B1" w14:textId="77777777" w:rsidTr="00A81135">
        <w:trPr>
          <w:trHeight w:val="300"/>
          <w:trPrChange w:id="599" w:author="Mohammad Nayeem Hasan" w:date="2025-05-07T14:56:00Z" w16du:dateUtc="2025-05-07T08:56:00Z">
            <w:trPr>
              <w:gridAfter w:val="0"/>
              <w:trHeight w:val="300"/>
            </w:trPr>
          </w:trPrChange>
        </w:trPr>
        <w:tc>
          <w:tcPr>
            <w:tcW w:w="863" w:type="pct"/>
            <w:shd w:val="clear" w:color="auto" w:fill="auto"/>
            <w:noWrap/>
            <w:vAlign w:val="bottom"/>
            <w:hideMark/>
            <w:tcPrChange w:id="600" w:author="Mohammad Nayeem Hasan" w:date="2025-05-07T14:56:00Z" w16du:dateUtc="2025-05-07T08:56:00Z">
              <w:tcPr>
                <w:tcW w:w="875" w:type="pct"/>
                <w:shd w:val="clear" w:color="auto" w:fill="auto"/>
                <w:noWrap/>
                <w:vAlign w:val="bottom"/>
                <w:hideMark/>
              </w:tcPr>
            </w:tcPrChange>
          </w:tcPr>
          <w:p w14:paraId="0590147B"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Guyana</w:t>
            </w:r>
          </w:p>
        </w:tc>
        <w:tc>
          <w:tcPr>
            <w:tcW w:w="918" w:type="pct"/>
            <w:shd w:val="clear" w:color="auto" w:fill="auto"/>
            <w:noWrap/>
            <w:hideMark/>
            <w:tcPrChange w:id="601" w:author="Mohammad Nayeem Hasan" w:date="2025-05-07T14:56:00Z" w16du:dateUtc="2025-05-07T08:56:00Z">
              <w:tcPr>
                <w:tcW w:w="931" w:type="pct"/>
                <w:gridSpan w:val="2"/>
                <w:shd w:val="clear" w:color="auto" w:fill="auto"/>
                <w:noWrap/>
                <w:vAlign w:val="bottom"/>
                <w:hideMark/>
              </w:tcPr>
            </w:tcPrChange>
          </w:tcPr>
          <w:p w14:paraId="036E6830" w14:textId="00BDB112"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602" w:author="Mohammad Nayeem Hasan" w:date="2025-05-07T14:07:00Z" w16du:dateUtc="2025-05-07T08:07:00Z">
              <w:r w:rsidRPr="00ED3C5D">
                <w:rPr>
                  <w:rFonts w:ascii="Times New Roman" w:hAnsi="Times New Roman" w:cs="Times New Roman"/>
                  <w:color w:val="000000"/>
                  <w:sz w:val="24"/>
                  <w:szCs w:val="24"/>
                </w:rPr>
                <w:t>America</w:t>
              </w:r>
            </w:ins>
            <w:del w:id="603" w:author="Mohammad Nayeem Hasan" w:date="2025-05-07T14:07:00Z" w16du:dateUtc="2025-05-07T08:07:00Z">
              <w:r w:rsidRPr="0079412E" w:rsidDel="00373716">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604" w:author="Mohammad Nayeem Hasan" w:date="2025-05-07T14:56:00Z" w16du:dateUtc="2025-05-07T08:56:00Z">
              <w:tcPr>
                <w:tcW w:w="711" w:type="pct"/>
                <w:gridSpan w:val="2"/>
                <w:shd w:val="clear" w:color="auto" w:fill="auto"/>
                <w:noWrap/>
                <w:vAlign w:val="bottom"/>
                <w:hideMark/>
              </w:tcPr>
            </w:tcPrChange>
          </w:tcPr>
          <w:p w14:paraId="3D9FA113"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605" w:author="Mohammad Nayeem Hasan" w:date="2025-05-07T14:56:00Z" w16du:dateUtc="2025-05-07T08:56:00Z">
              <w:tcPr>
                <w:tcW w:w="582" w:type="pct"/>
                <w:gridSpan w:val="2"/>
              </w:tcPr>
            </w:tcPrChange>
          </w:tcPr>
          <w:p w14:paraId="3A0D02F5" w14:textId="69E9F21B" w:rsidR="00844561" w:rsidRPr="0079412E" w:rsidRDefault="00AA3800" w:rsidP="00844561">
            <w:pPr>
              <w:spacing w:after="0" w:line="240" w:lineRule="auto"/>
              <w:jc w:val="right"/>
              <w:rPr>
                <w:rFonts w:ascii="Times New Roman" w:hAnsi="Times New Roman" w:cs="Times New Roman"/>
                <w:color w:val="000000"/>
                <w:sz w:val="24"/>
                <w:szCs w:val="24"/>
              </w:rPr>
            </w:pPr>
            <w:ins w:id="606" w:author="Mohammad Nayeem Hasan" w:date="2025-05-07T14:32:00Z" w16du:dateUtc="2025-05-07T08:3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607" w:author="Mohammad Nayeem Hasan" w:date="2025-05-07T14:56:00Z" w16du:dateUtc="2025-05-07T08:56:00Z">
              <w:tcPr>
                <w:tcW w:w="430" w:type="pct"/>
                <w:gridSpan w:val="2"/>
                <w:shd w:val="clear" w:color="auto" w:fill="auto"/>
                <w:noWrap/>
                <w:vAlign w:val="bottom"/>
                <w:hideMark/>
              </w:tcPr>
            </w:tcPrChange>
          </w:tcPr>
          <w:p w14:paraId="2FF3331D" w14:textId="3277095A"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w:t>
            </w:r>
            <w:ins w:id="608" w:author="Mohammad Nayeem Hasan" w:date="2025-05-07T21:54:00Z" w16du:dateUtc="2025-05-07T15:54:00Z">
              <w:r w:rsidR="00D616A4">
                <w:rPr>
                  <w:rFonts w:ascii="Times New Roman" w:hAnsi="Times New Roman" w:cs="Times New Roman"/>
                  <w:color w:val="000000"/>
                  <w:sz w:val="24"/>
                  <w:szCs w:val="24"/>
                </w:rPr>
                <w:t>5839</w:t>
              </w:r>
            </w:ins>
            <w:del w:id="609" w:author="Mohammad Nayeem Hasan" w:date="2025-05-07T21:54:00Z" w16du:dateUtc="2025-05-07T15:54:00Z">
              <w:r w:rsidRPr="0079412E" w:rsidDel="00D616A4">
                <w:rPr>
                  <w:rFonts w:ascii="Times New Roman" w:hAnsi="Times New Roman" w:cs="Times New Roman"/>
                  <w:color w:val="000000"/>
                  <w:sz w:val="24"/>
                  <w:szCs w:val="24"/>
                </w:rPr>
                <w:delText>4028</w:delText>
              </w:r>
            </w:del>
          </w:p>
        </w:tc>
        <w:tc>
          <w:tcPr>
            <w:tcW w:w="334" w:type="pct"/>
            <w:shd w:val="clear" w:color="auto" w:fill="auto"/>
            <w:noWrap/>
            <w:vAlign w:val="bottom"/>
            <w:hideMark/>
            <w:tcPrChange w:id="610" w:author="Mohammad Nayeem Hasan" w:date="2025-05-07T14:56:00Z" w16du:dateUtc="2025-05-07T08:56:00Z">
              <w:tcPr>
                <w:tcW w:w="339" w:type="pct"/>
                <w:gridSpan w:val="2"/>
                <w:shd w:val="clear" w:color="auto" w:fill="auto"/>
                <w:noWrap/>
                <w:vAlign w:val="bottom"/>
                <w:hideMark/>
              </w:tcPr>
            </w:tcPrChange>
          </w:tcPr>
          <w:p w14:paraId="1FFCB7E1"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w:t>
            </w:r>
          </w:p>
        </w:tc>
        <w:tc>
          <w:tcPr>
            <w:tcW w:w="466" w:type="pct"/>
            <w:shd w:val="clear" w:color="auto" w:fill="auto"/>
            <w:noWrap/>
            <w:vAlign w:val="bottom"/>
            <w:hideMark/>
            <w:tcPrChange w:id="611" w:author="Mohammad Nayeem Hasan" w:date="2025-05-07T14:56:00Z" w16du:dateUtc="2025-05-07T08:56:00Z">
              <w:tcPr>
                <w:tcW w:w="409" w:type="pct"/>
                <w:gridSpan w:val="2"/>
                <w:shd w:val="clear" w:color="auto" w:fill="auto"/>
                <w:noWrap/>
                <w:vAlign w:val="bottom"/>
                <w:hideMark/>
              </w:tcPr>
            </w:tcPrChange>
          </w:tcPr>
          <w:p w14:paraId="3D26EC22" w14:textId="3CD83502"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w:t>
            </w:r>
            <w:ins w:id="612" w:author="Mohammad Nayeem Hasan" w:date="2025-05-07T21:54:00Z" w16du:dateUtc="2025-05-07T15:54:00Z">
              <w:r w:rsidR="00D616A4">
                <w:rPr>
                  <w:rFonts w:ascii="Times New Roman" w:hAnsi="Times New Roman" w:cs="Times New Roman"/>
                  <w:color w:val="000000"/>
                  <w:sz w:val="24"/>
                  <w:szCs w:val="24"/>
                </w:rPr>
                <w:t>6973.50</w:t>
              </w:r>
            </w:ins>
            <w:del w:id="613" w:author="Mohammad Nayeem Hasan" w:date="2025-05-07T21:54:00Z" w16du:dateUtc="2025-05-07T15:54:00Z">
              <w:r w:rsidRPr="0079412E" w:rsidDel="00D616A4">
                <w:rPr>
                  <w:rFonts w:ascii="Times New Roman" w:hAnsi="Times New Roman" w:cs="Times New Roman"/>
                  <w:color w:val="000000"/>
                  <w:sz w:val="24"/>
                  <w:szCs w:val="24"/>
                </w:rPr>
                <w:delText>4722.6</w:delText>
              </w:r>
              <w:r w:rsidDel="00D616A4">
                <w:rPr>
                  <w:rFonts w:ascii="Times New Roman" w:hAnsi="Times New Roman" w:cs="Times New Roman"/>
                  <w:color w:val="000000"/>
                  <w:sz w:val="24"/>
                  <w:szCs w:val="24"/>
                </w:rPr>
                <w:delText>0</w:delText>
              </w:r>
            </w:del>
          </w:p>
        </w:tc>
        <w:tc>
          <w:tcPr>
            <w:tcW w:w="376" w:type="pct"/>
            <w:shd w:val="clear" w:color="auto" w:fill="auto"/>
            <w:noWrap/>
            <w:vAlign w:val="bottom"/>
            <w:hideMark/>
            <w:tcPrChange w:id="614" w:author="Mohammad Nayeem Hasan" w:date="2025-05-07T14:56:00Z" w16du:dateUtc="2025-05-07T08:56:00Z">
              <w:tcPr>
                <w:tcW w:w="446" w:type="pct"/>
                <w:gridSpan w:val="2"/>
                <w:shd w:val="clear" w:color="auto" w:fill="auto"/>
                <w:noWrap/>
                <w:vAlign w:val="bottom"/>
                <w:hideMark/>
              </w:tcPr>
            </w:tcPrChange>
          </w:tcPr>
          <w:p w14:paraId="193DB370" w14:textId="3C796772"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9.94</w:t>
            </w:r>
          </w:p>
        </w:tc>
        <w:tc>
          <w:tcPr>
            <w:tcW w:w="343" w:type="pct"/>
            <w:vAlign w:val="bottom"/>
            <w:tcPrChange w:id="615" w:author="Mohammad Nayeem Hasan" w:date="2025-05-07T14:56:00Z" w16du:dateUtc="2025-05-07T08:56:00Z">
              <w:tcPr>
                <w:tcW w:w="277" w:type="pct"/>
                <w:vAlign w:val="bottom"/>
              </w:tcPr>
            </w:tcPrChange>
          </w:tcPr>
          <w:p w14:paraId="6F19966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0.02</w:t>
            </w:r>
          </w:p>
        </w:tc>
      </w:tr>
      <w:tr w:rsidR="00844561" w:rsidRPr="0079412E" w14:paraId="7106EFAE" w14:textId="77777777" w:rsidTr="00A81135">
        <w:trPr>
          <w:trHeight w:val="300"/>
          <w:trPrChange w:id="616" w:author="Mohammad Nayeem Hasan" w:date="2025-05-07T14:56:00Z" w16du:dateUtc="2025-05-07T08:56:00Z">
            <w:trPr>
              <w:gridAfter w:val="0"/>
              <w:trHeight w:val="300"/>
            </w:trPr>
          </w:trPrChange>
        </w:trPr>
        <w:tc>
          <w:tcPr>
            <w:tcW w:w="863" w:type="pct"/>
            <w:shd w:val="clear" w:color="auto" w:fill="auto"/>
            <w:noWrap/>
            <w:vAlign w:val="bottom"/>
            <w:hideMark/>
            <w:tcPrChange w:id="617" w:author="Mohammad Nayeem Hasan" w:date="2025-05-07T14:56:00Z" w16du:dateUtc="2025-05-07T08:56:00Z">
              <w:tcPr>
                <w:tcW w:w="875" w:type="pct"/>
                <w:shd w:val="clear" w:color="auto" w:fill="auto"/>
                <w:noWrap/>
                <w:vAlign w:val="bottom"/>
                <w:hideMark/>
              </w:tcPr>
            </w:tcPrChange>
          </w:tcPr>
          <w:p w14:paraId="49B8D8D3"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Honduras</w:t>
            </w:r>
          </w:p>
        </w:tc>
        <w:tc>
          <w:tcPr>
            <w:tcW w:w="918" w:type="pct"/>
            <w:shd w:val="clear" w:color="auto" w:fill="auto"/>
            <w:noWrap/>
            <w:hideMark/>
            <w:tcPrChange w:id="618" w:author="Mohammad Nayeem Hasan" w:date="2025-05-07T14:56:00Z" w16du:dateUtc="2025-05-07T08:56:00Z">
              <w:tcPr>
                <w:tcW w:w="931" w:type="pct"/>
                <w:gridSpan w:val="2"/>
                <w:shd w:val="clear" w:color="auto" w:fill="auto"/>
                <w:noWrap/>
                <w:vAlign w:val="bottom"/>
                <w:hideMark/>
              </w:tcPr>
            </w:tcPrChange>
          </w:tcPr>
          <w:p w14:paraId="5362FF67" w14:textId="67835C5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619" w:author="Mohammad Nayeem Hasan" w:date="2025-05-07T14:07:00Z" w16du:dateUtc="2025-05-07T08:07:00Z">
              <w:r w:rsidRPr="00ED3C5D">
                <w:rPr>
                  <w:rFonts w:ascii="Times New Roman" w:hAnsi="Times New Roman" w:cs="Times New Roman"/>
                  <w:color w:val="000000"/>
                  <w:sz w:val="24"/>
                  <w:szCs w:val="24"/>
                </w:rPr>
                <w:t>America</w:t>
              </w:r>
            </w:ins>
            <w:del w:id="620" w:author="Mohammad Nayeem Hasan" w:date="2025-05-07T14:07:00Z" w16du:dateUtc="2025-05-07T08:07:00Z">
              <w:r w:rsidRPr="0079412E" w:rsidDel="00373716">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621" w:author="Mohammad Nayeem Hasan" w:date="2025-05-07T14:56:00Z" w16du:dateUtc="2025-05-07T08:56:00Z">
              <w:tcPr>
                <w:tcW w:w="711" w:type="pct"/>
                <w:gridSpan w:val="2"/>
                <w:shd w:val="clear" w:color="auto" w:fill="auto"/>
                <w:noWrap/>
                <w:vAlign w:val="bottom"/>
                <w:hideMark/>
              </w:tcPr>
            </w:tcPrChange>
          </w:tcPr>
          <w:p w14:paraId="17ECE9B6"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622" w:author="Mohammad Nayeem Hasan" w:date="2025-05-07T14:56:00Z" w16du:dateUtc="2025-05-07T08:56:00Z">
              <w:tcPr>
                <w:tcW w:w="582" w:type="pct"/>
                <w:gridSpan w:val="2"/>
              </w:tcPr>
            </w:tcPrChange>
          </w:tcPr>
          <w:p w14:paraId="3FD076A7" w14:textId="4FABF1AE" w:rsidR="00844561" w:rsidRPr="0079412E" w:rsidRDefault="00AA3800" w:rsidP="00844561">
            <w:pPr>
              <w:spacing w:after="0" w:line="240" w:lineRule="auto"/>
              <w:jc w:val="right"/>
              <w:rPr>
                <w:rFonts w:ascii="Times New Roman" w:hAnsi="Times New Roman" w:cs="Times New Roman"/>
                <w:color w:val="000000"/>
                <w:sz w:val="24"/>
                <w:szCs w:val="24"/>
              </w:rPr>
            </w:pPr>
            <w:ins w:id="623" w:author="Mohammad Nayeem Hasan" w:date="2025-05-07T14:32:00Z" w16du:dateUtc="2025-05-07T08:3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624" w:author="Mohammad Nayeem Hasan" w:date="2025-05-07T14:56:00Z" w16du:dateUtc="2025-05-07T08:56:00Z">
              <w:tcPr>
                <w:tcW w:w="430" w:type="pct"/>
                <w:gridSpan w:val="2"/>
                <w:shd w:val="clear" w:color="auto" w:fill="auto"/>
                <w:noWrap/>
                <w:vAlign w:val="bottom"/>
                <w:hideMark/>
              </w:tcPr>
            </w:tcPrChange>
          </w:tcPr>
          <w:p w14:paraId="76CEB60B" w14:textId="49CC5B1E"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177209</w:t>
            </w:r>
          </w:p>
        </w:tc>
        <w:tc>
          <w:tcPr>
            <w:tcW w:w="334" w:type="pct"/>
            <w:shd w:val="clear" w:color="auto" w:fill="auto"/>
            <w:noWrap/>
            <w:vAlign w:val="bottom"/>
            <w:hideMark/>
            <w:tcPrChange w:id="625" w:author="Mohammad Nayeem Hasan" w:date="2025-05-07T14:56:00Z" w16du:dateUtc="2025-05-07T08:56:00Z">
              <w:tcPr>
                <w:tcW w:w="339" w:type="pct"/>
                <w:gridSpan w:val="2"/>
                <w:shd w:val="clear" w:color="auto" w:fill="auto"/>
                <w:noWrap/>
                <w:vAlign w:val="bottom"/>
                <w:hideMark/>
              </w:tcPr>
            </w:tcPrChange>
          </w:tcPr>
          <w:p w14:paraId="732AB66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160</w:t>
            </w:r>
          </w:p>
        </w:tc>
        <w:tc>
          <w:tcPr>
            <w:tcW w:w="466" w:type="pct"/>
            <w:shd w:val="clear" w:color="auto" w:fill="auto"/>
            <w:noWrap/>
            <w:vAlign w:val="bottom"/>
            <w:hideMark/>
            <w:tcPrChange w:id="626" w:author="Mohammad Nayeem Hasan" w:date="2025-05-07T14:56:00Z" w16du:dateUtc="2025-05-07T08:56:00Z">
              <w:tcPr>
                <w:tcW w:w="409" w:type="pct"/>
                <w:gridSpan w:val="2"/>
                <w:shd w:val="clear" w:color="auto" w:fill="auto"/>
                <w:noWrap/>
                <w:vAlign w:val="bottom"/>
                <w:hideMark/>
              </w:tcPr>
            </w:tcPrChange>
          </w:tcPr>
          <w:p w14:paraId="48A4C212"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17241.01</w:t>
            </w:r>
          </w:p>
        </w:tc>
        <w:tc>
          <w:tcPr>
            <w:tcW w:w="376" w:type="pct"/>
            <w:shd w:val="clear" w:color="auto" w:fill="auto"/>
            <w:noWrap/>
            <w:vAlign w:val="bottom"/>
            <w:hideMark/>
            <w:tcPrChange w:id="627" w:author="Mohammad Nayeem Hasan" w:date="2025-05-07T14:56:00Z" w16du:dateUtc="2025-05-07T08:56:00Z">
              <w:tcPr>
                <w:tcW w:w="446" w:type="pct"/>
                <w:gridSpan w:val="2"/>
                <w:shd w:val="clear" w:color="auto" w:fill="auto"/>
                <w:noWrap/>
                <w:vAlign w:val="bottom"/>
                <w:hideMark/>
              </w:tcPr>
            </w:tcPrChange>
          </w:tcPr>
          <w:p w14:paraId="73B603FA" w14:textId="60A969D0"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15.5</w:t>
            </w:r>
            <w:r>
              <w:rPr>
                <w:rFonts w:ascii="Times New Roman" w:hAnsi="Times New Roman" w:cs="Times New Roman"/>
                <w:color w:val="000000"/>
                <w:sz w:val="24"/>
                <w:szCs w:val="24"/>
              </w:rPr>
              <w:t>7</w:t>
            </w:r>
          </w:p>
        </w:tc>
        <w:tc>
          <w:tcPr>
            <w:tcW w:w="343" w:type="pct"/>
            <w:vAlign w:val="bottom"/>
            <w:tcPrChange w:id="628" w:author="Mohammad Nayeem Hasan" w:date="2025-05-07T14:56:00Z" w16du:dateUtc="2025-05-07T08:56:00Z">
              <w:tcPr>
                <w:tcW w:w="277" w:type="pct"/>
                <w:vAlign w:val="bottom"/>
              </w:tcPr>
            </w:tcPrChange>
          </w:tcPr>
          <w:p w14:paraId="28C38D0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0.09</w:t>
            </w:r>
          </w:p>
        </w:tc>
      </w:tr>
      <w:tr w:rsidR="00F57067" w:rsidRPr="0079412E" w14:paraId="07E24DE2" w14:textId="77777777" w:rsidTr="00A81135">
        <w:trPr>
          <w:trHeight w:val="300"/>
          <w:trPrChange w:id="629" w:author="Mohammad Nayeem Hasan" w:date="2025-05-07T14:56:00Z" w16du:dateUtc="2025-05-07T08:56:00Z">
            <w:trPr>
              <w:gridAfter w:val="0"/>
              <w:trHeight w:val="300"/>
            </w:trPr>
          </w:trPrChange>
        </w:trPr>
        <w:tc>
          <w:tcPr>
            <w:tcW w:w="863" w:type="pct"/>
            <w:shd w:val="clear" w:color="auto" w:fill="auto"/>
            <w:noWrap/>
            <w:vAlign w:val="bottom"/>
            <w:hideMark/>
            <w:tcPrChange w:id="630" w:author="Mohammad Nayeem Hasan" w:date="2025-05-07T14:56:00Z" w16du:dateUtc="2025-05-07T08:56:00Z">
              <w:tcPr>
                <w:tcW w:w="875" w:type="pct"/>
                <w:shd w:val="clear" w:color="auto" w:fill="auto"/>
                <w:noWrap/>
                <w:vAlign w:val="bottom"/>
                <w:hideMark/>
              </w:tcPr>
            </w:tcPrChange>
          </w:tcPr>
          <w:p w14:paraId="3225DCC0"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India</w:t>
            </w:r>
          </w:p>
        </w:tc>
        <w:tc>
          <w:tcPr>
            <w:tcW w:w="918" w:type="pct"/>
            <w:shd w:val="clear" w:color="auto" w:fill="auto"/>
            <w:noWrap/>
            <w:vAlign w:val="bottom"/>
            <w:hideMark/>
            <w:tcPrChange w:id="631" w:author="Mohammad Nayeem Hasan" w:date="2025-05-07T14:56:00Z" w16du:dateUtc="2025-05-07T08:56:00Z">
              <w:tcPr>
                <w:tcW w:w="931" w:type="pct"/>
                <w:gridSpan w:val="2"/>
                <w:shd w:val="clear" w:color="auto" w:fill="auto"/>
                <w:noWrap/>
                <w:vAlign w:val="bottom"/>
                <w:hideMark/>
              </w:tcPr>
            </w:tcPrChange>
          </w:tcPr>
          <w:p w14:paraId="71927303" w14:textId="3816618B"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632" w:author="Mohammad Nayeem Hasan" w:date="2025-05-07T14:12:00Z" w16du:dateUtc="2025-05-07T08:12:00Z">
              <w:r w:rsidRPr="0079412E">
                <w:rPr>
                  <w:rFonts w:ascii="Times New Roman" w:hAnsi="Times New Roman" w:cs="Times New Roman"/>
                  <w:color w:val="000000"/>
                  <w:sz w:val="24"/>
                  <w:szCs w:val="24"/>
                </w:rPr>
                <w:t>South-East Asia</w:t>
              </w:r>
            </w:ins>
            <w:del w:id="633" w:author="Mohammad Nayeem Hasan" w:date="2025-05-07T14:12:00Z" w16du:dateUtc="2025-05-07T08:12:00Z">
              <w:r w:rsidR="00F57067" w:rsidRPr="0079412E" w:rsidDel="00844561">
                <w:rPr>
                  <w:rFonts w:ascii="Times New Roman" w:hAnsi="Times New Roman" w:cs="Times New Roman"/>
                  <w:color w:val="000000"/>
                  <w:sz w:val="24"/>
                  <w:szCs w:val="24"/>
                </w:rPr>
                <w:delText>South-East Asia Region</w:delText>
              </w:r>
            </w:del>
          </w:p>
        </w:tc>
        <w:tc>
          <w:tcPr>
            <w:tcW w:w="701" w:type="pct"/>
            <w:shd w:val="clear" w:color="auto" w:fill="auto"/>
            <w:noWrap/>
            <w:vAlign w:val="bottom"/>
            <w:hideMark/>
            <w:tcPrChange w:id="634" w:author="Mohammad Nayeem Hasan" w:date="2025-05-07T14:56:00Z" w16du:dateUtc="2025-05-07T08:56:00Z">
              <w:tcPr>
                <w:tcW w:w="711" w:type="pct"/>
                <w:gridSpan w:val="2"/>
                <w:shd w:val="clear" w:color="auto" w:fill="auto"/>
                <w:noWrap/>
                <w:vAlign w:val="bottom"/>
                <w:hideMark/>
              </w:tcPr>
            </w:tcPrChange>
          </w:tcPr>
          <w:p w14:paraId="1A531BF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635" w:author="Mohammad Nayeem Hasan" w:date="2025-05-07T14:56:00Z" w16du:dateUtc="2025-05-07T08:56:00Z">
              <w:tcPr>
                <w:tcW w:w="582" w:type="pct"/>
                <w:gridSpan w:val="2"/>
              </w:tcPr>
            </w:tcPrChange>
          </w:tcPr>
          <w:p w14:paraId="3CE1A3AE" w14:textId="2453AA7E" w:rsidR="00F57067" w:rsidRPr="0079412E" w:rsidRDefault="00AA3800" w:rsidP="00F57067">
            <w:pPr>
              <w:spacing w:after="0" w:line="240" w:lineRule="auto"/>
              <w:jc w:val="right"/>
              <w:rPr>
                <w:rFonts w:ascii="Times New Roman" w:hAnsi="Times New Roman" w:cs="Times New Roman"/>
                <w:color w:val="000000"/>
                <w:sz w:val="24"/>
                <w:szCs w:val="24"/>
              </w:rPr>
            </w:pPr>
            <w:ins w:id="636" w:author="Mohammad Nayeem Hasan" w:date="2025-05-07T14:33:00Z" w16du:dateUtc="2025-05-07T08:3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637" w:author="Mohammad Nayeem Hasan" w:date="2025-05-07T14:56:00Z" w16du:dateUtc="2025-05-07T08:56:00Z">
              <w:tcPr>
                <w:tcW w:w="430" w:type="pct"/>
                <w:gridSpan w:val="2"/>
                <w:shd w:val="clear" w:color="auto" w:fill="auto"/>
                <w:noWrap/>
                <w:vAlign w:val="bottom"/>
                <w:hideMark/>
              </w:tcPr>
            </w:tcPrChange>
          </w:tcPr>
          <w:p w14:paraId="0163F573" w14:textId="11D53F1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215066</w:t>
            </w:r>
          </w:p>
        </w:tc>
        <w:tc>
          <w:tcPr>
            <w:tcW w:w="334" w:type="pct"/>
            <w:shd w:val="clear" w:color="auto" w:fill="auto"/>
            <w:noWrap/>
            <w:vAlign w:val="bottom"/>
            <w:hideMark/>
            <w:tcPrChange w:id="638" w:author="Mohammad Nayeem Hasan" w:date="2025-05-07T14:56:00Z" w16du:dateUtc="2025-05-07T08:56:00Z">
              <w:tcPr>
                <w:tcW w:w="339" w:type="pct"/>
                <w:gridSpan w:val="2"/>
                <w:shd w:val="clear" w:color="auto" w:fill="auto"/>
                <w:noWrap/>
                <w:vAlign w:val="bottom"/>
                <w:hideMark/>
              </w:tcPr>
            </w:tcPrChange>
          </w:tcPr>
          <w:p w14:paraId="72CBEAC8"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182</w:t>
            </w:r>
          </w:p>
        </w:tc>
        <w:tc>
          <w:tcPr>
            <w:tcW w:w="466" w:type="pct"/>
            <w:shd w:val="clear" w:color="auto" w:fill="auto"/>
            <w:noWrap/>
            <w:vAlign w:val="bottom"/>
            <w:hideMark/>
            <w:tcPrChange w:id="639" w:author="Mohammad Nayeem Hasan" w:date="2025-05-07T14:56:00Z" w16du:dateUtc="2025-05-07T08:56:00Z">
              <w:tcPr>
                <w:tcW w:w="409" w:type="pct"/>
                <w:gridSpan w:val="2"/>
                <w:shd w:val="clear" w:color="auto" w:fill="auto"/>
                <w:noWrap/>
                <w:vAlign w:val="bottom"/>
                <w:hideMark/>
              </w:tcPr>
            </w:tcPrChange>
          </w:tcPr>
          <w:p w14:paraId="13FAE8BB" w14:textId="5596EBBA"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152.79</w:t>
            </w:r>
          </w:p>
        </w:tc>
        <w:tc>
          <w:tcPr>
            <w:tcW w:w="376" w:type="pct"/>
            <w:shd w:val="clear" w:color="auto" w:fill="auto"/>
            <w:noWrap/>
            <w:vAlign w:val="bottom"/>
            <w:hideMark/>
            <w:tcPrChange w:id="640" w:author="Mohammad Nayeem Hasan" w:date="2025-05-07T14:56:00Z" w16du:dateUtc="2025-05-07T08:56:00Z">
              <w:tcPr>
                <w:tcW w:w="446" w:type="pct"/>
                <w:gridSpan w:val="2"/>
                <w:shd w:val="clear" w:color="auto" w:fill="auto"/>
                <w:noWrap/>
                <w:vAlign w:val="bottom"/>
                <w:hideMark/>
              </w:tcPr>
            </w:tcPrChange>
          </w:tcPr>
          <w:p w14:paraId="1BBF0682" w14:textId="42297D5B"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w:t>
            </w:r>
            <w:r>
              <w:rPr>
                <w:rFonts w:ascii="Times New Roman" w:hAnsi="Times New Roman" w:cs="Times New Roman"/>
                <w:color w:val="000000"/>
                <w:sz w:val="24"/>
                <w:szCs w:val="24"/>
              </w:rPr>
              <w:t>3</w:t>
            </w:r>
          </w:p>
        </w:tc>
        <w:tc>
          <w:tcPr>
            <w:tcW w:w="343" w:type="pct"/>
            <w:vAlign w:val="bottom"/>
            <w:tcPrChange w:id="641" w:author="Mohammad Nayeem Hasan" w:date="2025-05-07T14:56:00Z" w16du:dateUtc="2025-05-07T08:56:00Z">
              <w:tcPr>
                <w:tcW w:w="277" w:type="pct"/>
                <w:vAlign w:val="bottom"/>
              </w:tcPr>
            </w:tcPrChange>
          </w:tcPr>
          <w:p w14:paraId="0A69620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0.08</w:t>
            </w:r>
          </w:p>
        </w:tc>
      </w:tr>
      <w:tr w:rsidR="00F57067" w:rsidRPr="0079412E" w14:paraId="3AF6DC1A" w14:textId="77777777" w:rsidTr="00A81135">
        <w:trPr>
          <w:trHeight w:val="300"/>
          <w:trPrChange w:id="642" w:author="Mohammad Nayeem Hasan" w:date="2025-05-07T14:56:00Z" w16du:dateUtc="2025-05-07T08:56:00Z">
            <w:trPr>
              <w:gridAfter w:val="0"/>
              <w:trHeight w:val="300"/>
            </w:trPr>
          </w:trPrChange>
        </w:trPr>
        <w:tc>
          <w:tcPr>
            <w:tcW w:w="863" w:type="pct"/>
            <w:shd w:val="clear" w:color="auto" w:fill="auto"/>
            <w:noWrap/>
            <w:vAlign w:val="bottom"/>
            <w:hideMark/>
            <w:tcPrChange w:id="643" w:author="Mohammad Nayeem Hasan" w:date="2025-05-07T14:56:00Z" w16du:dateUtc="2025-05-07T08:56:00Z">
              <w:tcPr>
                <w:tcW w:w="875" w:type="pct"/>
                <w:shd w:val="clear" w:color="auto" w:fill="auto"/>
                <w:noWrap/>
                <w:vAlign w:val="bottom"/>
                <w:hideMark/>
              </w:tcPr>
            </w:tcPrChange>
          </w:tcPr>
          <w:p w14:paraId="0FD2987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Italy</w:t>
            </w:r>
          </w:p>
        </w:tc>
        <w:tc>
          <w:tcPr>
            <w:tcW w:w="918" w:type="pct"/>
            <w:shd w:val="clear" w:color="auto" w:fill="auto"/>
            <w:noWrap/>
            <w:vAlign w:val="bottom"/>
            <w:hideMark/>
            <w:tcPrChange w:id="644" w:author="Mohammad Nayeem Hasan" w:date="2025-05-07T14:56:00Z" w16du:dateUtc="2025-05-07T08:56:00Z">
              <w:tcPr>
                <w:tcW w:w="931" w:type="pct"/>
                <w:gridSpan w:val="2"/>
                <w:shd w:val="clear" w:color="auto" w:fill="auto"/>
                <w:noWrap/>
                <w:vAlign w:val="bottom"/>
                <w:hideMark/>
              </w:tcPr>
            </w:tcPrChange>
          </w:tcPr>
          <w:p w14:paraId="1D2EE984"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w:t>
            </w:r>
            <w:del w:id="645" w:author="Mohammad Nayeem Hasan" w:date="2025-05-07T16:06:00Z" w16du:dateUtc="2025-05-07T10:06:00Z">
              <w:r w:rsidRPr="0079412E" w:rsidDel="005268AF">
                <w:rPr>
                  <w:rFonts w:ascii="Times New Roman" w:hAnsi="Times New Roman" w:cs="Times New Roman"/>
                  <w:color w:val="000000"/>
                  <w:sz w:val="24"/>
                  <w:szCs w:val="24"/>
                </w:rPr>
                <w:delText>an Region</w:delText>
              </w:r>
            </w:del>
          </w:p>
        </w:tc>
        <w:tc>
          <w:tcPr>
            <w:tcW w:w="701" w:type="pct"/>
            <w:shd w:val="clear" w:color="auto" w:fill="auto"/>
            <w:noWrap/>
            <w:vAlign w:val="bottom"/>
            <w:hideMark/>
            <w:tcPrChange w:id="646" w:author="Mohammad Nayeem Hasan" w:date="2025-05-07T14:56:00Z" w16du:dateUtc="2025-05-07T08:56:00Z">
              <w:tcPr>
                <w:tcW w:w="711" w:type="pct"/>
                <w:gridSpan w:val="2"/>
                <w:shd w:val="clear" w:color="auto" w:fill="auto"/>
                <w:noWrap/>
                <w:vAlign w:val="bottom"/>
                <w:hideMark/>
              </w:tcPr>
            </w:tcPrChange>
          </w:tcPr>
          <w:p w14:paraId="2BC124DA"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w:t>
            </w:r>
          </w:p>
        </w:tc>
        <w:tc>
          <w:tcPr>
            <w:tcW w:w="574" w:type="pct"/>
            <w:tcPrChange w:id="647" w:author="Mohammad Nayeem Hasan" w:date="2025-05-07T14:56:00Z" w16du:dateUtc="2025-05-07T08:56:00Z">
              <w:tcPr>
                <w:tcW w:w="582" w:type="pct"/>
                <w:gridSpan w:val="2"/>
              </w:tcPr>
            </w:tcPrChange>
          </w:tcPr>
          <w:p w14:paraId="4F5B7B73" w14:textId="241E0E41" w:rsidR="00F57067" w:rsidRPr="0079412E" w:rsidRDefault="00AA3800" w:rsidP="00F57067">
            <w:pPr>
              <w:spacing w:after="0" w:line="240" w:lineRule="auto"/>
              <w:jc w:val="right"/>
              <w:rPr>
                <w:rFonts w:ascii="Times New Roman" w:hAnsi="Times New Roman" w:cs="Times New Roman"/>
                <w:color w:val="000000"/>
                <w:sz w:val="24"/>
                <w:szCs w:val="24"/>
              </w:rPr>
            </w:pPr>
            <w:ins w:id="648" w:author="Mohammad Nayeem Hasan" w:date="2025-05-07T14:33:00Z" w16du:dateUtc="2025-05-07T08:3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649" w:author="Mohammad Nayeem Hasan" w:date="2025-05-07T14:56:00Z" w16du:dateUtc="2025-05-07T08:56:00Z">
              <w:tcPr>
                <w:tcW w:w="430" w:type="pct"/>
                <w:gridSpan w:val="2"/>
                <w:shd w:val="clear" w:color="auto" w:fill="auto"/>
                <w:noWrap/>
                <w:vAlign w:val="bottom"/>
                <w:hideMark/>
              </w:tcPr>
            </w:tcPrChange>
          </w:tcPr>
          <w:p w14:paraId="2BAF8601" w14:textId="7C9DDE06"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213</w:t>
            </w:r>
          </w:p>
        </w:tc>
        <w:tc>
          <w:tcPr>
            <w:tcW w:w="334" w:type="pct"/>
            <w:shd w:val="clear" w:color="auto" w:fill="auto"/>
            <w:noWrap/>
            <w:vAlign w:val="bottom"/>
            <w:hideMark/>
            <w:tcPrChange w:id="650" w:author="Mohammad Nayeem Hasan" w:date="2025-05-07T14:56:00Z" w16du:dateUtc="2025-05-07T08:56:00Z">
              <w:tcPr>
                <w:tcW w:w="339" w:type="pct"/>
                <w:gridSpan w:val="2"/>
                <w:shd w:val="clear" w:color="auto" w:fill="auto"/>
                <w:noWrap/>
                <w:vAlign w:val="bottom"/>
                <w:hideMark/>
              </w:tcPr>
            </w:tcPrChange>
          </w:tcPr>
          <w:p w14:paraId="07B4A0CB"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651" w:author="Mohammad Nayeem Hasan" w:date="2025-05-07T14:56:00Z" w16du:dateUtc="2025-05-07T08:56:00Z">
              <w:tcPr>
                <w:tcW w:w="409" w:type="pct"/>
                <w:gridSpan w:val="2"/>
                <w:shd w:val="clear" w:color="auto" w:fill="auto"/>
                <w:noWrap/>
                <w:vAlign w:val="bottom"/>
                <w:hideMark/>
              </w:tcPr>
            </w:tcPrChange>
          </w:tcPr>
          <w:p w14:paraId="378949B6" w14:textId="68DC015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w:t>
            </w:r>
            <w:r>
              <w:rPr>
                <w:rFonts w:ascii="Times New Roman" w:hAnsi="Times New Roman" w:cs="Times New Roman"/>
                <w:color w:val="000000"/>
                <w:sz w:val="24"/>
                <w:szCs w:val="24"/>
              </w:rPr>
              <w:t>60</w:t>
            </w:r>
          </w:p>
        </w:tc>
        <w:tc>
          <w:tcPr>
            <w:tcW w:w="376" w:type="pct"/>
            <w:shd w:val="clear" w:color="auto" w:fill="auto"/>
            <w:noWrap/>
            <w:vAlign w:val="bottom"/>
            <w:hideMark/>
            <w:tcPrChange w:id="652" w:author="Mohammad Nayeem Hasan" w:date="2025-05-07T14:56:00Z" w16du:dateUtc="2025-05-07T08:56:00Z">
              <w:tcPr>
                <w:tcW w:w="446" w:type="pct"/>
                <w:gridSpan w:val="2"/>
                <w:shd w:val="clear" w:color="auto" w:fill="auto"/>
                <w:noWrap/>
                <w:vAlign w:val="bottom"/>
                <w:hideMark/>
              </w:tcPr>
            </w:tcPrChange>
          </w:tcPr>
          <w:p w14:paraId="28DDAD46"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653" w:author="Mohammad Nayeem Hasan" w:date="2025-05-07T14:56:00Z" w16du:dateUtc="2025-05-07T08:56:00Z">
              <w:tcPr>
                <w:tcW w:w="277" w:type="pct"/>
                <w:vAlign w:val="bottom"/>
              </w:tcPr>
            </w:tcPrChange>
          </w:tcPr>
          <w:p w14:paraId="5B4D2E52"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14DE8BFB" w14:textId="77777777" w:rsidTr="00A81135">
        <w:trPr>
          <w:trHeight w:val="300"/>
          <w:trPrChange w:id="654" w:author="Mohammad Nayeem Hasan" w:date="2025-05-07T14:56:00Z" w16du:dateUtc="2025-05-07T08:56:00Z">
            <w:trPr>
              <w:gridAfter w:val="0"/>
              <w:trHeight w:val="300"/>
            </w:trPr>
          </w:trPrChange>
        </w:trPr>
        <w:tc>
          <w:tcPr>
            <w:tcW w:w="863" w:type="pct"/>
            <w:shd w:val="clear" w:color="auto" w:fill="auto"/>
            <w:noWrap/>
            <w:vAlign w:val="bottom"/>
            <w:hideMark/>
            <w:tcPrChange w:id="655" w:author="Mohammad Nayeem Hasan" w:date="2025-05-07T14:56:00Z" w16du:dateUtc="2025-05-07T08:56:00Z">
              <w:tcPr>
                <w:tcW w:w="875" w:type="pct"/>
                <w:shd w:val="clear" w:color="auto" w:fill="auto"/>
                <w:noWrap/>
                <w:vAlign w:val="bottom"/>
                <w:hideMark/>
              </w:tcPr>
            </w:tcPrChange>
          </w:tcPr>
          <w:p w14:paraId="2B66A2E5"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Ivory Coast</w:t>
            </w:r>
          </w:p>
        </w:tc>
        <w:tc>
          <w:tcPr>
            <w:tcW w:w="918" w:type="pct"/>
            <w:shd w:val="clear" w:color="auto" w:fill="auto"/>
            <w:noWrap/>
            <w:vAlign w:val="bottom"/>
            <w:hideMark/>
            <w:tcPrChange w:id="656" w:author="Mohammad Nayeem Hasan" w:date="2025-05-07T14:56:00Z" w16du:dateUtc="2025-05-07T08:56:00Z">
              <w:tcPr>
                <w:tcW w:w="931" w:type="pct"/>
                <w:gridSpan w:val="2"/>
                <w:shd w:val="clear" w:color="auto" w:fill="auto"/>
                <w:noWrap/>
                <w:vAlign w:val="bottom"/>
                <w:hideMark/>
              </w:tcPr>
            </w:tcPrChange>
          </w:tcPr>
          <w:p w14:paraId="1B83EFAE" w14:textId="7428999B"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657" w:author="Mohammad Nayeem Hasan" w:date="2025-05-07T13:53:00Z" w16du:dateUtc="2025-05-07T07:53: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658" w:author="Mohammad Nayeem Hasan" w:date="2025-05-07T13:53:00Z" w16du:dateUtc="2025-05-07T07:53:00Z">
              <w:r w:rsidRPr="0079412E" w:rsidDel="00B83B00">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659" w:author="Mohammad Nayeem Hasan" w:date="2025-05-07T14:56:00Z" w16du:dateUtc="2025-05-07T08:56:00Z">
              <w:tcPr>
                <w:tcW w:w="711" w:type="pct"/>
                <w:gridSpan w:val="2"/>
                <w:shd w:val="clear" w:color="auto" w:fill="auto"/>
                <w:noWrap/>
                <w:vAlign w:val="bottom"/>
                <w:hideMark/>
              </w:tcPr>
            </w:tcPrChange>
          </w:tcPr>
          <w:p w14:paraId="2F8E9A70"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660" w:author="Mohammad Nayeem Hasan" w:date="2025-05-07T14:56:00Z" w16du:dateUtc="2025-05-07T08:56:00Z">
              <w:tcPr>
                <w:tcW w:w="582" w:type="pct"/>
                <w:gridSpan w:val="2"/>
              </w:tcPr>
            </w:tcPrChange>
          </w:tcPr>
          <w:p w14:paraId="561B8784" w14:textId="5B61F2DC" w:rsidR="00F57067" w:rsidRPr="0079412E" w:rsidRDefault="00AA3800" w:rsidP="00F57067">
            <w:pPr>
              <w:spacing w:after="0" w:line="240" w:lineRule="auto"/>
              <w:jc w:val="right"/>
              <w:rPr>
                <w:rFonts w:ascii="Times New Roman" w:hAnsi="Times New Roman" w:cs="Times New Roman"/>
                <w:color w:val="000000"/>
                <w:sz w:val="24"/>
                <w:szCs w:val="24"/>
              </w:rPr>
            </w:pPr>
            <w:ins w:id="661" w:author="Mohammad Nayeem Hasan" w:date="2025-05-07T14:33:00Z" w16du:dateUtc="2025-05-07T08:3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662" w:author="Mohammad Nayeem Hasan" w:date="2025-05-07T14:56:00Z" w16du:dateUtc="2025-05-07T08:56:00Z">
              <w:tcPr>
                <w:tcW w:w="430" w:type="pct"/>
                <w:gridSpan w:val="2"/>
                <w:shd w:val="clear" w:color="auto" w:fill="auto"/>
                <w:noWrap/>
                <w:vAlign w:val="bottom"/>
                <w:hideMark/>
              </w:tcPr>
            </w:tcPrChange>
          </w:tcPr>
          <w:p w14:paraId="0CC78552" w14:textId="3A512595"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6134</w:t>
            </w:r>
          </w:p>
        </w:tc>
        <w:tc>
          <w:tcPr>
            <w:tcW w:w="334" w:type="pct"/>
            <w:shd w:val="clear" w:color="auto" w:fill="auto"/>
            <w:noWrap/>
            <w:vAlign w:val="bottom"/>
            <w:hideMark/>
            <w:tcPrChange w:id="663" w:author="Mohammad Nayeem Hasan" w:date="2025-05-07T14:56:00Z" w16du:dateUtc="2025-05-07T08:56:00Z">
              <w:tcPr>
                <w:tcW w:w="339" w:type="pct"/>
                <w:gridSpan w:val="2"/>
                <w:shd w:val="clear" w:color="auto" w:fill="auto"/>
                <w:noWrap/>
                <w:vAlign w:val="bottom"/>
                <w:hideMark/>
              </w:tcPr>
            </w:tcPrChange>
          </w:tcPr>
          <w:p w14:paraId="5D524AF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w:t>
            </w:r>
          </w:p>
        </w:tc>
        <w:tc>
          <w:tcPr>
            <w:tcW w:w="466" w:type="pct"/>
            <w:shd w:val="clear" w:color="auto" w:fill="auto"/>
            <w:noWrap/>
            <w:vAlign w:val="bottom"/>
            <w:hideMark/>
            <w:tcPrChange w:id="664" w:author="Mohammad Nayeem Hasan" w:date="2025-05-07T14:56:00Z" w16du:dateUtc="2025-05-07T08:56:00Z">
              <w:tcPr>
                <w:tcW w:w="409" w:type="pct"/>
                <w:gridSpan w:val="2"/>
                <w:shd w:val="clear" w:color="auto" w:fill="auto"/>
                <w:noWrap/>
                <w:vAlign w:val="bottom"/>
                <w:hideMark/>
              </w:tcPr>
            </w:tcPrChange>
          </w:tcPr>
          <w:p w14:paraId="3912DE11" w14:textId="7FAA761F"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223.23</w:t>
            </w:r>
          </w:p>
        </w:tc>
        <w:tc>
          <w:tcPr>
            <w:tcW w:w="376" w:type="pct"/>
            <w:shd w:val="clear" w:color="auto" w:fill="auto"/>
            <w:noWrap/>
            <w:vAlign w:val="bottom"/>
            <w:hideMark/>
            <w:tcPrChange w:id="665" w:author="Mohammad Nayeem Hasan" w:date="2025-05-07T14:56:00Z" w16du:dateUtc="2025-05-07T08:56:00Z">
              <w:tcPr>
                <w:tcW w:w="446" w:type="pct"/>
                <w:gridSpan w:val="2"/>
                <w:shd w:val="clear" w:color="auto" w:fill="auto"/>
                <w:noWrap/>
                <w:vAlign w:val="bottom"/>
                <w:hideMark/>
              </w:tcPr>
            </w:tcPrChange>
          </w:tcPr>
          <w:p w14:paraId="23DE0114" w14:textId="24C5422A"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0.18</w:t>
            </w:r>
          </w:p>
        </w:tc>
        <w:tc>
          <w:tcPr>
            <w:tcW w:w="343" w:type="pct"/>
            <w:vAlign w:val="bottom"/>
            <w:tcPrChange w:id="666" w:author="Mohammad Nayeem Hasan" w:date="2025-05-07T14:56:00Z" w16du:dateUtc="2025-05-07T08:56:00Z">
              <w:tcPr>
                <w:tcW w:w="277" w:type="pct"/>
                <w:vAlign w:val="bottom"/>
              </w:tcPr>
            </w:tcPrChange>
          </w:tcPr>
          <w:p w14:paraId="16DC1A02"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0.08</w:t>
            </w:r>
          </w:p>
        </w:tc>
      </w:tr>
      <w:tr w:rsidR="00F57067" w:rsidRPr="0079412E" w14:paraId="4521BB9C" w14:textId="77777777" w:rsidTr="00A81135">
        <w:trPr>
          <w:trHeight w:val="300"/>
          <w:trPrChange w:id="667" w:author="Mohammad Nayeem Hasan" w:date="2025-05-07T14:56:00Z" w16du:dateUtc="2025-05-07T08:56:00Z">
            <w:trPr>
              <w:gridAfter w:val="0"/>
              <w:trHeight w:val="300"/>
            </w:trPr>
          </w:trPrChange>
        </w:trPr>
        <w:tc>
          <w:tcPr>
            <w:tcW w:w="863" w:type="pct"/>
            <w:shd w:val="clear" w:color="auto" w:fill="auto"/>
            <w:noWrap/>
            <w:vAlign w:val="bottom"/>
            <w:hideMark/>
            <w:tcPrChange w:id="668" w:author="Mohammad Nayeem Hasan" w:date="2025-05-07T14:56:00Z" w16du:dateUtc="2025-05-07T08:56:00Z">
              <w:tcPr>
                <w:tcW w:w="875" w:type="pct"/>
                <w:shd w:val="clear" w:color="auto" w:fill="auto"/>
                <w:noWrap/>
                <w:vAlign w:val="bottom"/>
                <w:hideMark/>
              </w:tcPr>
            </w:tcPrChange>
          </w:tcPr>
          <w:p w14:paraId="38ACDA1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Jamaica</w:t>
            </w:r>
          </w:p>
        </w:tc>
        <w:tc>
          <w:tcPr>
            <w:tcW w:w="918" w:type="pct"/>
            <w:shd w:val="clear" w:color="auto" w:fill="auto"/>
            <w:noWrap/>
            <w:vAlign w:val="bottom"/>
            <w:hideMark/>
            <w:tcPrChange w:id="669" w:author="Mohammad Nayeem Hasan" w:date="2025-05-07T14:56:00Z" w16du:dateUtc="2025-05-07T08:56:00Z">
              <w:tcPr>
                <w:tcW w:w="931" w:type="pct"/>
                <w:gridSpan w:val="2"/>
                <w:shd w:val="clear" w:color="auto" w:fill="auto"/>
                <w:noWrap/>
                <w:vAlign w:val="bottom"/>
                <w:hideMark/>
              </w:tcPr>
            </w:tcPrChange>
          </w:tcPr>
          <w:p w14:paraId="5A36E617" w14:textId="1BA158C2"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670" w:author="Mohammad Nayeem Hasan" w:date="2025-05-07T14:07:00Z" w16du:dateUtc="2025-05-07T08:07:00Z">
              <w:r w:rsidRPr="00844561">
                <w:rPr>
                  <w:rFonts w:ascii="Times New Roman" w:hAnsi="Times New Roman" w:cs="Times New Roman"/>
                  <w:color w:val="000000"/>
                  <w:sz w:val="24"/>
                  <w:szCs w:val="24"/>
                </w:rPr>
                <w:t>America</w:t>
              </w:r>
            </w:ins>
            <w:del w:id="671" w:author="Mohammad Nayeem Hasan" w:date="2025-05-07T14:07:00Z" w16du:dateUtc="2025-05-07T08:07:00Z">
              <w:r w:rsidR="00F57067"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672" w:author="Mohammad Nayeem Hasan" w:date="2025-05-07T14:56:00Z" w16du:dateUtc="2025-05-07T08:56:00Z">
              <w:tcPr>
                <w:tcW w:w="711" w:type="pct"/>
                <w:gridSpan w:val="2"/>
                <w:shd w:val="clear" w:color="auto" w:fill="auto"/>
                <w:noWrap/>
                <w:vAlign w:val="bottom"/>
                <w:hideMark/>
              </w:tcPr>
            </w:tcPrChange>
          </w:tcPr>
          <w:p w14:paraId="0725DC5F"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673" w:author="Mohammad Nayeem Hasan" w:date="2025-05-07T14:56:00Z" w16du:dateUtc="2025-05-07T08:56:00Z">
              <w:tcPr>
                <w:tcW w:w="582" w:type="pct"/>
                <w:gridSpan w:val="2"/>
              </w:tcPr>
            </w:tcPrChange>
          </w:tcPr>
          <w:p w14:paraId="0A2F8CC0" w14:textId="5BE8560B" w:rsidR="00F57067" w:rsidRPr="0079412E" w:rsidRDefault="00AA59A8" w:rsidP="00F57067">
            <w:pPr>
              <w:spacing w:after="0" w:line="240" w:lineRule="auto"/>
              <w:jc w:val="right"/>
              <w:rPr>
                <w:rFonts w:ascii="Times New Roman" w:hAnsi="Times New Roman" w:cs="Times New Roman"/>
                <w:color w:val="000000"/>
                <w:sz w:val="24"/>
                <w:szCs w:val="24"/>
              </w:rPr>
            </w:pPr>
            <w:ins w:id="674" w:author="Mohammad Nayeem Hasan" w:date="2025-05-07T14:33:00Z" w16du:dateUtc="2025-05-07T08:3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675" w:author="Mohammad Nayeem Hasan" w:date="2025-05-07T14:56:00Z" w16du:dateUtc="2025-05-07T08:56:00Z">
              <w:tcPr>
                <w:tcW w:w="430" w:type="pct"/>
                <w:gridSpan w:val="2"/>
                <w:shd w:val="clear" w:color="auto" w:fill="auto"/>
                <w:noWrap/>
                <w:vAlign w:val="bottom"/>
                <w:hideMark/>
              </w:tcPr>
            </w:tcPrChange>
          </w:tcPr>
          <w:p w14:paraId="5283DE16" w14:textId="370306FB"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2034</w:t>
            </w:r>
          </w:p>
        </w:tc>
        <w:tc>
          <w:tcPr>
            <w:tcW w:w="334" w:type="pct"/>
            <w:shd w:val="clear" w:color="auto" w:fill="auto"/>
            <w:noWrap/>
            <w:vAlign w:val="bottom"/>
            <w:hideMark/>
            <w:tcPrChange w:id="676" w:author="Mohammad Nayeem Hasan" w:date="2025-05-07T14:56:00Z" w16du:dateUtc="2025-05-07T08:56:00Z">
              <w:tcPr>
                <w:tcW w:w="339" w:type="pct"/>
                <w:gridSpan w:val="2"/>
                <w:shd w:val="clear" w:color="auto" w:fill="auto"/>
                <w:noWrap/>
                <w:vAlign w:val="bottom"/>
                <w:hideMark/>
              </w:tcPr>
            </w:tcPrChange>
          </w:tcPr>
          <w:p w14:paraId="27EBC6F6"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66" w:type="pct"/>
            <w:shd w:val="clear" w:color="auto" w:fill="auto"/>
            <w:noWrap/>
            <w:vAlign w:val="bottom"/>
            <w:hideMark/>
            <w:tcPrChange w:id="677" w:author="Mohammad Nayeem Hasan" w:date="2025-05-07T14:56:00Z" w16du:dateUtc="2025-05-07T08:56:00Z">
              <w:tcPr>
                <w:tcW w:w="409" w:type="pct"/>
                <w:gridSpan w:val="2"/>
                <w:shd w:val="clear" w:color="auto" w:fill="auto"/>
                <w:noWrap/>
                <w:vAlign w:val="bottom"/>
                <w:hideMark/>
              </w:tcPr>
            </w:tcPrChange>
          </w:tcPr>
          <w:p w14:paraId="1B3CA476" w14:textId="7622F47D"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719.3</w:t>
            </w:r>
            <w:r>
              <w:rPr>
                <w:rFonts w:ascii="Times New Roman" w:hAnsi="Times New Roman" w:cs="Times New Roman"/>
                <w:color w:val="000000"/>
                <w:sz w:val="24"/>
                <w:szCs w:val="24"/>
              </w:rPr>
              <w:t>1</w:t>
            </w:r>
          </w:p>
        </w:tc>
        <w:tc>
          <w:tcPr>
            <w:tcW w:w="376" w:type="pct"/>
            <w:shd w:val="clear" w:color="auto" w:fill="auto"/>
            <w:noWrap/>
            <w:vAlign w:val="bottom"/>
            <w:hideMark/>
            <w:tcPrChange w:id="678" w:author="Mohammad Nayeem Hasan" w:date="2025-05-07T14:56:00Z" w16du:dateUtc="2025-05-07T08:56:00Z">
              <w:tcPr>
                <w:tcW w:w="446" w:type="pct"/>
                <w:gridSpan w:val="2"/>
                <w:shd w:val="clear" w:color="auto" w:fill="auto"/>
                <w:noWrap/>
                <w:vAlign w:val="bottom"/>
                <w:hideMark/>
              </w:tcPr>
            </w:tcPrChange>
          </w:tcPr>
          <w:p w14:paraId="007DF539" w14:textId="4F75520A"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0.35</w:t>
            </w:r>
          </w:p>
        </w:tc>
        <w:tc>
          <w:tcPr>
            <w:tcW w:w="343" w:type="pct"/>
            <w:vAlign w:val="bottom"/>
            <w:tcPrChange w:id="679" w:author="Mohammad Nayeem Hasan" w:date="2025-05-07T14:56:00Z" w16du:dateUtc="2025-05-07T08:56:00Z">
              <w:tcPr>
                <w:tcW w:w="277" w:type="pct"/>
                <w:vAlign w:val="bottom"/>
              </w:tcPr>
            </w:tcPrChange>
          </w:tcPr>
          <w:p w14:paraId="7B354194"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0.05</w:t>
            </w:r>
          </w:p>
        </w:tc>
      </w:tr>
      <w:tr w:rsidR="00F57067" w:rsidRPr="0079412E" w14:paraId="1EFB3F1F" w14:textId="77777777" w:rsidTr="00A81135">
        <w:trPr>
          <w:trHeight w:val="300"/>
          <w:trPrChange w:id="680" w:author="Mohammad Nayeem Hasan" w:date="2025-05-07T14:56:00Z" w16du:dateUtc="2025-05-07T08:56:00Z">
            <w:trPr>
              <w:gridAfter w:val="0"/>
              <w:trHeight w:val="300"/>
            </w:trPr>
          </w:trPrChange>
        </w:trPr>
        <w:tc>
          <w:tcPr>
            <w:tcW w:w="863" w:type="pct"/>
            <w:shd w:val="clear" w:color="auto" w:fill="auto"/>
            <w:noWrap/>
            <w:vAlign w:val="bottom"/>
            <w:hideMark/>
            <w:tcPrChange w:id="681" w:author="Mohammad Nayeem Hasan" w:date="2025-05-07T14:56:00Z" w16du:dateUtc="2025-05-07T08:56:00Z">
              <w:tcPr>
                <w:tcW w:w="875" w:type="pct"/>
                <w:shd w:val="clear" w:color="auto" w:fill="auto"/>
                <w:noWrap/>
                <w:vAlign w:val="bottom"/>
                <w:hideMark/>
              </w:tcPr>
            </w:tcPrChange>
          </w:tcPr>
          <w:p w14:paraId="3A2723D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Kenya</w:t>
            </w:r>
          </w:p>
        </w:tc>
        <w:tc>
          <w:tcPr>
            <w:tcW w:w="918" w:type="pct"/>
            <w:shd w:val="clear" w:color="auto" w:fill="auto"/>
            <w:noWrap/>
            <w:vAlign w:val="bottom"/>
            <w:hideMark/>
            <w:tcPrChange w:id="682" w:author="Mohammad Nayeem Hasan" w:date="2025-05-07T14:56:00Z" w16du:dateUtc="2025-05-07T08:56:00Z">
              <w:tcPr>
                <w:tcW w:w="931" w:type="pct"/>
                <w:gridSpan w:val="2"/>
                <w:shd w:val="clear" w:color="auto" w:fill="auto"/>
                <w:noWrap/>
                <w:vAlign w:val="bottom"/>
                <w:hideMark/>
              </w:tcPr>
            </w:tcPrChange>
          </w:tcPr>
          <w:p w14:paraId="0A95E218" w14:textId="65622FCA"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683" w:author="Mohammad Nayeem Hasan" w:date="2025-05-07T13:53:00Z" w16du:dateUtc="2025-05-07T07:53: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684" w:author="Mohammad Nayeem Hasan" w:date="2025-05-07T13:53:00Z" w16du:dateUtc="2025-05-07T07:53:00Z">
              <w:r w:rsidRPr="0079412E" w:rsidDel="00CE4EB9">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685" w:author="Mohammad Nayeem Hasan" w:date="2025-05-07T14:56:00Z" w16du:dateUtc="2025-05-07T08:56:00Z">
              <w:tcPr>
                <w:tcW w:w="711" w:type="pct"/>
                <w:gridSpan w:val="2"/>
                <w:shd w:val="clear" w:color="auto" w:fill="auto"/>
                <w:noWrap/>
                <w:vAlign w:val="bottom"/>
                <w:hideMark/>
              </w:tcPr>
            </w:tcPrChange>
          </w:tcPr>
          <w:p w14:paraId="330F6C0A"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686" w:author="Mohammad Nayeem Hasan" w:date="2025-05-07T14:56:00Z" w16du:dateUtc="2025-05-07T08:56:00Z">
              <w:tcPr>
                <w:tcW w:w="582" w:type="pct"/>
                <w:gridSpan w:val="2"/>
              </w:tcPr>
            </w:tcPrChange>
          </w:tcPr>
          <w:p w14:paraId="6CCEDF0A" w14:textId="1F27F60F" w:rsidR="00F57067" w:rsidRPr="0079412E" w:rsidRDefault="00AA59A8" w:rsidP="00F57067">
            <w:pPr>
              <w:spacing w:after="0" w:line="240" w:lineRule="auto"/>
              <w:jc w:val="right"/>
              <w:rPr>
                <w:rFonts w:ascii="Times New Roman" w:hAnsi="Times New Roman" w:cs="Times New Roman"/>
                <w:color w:val="000000"/>
                <w:sz w:val="24"/>
                <w:szCs w:val="24"/>
              </w:rPr>
            </w:pPr>
            <w:ins w:id="687" w:author="Mohammad Nayeem Hasan" w:date="2025-05-07T14:35:00Z" w16du:dateUtc="2025-05-07T08:3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688" w:author="Mohammad Nayeem Hasan" w:date="2025-05-07T14:56:00Z" w16du:dateUtc="2025-05-07T08:56:00Z">
              <w:tcPr>
                <w:tcW w:w="430" w:type="pct"/>
                <w:gridSpan w:val="2"/>
                <w:shd w:val="clear" w:color="auto" w:fill="auto"/>
                <w:noWrap/>
                <w:vAlign w:val="bottom"/>
                <w:hideMark/>
              </w:tcPr>
            </w:tcPrChange>
          </w:tcPr>
          <w:p w14:paraId="71B093BF" w14:textId="6164A305"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4443</w:t>
            </w:r>
          </w:p>
        </w:tc>
        <w:tc>
          <w:tcPr>
            <w:tcW w:w="334" w:type="pct"/>
            <w:shd w:val="clear" w:color="auto" w:fill="auto"/>
            <w:noWrap/>
            <w:vAlign w:val="bottom"/>
            <w:hideMark/>
            <w:tcPrChange w:id="689" w:author="Mohammad Nayeem Hasan" w:date="2025-05-07T14:56:00Z" w16du:dateUtc="2025-05-07T08:56:00Z">
              <w:tcPr>
                <w:tcW w:w="339" w:type="pct"/>
                <w:gridSpan w:val="2"/>
                <w:shd w:val="clear" w:color="auto" w:fill="auto"/>
                <w:noWrap/>
                <w:vAlign w:val="bottom"/>
                <w:hideMark/>
              </w:tcPr>
            </w:tcPrChange>
          </w:tcPr>
          <w:p w14:paraId="1E20F79B"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690" w:author="Mohammad Nayeem Hasan" w:date="2025-05-07T14:56:00Z" w16du:dateUtc="2025-05-07T08:56:00Z">
              <w:tcPr>
                <w:tcW w:w="409" w:type="pct"/>
                <w:gridSpan w:val="2"/>
                <w:shd w:val="clear" w:color="auto" w:fill="auto"/>
                <w:noWrap/>
                <w:vAlign w:val="bottom"/>
                <w:hideMark/>
              </w:tcPr>
            </w:tcPrChange>
          </w:tcPr>
          <w:p w14:paraId="71C7BA77" w14:textId="43E0D619"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83.82</w:t>
            </w:r>
          </w:p>
        </w:tc>
        <w:tc>
          <w:tcPr>
            <w:tcW w:w="376" w:type="pct"/>
            <w:shd w:val="clear" w:color="auto" w:fill="auto"/>
            <w:noWrap/>
            <w:vAlign w:val="bottom"/>
            <w:hideMark/>
            <w:tcPrChange w:id="691" w:author="Mohammad Nayeem Hasan" w:date="2025-05-07T14:56:00Z" w16du:dateUtc="2025-05-07T08:56:00Z">
              <w:tcPr>
                <w:tcW w:w="446" w:type="pct"/>
                <w:gridSpan w:val="2"/>
                <w:shd w:val="clear" w:color="auto" w:fill="auto"/>
                <w:noWrap/>
                <w:vAlign w:val="bottom"/>
                <w:hideMark/>
              </w:tcPr>
            </w:tcPrChange>
          </w:tcPr>
          <w:p w14:paraId="16495A2C"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692" w:author="Mohammad Nayeem Hasan" w:date="2025-05-07T14:56:00Z" w16du:dateUtc="2025-05-07T08:56:00Z">
              <w:tcPr>
                <w:tcW w:w="277" w:type="pct"/>
                <w:vAlign w:val="bottom"/>
              </w:tcPr>
            </w:tcPrChange>
          </w:tcPr>
          <w:p w14:paraId="1715160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52B04C40" w14:textId="77777777" w:rsidTr="00A81135">
        <w:trPr>
          <w:trHeight w:val="300"/>
          <w:trPrChange w:id="693" w:author="Mohammad Nayeem Hasan" w:date="2025-05-07T14:56:00Z" w16du:dateUtc="2025-05-07T08:56:00Z">
            <w:trPr>
              <w:gridAfter w:val="0"/>
              <w:trHeight w:val="300"/>
            </w:trPr>
          </w:trPrChange>
        </w:trPr>
        <w:tc>
          <w:tcPr>
            <w:tcW w:w="863" w:type="pct"/>
            <w:shd w:val="clear" w:color="auto" w:fill="auto"/>
            <w:noWrap/>
            <w:vAlign w:val="bottom"/>
            <w:hideMark/>
            <w:tcPrChange w:id="694" w:author="Mohammad Nayeem Hasan" w:date="2025-05-07T14:56:00Z" w16du:dateUtc="2025-05-07T08:56:00Z">
              <w:tcPr>
                <w:tcW w:w="875" w:type="pct"/>
                <w:shd w:val="clear" w:color="auto" w:fill="auto"/>
                <w:noWrap/>
                <w:vAlign w:val="bottom"/>
                <w:hideMark/>
              </w:tcPr>
            </w:tcPrChange>
          </w:tcPr>
          <w:p w14:paraId="27B158A9"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Laos</w:t>
            </w:r>
          </w:p>
        </w:tc>
        <w:tc>
          <w:tcPr>
            <w:tcW w:w="918" w:type="pct"/>
            <w:shd w:val="clear" w:color="auto" w:fill="auto"/>
            <w:noWrap/>
            <w:vAlign w:val="bottom"/>
            <w:hideMark/>
            <w:tcPrChange w:id="695" w:author="Mohammad Nayeem Hasan" w:date="2025-05-07T14:56:00Z" w16du:dateUtc="2025-05-07T08:56:00Z">
              <w:tcPr>
                <w:tcW w:w="931" w:type="pct"/>
                <w:gridSpan w:val="2"/>
                <w:shd w:val="clear" w:color="auto" w:fill="auto"/>
                <w:noWrap/>
                <w:vAlign w:val="bottom"/>
                <w:hideMark/>
              </w:tcPr>
            </w:tcPrChange>
          </w:tcPr>
          <w:p w14:paraId="59A32169"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Pacific</w:t>
            </w:r>
            <w:del w:id="696" w:author="Mohammad Nayeem Hasan" w:date="2025-05-07T16:01:00Z" w16du:dateUtc="2025-05-07T10:01:00Z">
              <w:r w:rsidRPr="0079412E" w:rsidDel="00D46C2D">
                <w:rPr>
                  <w:rFonts w:ascii="Times New Roman" w:hAnsi="Times New Roman" w:cs="Times New Roman"/>
                  <w:color w:val="000000"/>
                  <w:sz w:val="24"/>
                  <w:szCs w:val="24"/>
                </w:rPr>
                <w:delText xml:space="preserve"> Region</w:delText>
              </w:r>
            </w:del>
          </w:p>
        </w:tc>
        <w:tc>
          <w:tcPr>
            <w:tcW w:w="701" w:type="pct"/>
            <w:shd w:val="clear" w:color="auto" w:fill="auto"/>
            <w:noWrap/>
            <w:vAlign w:val="bottom"/>
            <w:hideMark/>
            <w:tcPrChange w:id="697" w:author="Mohammad Nayeem Hasan" w:date="2025-05-07T14:56:00Z" w16du:dateUtc="2025-05-07T08:56:00Z">
              <w:tcPr>
                <w:tcW w:w="711" w:type="pct"/>
                <w:gridSpan w:val="2"/>
                <w:shd w:val="clear" w:color="auto" w:fill="auto"/>
                <w:noWrap/>
                <w:vAlign w:val="bottom"/>
                <w:hideMark/>
              </w:tcPr>
            </w:tcPrChange>
          </w:tcPr>
          <w:p w14:paraId="6245A710"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698" w:author="Mohammad Nayeem Hasan" w:date="2025-05-07T14:56:00Z" w16du:dateUtc="2025-05-07T08:56:00Z">
              <w:tcPr>
                <w:tcW w:w="582" w:type="pct"/>
                <w:gridSpan w:val="2"/>
              </w:tcPr>
            </w:tcPrChange>
          </w:tcPr>
          <w:p w14:paraId="294E9A7C" w14:textId="3576E0A2" w:rsidR="00F57067" w:rsidRPr="0079412E" w:rsidRDefault="00AA59A8" w:rsidP="00F57067">
            <w:pPr>
              <w:spacing w:after="0" w:line="240" w:lineRule="auto"/>
              <w:jc w:val="right"/>
              <w:rPr>
                <w:rFonts w:ascii="Times New Roman" w:hAnsi="Times New Roman" w:cs="Times New Roman"/>
                <w:color w:val="000000"/>
                <w:sz w:val="24"/>
                <w:szCs w:val="24"/>
              </w:rPr>
            </w:pPr>
            <w:ins w:id="699" w:author="Mohammad Nayeem Hasan" w:date="2025-05-07T14:35:00Z" w16du:dateUtc="2025-05-07T08:3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700" w:author="Mohammad Nayeem Hasan" w:date="2025-05-07T14:56:00Z" w16du:dateUtc="2025-05-07T08:56:00Z">
              <w:tcPr>
                <w:tcW w:w="430" w:type="pct"/>
                <w:gridSpan w:val="2"/>
                <w:shd w:val="clear" w:color="auto" w:fill="auto"/>
                <w:noWrap/>
                <w:vAlign w:val="bottom"/>
                <w:hideMark/>
              </w:tcPr>
            </w:tcPrChange>
          </w:tcPr>
          <w:p w14:paraId="2526FC90" w14:textId="5CF4758D"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19486</w:t>
            </w:r>
          </w:p>
        </w:tc>
        <w:tc>
          <w:tcPr>
            <w:tcW w:w="334" w:type="pct"/>
            <w:shd w:val="clear" w:color="auto" w:fill="auto"/>
            <w:noWrap/>
            <w:vAlign w:val="bottom"/>
            <w:hideMark/>
            <w:tcPrChange w:id="701" w:author="Mohammad Nayeem Hasan" w:date="2025-05-07T14:56:00Z" w16du:dateUtc="2025-05-07T08:56:00Z">
              <w:tcPr>
                <w:tcW w:w="339" w:type="pct"/>
                <w:gridSpan w:val="2"/>
                <w:shd w:val="clear" w:color="auto" w:fill="auto"/>
                <w:noWrap/>
                <w:vAlign w:val="bottom"/>
                <w:hideMark/>
              </w:tcPr>
            </w:tcPrChange>
          </w:tcPr>
          <w:p w14:paraId="63B3DB6E"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w:t>
            </w:r>
          </w:p>
        </w:tc>
        <w:tc>
          <w:tcPr>
            <w:tcW w:w="466" w:type="pct"/>
            <w:shd w:val="clear" w:color="auto" w:fill="auto"/>
            <w:noWrap/>
            <w:vAlign w:val="bottom"/>
            <w:hideMark/>
            <w:tcPrChange w:id="702" w:author="Mohammad Nayeem Hasan" w:date="2025-05-07T14:56:00Z" w16du:dateUtc="2025-05-07T08:56:00Z">
              <w:tcPr>
                <w:tcW w:w="409" w:type="pct"/>
                <w:gridSpan w:val="2"/>
                <w:shd w:val="clear" w:color="auto" w:fill="auto"/>
                <w:noWrap/>
                <w:vAlign w:val="bottom"/>
                <w:hideMark/>
              </w:tcPr>
            </w:tcPrChange>
          </w:tcPr>
          <w:p w14:paraId="05F5F0DE" w14:textId="53AB70E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2624.3</w:t>
            </w:r>
            <w:r>
              <w:rPr>
                <w:rFonts w:ascii="Times New Roman" w:hAnsi="Times New Roman" w:cs="Times New Roman"/>
                <w:color w:val="000000"/>
                <w:sz w:val="24"/>
                <w:szCs w:val="24"/>
              </w:rPr>
              <w:t>6</w:t>
            </w:r>
          </w:p>
        </w:tc>
        <w:tc>
          <w:tcPr>
            <w:tcW w:w="376" w:type="pct"/>
            <w:shd w:val="clear" w:color="auto" w:fill="auto"/>
            <w:noWrap/>
            <w:vAlign w:val="bottom"/>
            <w:hideMark/>
            <w:tcPrChange w:id="703" w:author="Mohammad Nayeem Hasan" w:date="2025-05-07T14:56:00Z" w16du:dateUtc="2025-05-07T08:56:00Z">
              <w:tcPr>
                <w:tcW w:w="446" w:type="pct"/>
                <w:gridSpan w:val="2"/>
                <w:shd w:val="clear" w:color="auto" w:fill="auto"/>
                <w:noWrap/>
                <w:vAlign w:val="bottom"/>
                <w:hideMark/>
              </w:tcPr>
            </w:tcPrChange>
          </w:tcPr>
          <w:p w14:paraId="47262953" w14:textId="6E498D51"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1.48</w:t>
            </w:r>
          </w:p>
        </w:tc>
        <w:tc>
          <w:tcPr>
            <w:tcW w:w="343" w:type="pct"/>
            <w:vAlign w:val="bottom"/>
            <w:tcPrChange w:id="704" w:author="Mohammad Nayeem Hasan" w:date="2025-05-07T14:56:00Z" w16du:dateUtc="2025-05-07T08:56:00Z">
              <w:tcPr>
                <w:tcW w:w="277" w:type="pct"/>
                <w:vAlign w:val="bottom"/>
              </w:tcPr>
            </w:tcPrChange>
          </w:tcPr>
          <w:p w14:paraId="1E0C233B"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0.06</w:t>
            </w:r>
          </w:p>
        </w:tc>
      </w:tr>
      <w:tr w:rsidR="00F57067" w:rsidRPr="0079412E" w14:paraId="2E90150E" w14:textId="77777777" w:rsidTr="00A81135">
        <w:trPr>
          <w:trHeight w:val="300"/>
          <w:trPrChange w:id="705" w:author="Mohammad Nayeem Hasan" w:date="2025-05-07T14:56:00Z" w16du:dateUtc="2025-05-07T08:56:00Z">
            <w:trPr>
              <w:gridAfter w:val="0"/>
              <w:trHeight w:val="300"/>
            </w:trPr>
          </w:trPrChange>
        </w:trPr>
        <w:tc>
          <w:tcPr>
            <w:tcW w:w="863" w:type="pct"/>
            <w:shd w:val="clear" w:color="auto" w:fill="auto"/>
            <w:noWrap/>
            <w:vAlign w:val="bottom"/>
            <w:hideMark/>
            <w:tcPrChange w:id="706" w:author="Mohammad Nayeem Hasan" w:date="2025-05-07T14:56:00Z" w16du:dateUtc="2025-05-07T08:56:00Z">
              <w:tcPr>
                <w:tcW w:w="875" w:type="pct"/>
                <w:shd w:val="clear" w:color="auto" w:fill="auto"/>
                <w:noWrap/>
                <w:vAlign w:val="bottom"/>
                <w:hideMark/>
              </w:tcPr>
            </w:tcPrChange>
          </w:tcPr>
          <w:p w14:paraId="506A0778"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Liberia</w:t>
            </w:r>
          </w:p>
        </w:tc>
        <w:tc>
          <w:tcPr>
            <w:tcW w:w="918" w:type="pct"/>
            <w:shd w:val="clear" w:color="auto" w:fill="auto"/>
            <w:noWrap/>
            <w:vAlign w:val="bottom"/>
            <w:hideMark/>
            <w:tcPrChange w:id="707" w:author="Mohammad Nayeem Hasan" w:date="2025-05-07T14:56:00Z" w16du:dateUtc="2025-05-07T08:56:00Z">
              <w:tcPr>
                <w:tcW w:w="931" w:type="pct"/>
                <w:gridSpan w:val="2"/>
                <w:shd w:val="clear" w:color="auto" w:fill="auto"/>
                <w:noWrap/>
                <w:vAlign w:val="bottom"/>
                <w:hideMark/>
              </w:tcPr>
            </w:tcPrChange>
          </w:tcPr>
          <w:p w14:paraId="0EAD66BB" w14:textId="032E4BF1"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708" w:author="Mohammad Nayeem Hasan" w:date="2025-05-07T13:53:00Z" w16du:dateUtc="2025-05-07T07:53: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709" w:author="Mohammad Nayeem Hasan" w:date="2025-05-07T13:53:00Z" w16du:dateUtc="2025-05-07T07:53:00Z">
              <w:r w:rsidRPr="0079412E" w:rsidDel="00827B3A">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710" w:author="Mohammad Nayeem Hasan" w:date="2025-05-07T14:56:00Z" w16du:dateUtc="2025-05-07T08:56:00Z">
              <w:tcPr>
                <w:tcW w:w="711" w:type="pct"/>
                <w:gridSpan w:val="2"/>
                <w:shd w:val="clear" w:color="auto" w:fill="auto"/>
                <w:noWrap/>
                <w:vAlign w:val="bottom"/>
                <w:hideMark/>
              </w:tcPr>
            </w:tcPrChange>
          </w:tcPr>
          <w:p w14:paraId="2D4AC922"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711" w:author="Mohammad Nayeem Hasan" w:date="2025-05-07T14:56:00Z" w16du:dateUtc="2025-05-07T08:56:00Z">
              <w:tcPr>
                <w:tcW w:w="582" w:type="pct"/>
                <w:gridSpan w:val="2"/>
              </w:tcPr>
            </w:tcPrChange>
          </w:tcPr>
          <w:p w14:paraId="7A6797B8" w14:textId="0F9CAB00" w:rsidR="00F57067" w:rsidRPr="0079412E" w:rsidRDefault="00E808B2" w:rsidP="00F57067">
            <w:pPr>
              <w:spacing w:after="0" w:line="240" w:lineRule="auto"/>
              <w:jc w:val="right"/>
              <w:rPr>
                <w:rFonts w:ascii="Times New Roman" w:hAnsi="Times New Roman" w:cs="Times New Roman"/>
                <w:color w:val="000000"/>
                <w:sz w:val="24"/>
                <w:szCs w:val="24"/>
              </w:rPr>
            </w:pPr>
            <w:ins w:id="712" w:author="Mohammad Nayeem Hasan" w:date="2025-05-07T16:00:00Z" w16du:dateUtc="2025-05-07T10:00: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713" w:author="Mohammad Nayeem Hasan" w:date="2025-05-07T14:56:00Z" w16du:dateUtc="2025-05-07T08:56:00Z">
              <w:tcPr>
                <w:tcW w:w="430" w:type="pct"/>
                <w:gridSpan w:val="2"/>
                <w:shd w:val="clear" w:color="auto" w:fill="auto"/>
                <w:noWrap/>
                <w:vAlign w:val="bottom"/>
                <w:hideMark/>
              </w:tcPr>
            </w:tcPrChange>
          </w:tcPr>
          <w:p w14:paraId="2912F5D8" w14:textId="31D95A3D"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45</w:t>
            </w:r>
          </w:p>
        </w:tc>
        <w:tc>
          <w:tcPr>
            <w:tcW w:w="334" w:type="pct"/>
            <w:shd w:val="clear" w:color="auto" w:fill="auto"/>
            <w:noWrap/>
            <w:vAlign w:val="bottom"/>
            <w:hideMark/>
            <w:tcPrChange w:id="714" w:author="Mohammad Nayeem Hasan" w:date="2025-05-07T14:56:00Z" w16du:dateUtc="2025-05-07T08:56:00Z">
              <w:tcPr>
                <w:tcW w:w="339" w:type="pct"/>
                <w:gridSpan w:val="2"/>
                <w:shd w:val="clear" w:color="auto" w:fill="auto"/>
                <w:noWrap/>
                <w:vAlign w:val="bottom"/>
                <w:hideMark/>
              </w:tcPr>
            </w:tcPrChange>
          </w:tcPr>
          <w:p w14:paraId="576E26C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715" w:author="Mohammad Nayeem Hasan" w:date="2025-05-07T14:56:00Z" w16du:dateUtc="2025-05-07T08:56:00Z">
              <w:tcPr>
                <w:tcW w:w="409" w:type="pct"/>
                <w:gridSpan w:val="2"/>
                <w:shd w:val="clear" w:color="auto" w:fill="auto"/>
                <w:noWrap/>
                <w:vAlign w:val="bottom"/>
                <w:hideMark/>
              </w:tcPr>
            </w:tcPrChange>
          </w:tcPr>
          <w:p w14:paraId="37D35D51" w14:textId="2F3AA9CC"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8.66</w:t>
            </w:r>
          </w:p>
        </w:tc>
        <w:tc>
          <w:tcPr>
            <w:tcW w:w="376" w:type="pct"/>
            <w:shd w:val="clear" w:color="auto" w:fill="auto"/>
            <w:noWrap/>
            <w:vAlign w:val="bottom"/>
            <w:hideMark/>
            <w:tcPrChange w:id="716" w:author="Mohammad Nayeem Hasan" w:date="2025-05-07T14:56:00Z" w16du:dateUtc="2025-05-07T08:56:00Z">
              <w:tcPr>
                <w:tcW w:w="446" w:type="pct"/>
                <w:gridSpan w:val="2"/>
                <w:shd w:val="clear" w:color="auto" w:fill="auto"/>
                <w:noWrap/>
                <w:vAlign w:val="bottom"/>
                <w:hideMark/>
              </w:tcPr>
            </w:tcPrChange>
          </w:tcPr>
          <w:p w14:paraId="42AFB3E8"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717" w:author="Mohammad Nayeem Hasan" w:date="2025-05-07T14:56:00Z" w16du:dateUtc="2025-05-07T08:56:00Z">
              <w:tcPr>
                <w:tcW w:w="277" w:type="pct"/>
                <w:vAlign w:val="bottom"/>
              </w:tcPr>
            </w:tcPrChange>
          </w:tcPr>
          <w:p w14:paraId="6995B00F"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45713473" w14:textId="77777777" w:rsidTr="00A81135">
        <w:trPr>
          <w:trHeight w:val="300"/>
          <w:trPrChange w:id="718" w:author="Mohammad Nayeem Hasan" w:date="2025-05-07T14:56:00Z" w16du:dateUtc="2025-05-07T08:56:00Z">
            <w:trPr>
              <w:gridAfter w:val="0"/>
              <w:trHeight w:val="300"/>
            </w:trPr>
          </w:trPrChange>
        </w:trPr>
        <w:tc>
          <w:tcPr>
            <w:tcW w:w="863" w:type="pct"/>
            <w:shd w:val="clear" w:color="auto" w:fill="auto"/>
            <w:noWrap/>
            <w:vAlign w:val="bottom"/>
            <w:hideMark/>
            <w:tcPrChange w:id="719" w:author="Mohammad Nayeem Hasan" w:date="2025-05-07T14:56:00Z" w16du:dateUtc="2025-05-07T08:56:00Z">
              <w:tcPr>
                <w:tcW w:w="875" w:type="pct"/>
                <w:shd w:val="clear" w:color="auto" w:fill="auto"/>
                <w:noWrap/>
                <w:vAlign w:val="bottom"/>
                <w:hideMark/>
              </w:tcPr>
            </w:tcPrChange>
          </w:tcPr>
          <w:p w14:paraId="68847940"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Malaysia</w:t>
            </w:r>
          </w:p>
        </w:tc>
        <w:tc>
          <w:tcPr>
            <w:tcW w:w="918" w:type="pct"/>
            <w:shd w:val="clear" w:color="auto" w:fill="auto"/>
            <w:noWrap/>
            <w:vAlign w:val="bottom"/>
            <w:hideMark/>
            <w:tcPrChange w:id="720" w:author="Mohammad Nayeem Hasan" w:date="2025-05-07T14:56:00Z" w16du:dateUtc="2025-05-07T08:56:00Z">
              <w:tcPr>
                <w:tcW w:w="931" w:type="pct"/>
                <w:gridSpan w:val="2"/>
                <w:shd w:val="clear" w:color="auto" w:fill="auto"/>
                <w:noWrap/>
                <w:vAlign w:val="bottom"/>
                <w:hideMark/>
              </w:tcPr>
            </w:tcPrChange>
          </w:tcPr>
          <w:p w14:paraId="3D2C6ACF" w14:textId="13A41E8D"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721" w:author="Mohammad Nayeem Hasan" w:date="2025-05-07T14:11:00Z" w16du:dateUtc="2025-05-07T08:11:00Z">
              <w:r w:rsidRPr="0079412E">
                <w:rPr>
                  <w:rFonts w:ascii="Times New Roman" w:hAnsi="Times New Roman" w:cs="Times New Roman"/>
                  <w:color w:val="000000"/>
                  <w:sz w:val="24"/>
                  <w:szCs w:val="24"/>
                </w:rPr>
                <w:t>Western Pacific</w:t>
              </w:r>
            </w:ins>
            <w:del w:id="722" w:author="Mohammad Nayeem Hasan" w:date="2025-05-07T14:11:00Z" w16du:dateUtc="2025-05-07T08:11: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723" w:author="Mohammad Nayeem Hasan" w:date="2025-05-07T14:56:00Z" w16du:dateUtc="2025-05-07T08:56:00Z">
              <w:tcPr>
                <w:tcW w:w="711" w:type="pct"/>
                <w:gridSpan w:val="2"/>
                <w:shd w:val="clear" w:color="auto" w:fill="auto"/>
                <w:noWrap/>
                <w:vAlign w:val="bottom"/>
                <w:hideMark/>
              </w:tcPr>
            </w:tcPrChange>
          </w:tcPr>
          <w:p w14:paraId="6C0A69E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724" w:author="Mohammad Nayeem Hasan" w:date="2025-05-07T14:56:00Z" w16du:dateUtc="2025-05-07T08:56:00Z">
              <w:tcPr>
                <w:tcW w:w="582" w:type="pct"/>
                <w:gridSpan w:val="2"/>
              </w:tcPr>
            </w:tcPrChange>
          </w:tcPr>
          <w:p w14:paraId="3FCA1ECC" w14:textId="03604876" w:rsidR="00F57067" w:rsidRPr="0079412E" w:rsidRDefault="00D46C2D" w:rsidP="00F57067">
            <w:pPr>
              <w:spacing w:after="0" w:line="240" w:lineRule="auto"/>
              <w:jc w:val="right"/>
              <w:rPr>
                <w:rFonts w:ascii="Times New Roman" w:hAnsi="Times New Roman" w:cs="Times New Roman"/>
                <w:color w:val="000000"/>
                <w:sz w:val="24"/>
                <w:szCs w:val="24"/>
              </w:rPr>
            </w:pPr>
            <w:ins w:id="725" w:author="Mohammad Nayeem Hasan" w:date="2025-05-07T16:02:00Z" w16du:dateUtc="2025-05-07T10:0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726" w:author="Mohammad Nayeem Hasan" w:date="2025-05-07T14:56:00Z" w16du:dateUtc="2025-05-07T08:56:00Z">
              <w:tcPr>
                <w:tcW w:w="430" w:type="pct"/>
                <w:gridSpan w:val="2"/>
                <w:shd w:val="clear" w:color="auto" w:fill="auto"/>
                <w:noWrap/>
                <w:vAlign w:val="bottom"/>
                <w:hideMark/>
              </w:tcPr>
            </w:tcPrChange>
          </w:tcPr>
          <w:p w14:paraId="668CBF0B" w14:textId="1F23E9B9"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122423</w:t>
            </w:r>
          </w:p>
        </w:tc>
        <w:tc>
          <w:tcPr>
            <w:tcW w:w="334" w:type="pct"/>
            <w:shd w:val="clear" w:color="auto" w:fill="auto"/>
            <w:noWrap/>
            <w:vAlign w:val="bottom"/>
            <w:hideMark/>
            <w:tcPrChange w:id="727" w:author="Mohammad Nayeem Hasan" w:date="2025-05-07T14:56:00Z" w16du:dateUtc="2025-05-07T08:56:00Z">
              <w:tcPr>
                <w:tcW w:w="339" w:type="pct"/>
                <w:gridSpan w:val="2"/>
                <w:shd w:val="clear" w:color="auto" w:fill="auto"/>
                <w:noWrap/>
                <w:vAlign w:val="bottom"/>
                <w:hideMark/>
              </w:tcPr>
            </w:tcPrChange>
          </w:tcPr>
          <w:p w14:paraId="4089EED3"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67</w:t>
            </w:r>
          </w:p>
        </w:tc>
        <w:tc>
          <w:tcPr>
            <w:tcW w:w="466" w:type="pct"/>
            <w:shd w:val="clear" w:color="auto" w:fill="auto"/>
            <w:noWrap/>
            <w:vAlign w:val="bottom"/>
            <w:hideMark/>
            <w:tcPrChange w:id="728" w:author="Mohammad Nayeem Hasan" w:date="2025-05-07T14:56:00Z" w16du:dateUtc="2025-05-07T08:56:00Z">
              <w:tcPr>
                <w:tcW w:w="409" w:type="pct"/>
                <w:gridSpan w:val="2"/>
                <w:shd w:val="clear" w:color="auto" w:fill="auto"/>
                <w:noWrap/>
                <w:vAlign w:val="bottom"/>
                <w:hideMark/>
              </w:tcPr>
            </w:tcPrChange>
          </w:tcPr>
          <w:p w14:paraId="069BE8BA" w14:textId="1BE5B3B2"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3646.3</w:t>
            </w:r>
            <w:r>
              <w:rPr>
                <w:rFonts w:ascii="Times New Roman" w:hAnsi="Times New Roman" w:cs="Times New Roman"/>
                <w:color w:val="000000"/>
                <w:sz w:val="24"/>
                <w:szCs w:val="24"/>
              </w:rPr>
              <w:t>8</w:t>
            </w:r>
          </w:p>
        </w:tc>
        <w:tc>
          <w:tcPr>
            <w:tcW w:w="376" w:type="pct"/>
            <w:shd w:val="clear" w:color="auto" w:fill="auto"/>
            <w:noWrap/>
            <w:vAlign w:val="bottom"/>
            <w:hideMark/>
            <w:tcPrChange w:id="729" w:author="Mohammad Nayeem Hasan" w:date="2025-05-07T14:56:00Z" w16du:dateUtc="2025-05-07T08:56:00Z">
              <w:tcPr>
                <w:tcW w:w="446" w:type="pct"/>
                <w:gridSpan w:val="2"/>
                <w:shd w:val="clear" w:color="auto" w:fill="auto"/>
                <w:noWrap/>
                <w:vAlign w:val="bottom"/>
                <w:hideMark/>
              </w:tcPr>
            </w:tcPrChange>
          </w:tcPr>
          <w:p w14:paraId="263BD368" w14:textId="6CC6CCFB"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2.00</w:t>
            </w:r>
          </w:p>
        </w:tc>
        <w:tc>
          <w:tcPr>
            <w:tcW w:w="343" w:type="pct"/>
            <w:vAlign w:val="bottom"/>
            <w:tcPrChange w:id="730" w:author="Mohammad Nayeem Hasan" w:date="2025-05-07T14:56:00Z" w16du:dateUtc="2025-05-07T08:56:00Z">
              <w:tcPr>
                <w:tcW w:w="277" w:type="pct"/>
                <w:vAlign w:val="bottom"/>
              </w:tcPr>
            </w:tcPrChange>
          </w:tcPr>
          <w:p w14:paraId="6029FA39"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0.05</w:t>
            </w:r>
          </w:p>
        </w:tc>
      </w:tr>
      <w:tr w:rsidR="00F57067" w:rsidRPr="0079412E" w14:paraId="3E09239D" w14:textId="77777777" w:rsidTr="00A81135">
        <w:trPr>
          <w:trHeight w:val="300"/>
          <w:trPrChange w:id="731" w:author="Mohammad Nayeem Hasan" w:date="2025-05-07T14:56:00Z" w16du:dateUtc="2025-05-07T08:56:00Z">
            <w:trPr>
              <w:gridAfter w:val="0"/>
              <w:trHeight w:val="300"/>
            </w:trPr>
          </w:trPrChange>
        </w:trPr>
        <w:tc>
          <w:tcPr>
            <w:tcW w:w="863" w:type="pct"/>
            <w:shd w:val="clear" w:color="auto" w:fill="auto"/>
            <w:noWrap/>
            <w:vAlign w:val="bottom"/>
            <w:hideMark/>
            <w:tcPrChange w:id="732" w:author="Mohammad Nayeem Hasan" w:date="2025-05-07T14:56:00Z" w16du:dateUtc="2025-05-07T08:56:00Z">
              <w:tcPr>
                <w:tcW w:w="875" w:type="pct"/>
                <w:shd w:val="clear" w:color="auto" w:fill="auto"/>
                <w:noWrap/>
                <w:vAlign w:val="bottom"/>
                <w:hideMark/>
              </w:tcPr>
            </w:tcPrChange>
          </w:tcPr>
          <w:p w14:paraId="22F5EE28"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lastRenderedPageBreak/>
              <w:t>Maldives</w:t>
            </w:r>
          </w:p>
        </w:tc>
        <w:tc>
          <w:tcPr>
            <w:tcW w:w="918" w:type="pct"/>
            <w:shd w:val="clear" w:color="auto" w:fill="auto"/>
            <w:noWrap/>
            <w:vAlign w:val="bottom"/>
            <w:hideMark/>
            <w:tcPrChange w:id="733" w:author="Mohammad Nayeem Hasan" w:date="2025-05-07T14:56:00Z" w16du:dateUtc="2025-05-07T08:56:00Z">
              <w:tcPr>
                <w:tcW w:w="931" w:type="pct"/>
                <w:gridSpan w:val="2"/>
                <w:shd w:val="clear" w:color="auto" w:fill="auto"/>
                <w:noWrap/>
                <w:vAlign w:val="bottom"/>
                <w:hideMark/>
              </w:tcPr>
            </w:tcPrChange>
          </w:tcPr>
          <w:p w14:paraId="4FBE27DB" w14:textId="2D09C4B7"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734" w:author="Mohammad Nayeem Hasan" w:date="2025-05-07T14:12:00Z" w16du:dateUtc="2025-05-07T08:12:00Z">
              <w:r w:rsidRPr="0079412E">
                <w:rPr>
                  <w:rFonts w:ascii="Times New Roman" w:hAnsi="Times New Roman" w:cs="Times New Roman"/>
                  <w:color w:val="000000"/>
                  <w:sz w:val="24"/>
                  <w:szCs w:val="24"/>
                </w:rPr>
                <w:t>South-East Asia</w:t>
              </w:r>
            </w:ins>
            <w:del w:id="735" w:author="Mohammad Nayeem Hasan" w:date="2025-05-07T14:12:00Z" w16du:dateUtc="2025-05-07T08:12:00Z">
              <w:r w:rsidR="00F57067" w:rsidRPr="0079412E" w:rsidDel="00844561">
                <w:rPr>
                  <w:rFonts w:ascii="Times New Roman" w:hAnsi="Times New Roman" w:cs="Times New Roman"/>
                  <w:color w:val="000000"/>
                  <w:sz w:val="24"/>
                  <w:szCs w:val="24"/>
                </w:rPr>
                <w:delText>South-East Asia Region</w:delText>
              </w:r>
            </w:del>
          </w:p>
        </w:tc>
        <w:tc>
          <w:tcPr>
            <w:tcW w:w="701" w:type="pct"/>
            <w:shd w:val="clear" w:color="auto" w:fill="auto"/>
            <w:noWrap/>
            <w:vAlign w:val="bottom"/>
            <w:hideMark/>
            <w:tcPrChange w:id="736" w:author="Mohammad Nayeem Hasan" w:date="2025-05-07T14:56:00Z" w16du:dateUtc="2025-05-07T08:56:00Z">
              <w:tcPr>
                <w:tcW w:w="711" w:type="pct"/>
                <w:gridSpan w:val="2"/>
                <w:shd w:val="clear" w:color="auto" w:fill="auto"/>
                <w:noWrap/>
                <w:vAlign w:val="bottom"/>
                <w:hideMark/>
              </w:tcPr>
            </w:tcPrChange>
          </w:tcPr>
          <w:p w14:paraId="4D0BE6A8"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737" w:author="Mohammad Nayeem Hasan" w:date="2025-05-07T14:56:00Z" w16du:dateUtc="2025-05-07T08:56:00Z">
              <w:tcPr>
                <w:tcW w:w="582" w:type="pct"/>
                <w:gridSpan w:val="2"/>
              </w:tcPr>
            </w:tcPrChange>
          </w:tcPr>
          <w:p w14:paraId="7EBD6124" w14:textId="3121132A" w:rsidR="00F57067" w:rsidRPr="0079412E" w:rsidRDefault="00AA59A8" w:rsidP="00F57067">
            <w:pPr>
              <w:spacing w:after="0" w:line="240" w:lineRule="auto"/>
              <w:jc w:val="right"/>
              <w:rPr>
                <w:rFonts w:ascii="Times New Roman" w:hAnsi="Times New Roman" w:cs="Times New Roman"/>
                <w:color w:val="000000"/>
                <w:sz w:val="24"/>
                <w:szCs w:val="24"/>
              </w:rPr>
            </w:pPr>
            <w:ins w:id="738" w:author="Mohammad Nayeem Hasan" w:date="2025-05-07T14:36:00Z" w16du:dateUtc="2025-05-07T08:36: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739" w:author="Mohammad Nayeem Hasan" w:date="2025-05-07T14:56:00Z" w16du:dateUtc="2025-05-07T08:56:00Z">
              <w:tcPr>
                <w:tcW w:w="430" w:type="pct"/>
                <w:gridSpan w:val="2"/>
                <w:shd w:val="clear" w:color="auto" w:fill="auto"/>
                <w:noWrap/>
                <w:vAlign w:val="bottom"/>
                <w:hideMark/>
              </w:tcPr>
            </w:tcPrChange>
          </w:tcPr>
          <w:p w14:paraId="5C9C9CA9" w14:textId="7B581F8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3294</w:t>
            </w:r>
          </w:p>
        </w:tc>
        <w:tc>
          <w:tcPr>
            <w:tcW w:w="334" w:type="pct"/>
            <w:shd w:val="clear" w:color="auto" w:fill="auto"/>
            <w:noWrap/>
            <w:vAlign w:val="bottom"/>
            <w:hideMark/>
            <w:tcPrChange w:id="740" w:author="Mohammad Nayeem Hasan" w:date="2025-05-07T14:56:00Z" w16du:dateUtc="2025-05-07T08:56:00Z">
              <w:tcPr>
                <w:tcW w:w="339" w:type="pct"/>
                <w:gridSpan w:val="2"/>
                <w:shd w:val="clear" w:color="auto" w:fill="auto"/>
                <w:noWrap/>
                <w:vAlign w:val="bottom"/>
                <w:hideMark/>
              </w:tcPr>
            </w:tcPrChange>
          </w:tcPr>
          <w:p w14:paraId="7F32F33B"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p>
        </w:tc>
        <w:tc>
          <w:tcPr>
            <w:tcW w:w="466" w:type="pct"/>
            <w:shd w:val="clear" w:color="auto" w:fill="auto"/>
            <w:noWrap/>
            <w:vAlign w:val="bottom"/>
            <w:hideMark/>
            <w:tcPrChange w:id="741" w:author="Mohammad Nayeem Hasan" w:date="2025-05-07T14:56:00Z" w16du:dateUtc="2025-05-07T08:56:00Z">
              <w:tcPr>
                <w:tcW w:w="409" w:type="pct"/>
                <w:gridSpan w:val="2"/>
                <w:shd w:val="clear" w:color="auto" w:fill="auto"/>
                <w:noWrap/>
                <w:vAlign w:val="bottom"/>
                <w:hideMark/>
              </w:tcPr>
            </w:tcPrChange>
          </w:tcPr>
          <w:p w14:paraId="60AA1797" w14:textId="5070631F"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6316.9</w:t>
            </w:r>
            <w:r>
              <w:rPr>
                <w:rFonts w:ascii="Times New Roman" w:hAnsi="Times New Roman" w:cs="Times New Roman"/>
                <w:color w:val="000000"/>
                <w:sz w:val="24"/>
                <w:szCs w:val="24"/>
              </w:rPr>
              <w:t>2</w:t>
            </w:r>
          </w:p>
        </w:tc>
        <w:tc>
          <w:tcPr>
            <w:tcW w:w="376" w:type="pct"/>
            <w:shd w:val="clear" w:color="auto" w:fill="auto"/>
            <w:noWrap/>
            <w:vAlign w:val="bottom"/>
            <w:hideMark/>
            <w:tcPrChange w:id="742" w:author="Mohammad Nayeem Hasan" w:date="2025-05-07T14:56:00Z" w16du:dateUtc="2025-05-07T08:56:00Z">
              <w:tcPr>
                <w:tcW w:w="446" w:type="pct"/>
                <w:gridSpan w:val="2"/>
                <w:shd w:val="clear" w:color="auto" w:fill="auto"/>
                <w:noWrap/>
                <w:vAlign w:val="bottom"/>
                <w:hideMark/>
              </w:tcPr>
            </w:tcPrChange>
          </w:tcPr>
          <w:p w14:paraId="7857F11D" w14:textId="447766C8"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3.8</w:t>
            </w:r>
            <w:r>
              <w:rPr>
                <w:rFonts w:ascii="Times New Roman" w:hAnsi="Times New Roman" w:cs="Times New Roman"/>
                <w:color w:val="000000"/>
                <w:sz w:val="24"/>
                <w:szCs w:val="24"/>
              </w:rPr>
              <w:t>4</w:t>
            </w:r>
          </w:p>
        </w:tc>
        <w:tc>
          <w:tcPr>
            <w:tcW w:w="343" w:type="pct"/>
            <w:vAlign w:val="bottom"/>
            <w:tcPrChange w:id="743" w:author="Mohammad Nayeem Hasan" w:date="2025-05-07T14:56:00Z" w16du:dateUtc="2025-05-07T08:56:00Z">
              <w:tcPr>
                <w:tcW w:w="277" w:type="pct"/>
                <w:vAlign w:val="bottom"/>
              </w:tcPr>
            </w:tcPrChange>
          </w:tcPr>
          <w:p w14:paraId="60C9F00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0.06</w:t>
            </w:r>
          </w:p>
        </w:tc>
      </w:tr>
      <w:tr w:rsidR="00F57067" w:rsidRPr="0079412E" w14:paraId="63F8FB4C" w14:textId="77777777" w:rsidTr="00A81135">
        <w:trPr>
          <w:trHeight w:val="300"/>
          <w:trPrChange w:id="744" w:author="Mohammad Nayeem Hasan" w:date="2025-05-07T14:56:00Z" w16du:dateUtc="2025-05-07T08:56:00Z">
            <w:trPr>
              <w:gridAfter w:val="0"/>
              <w:trHeight w:val="300"/>
            </w:trPr>
          </w:trPrChange>
        </w:trPr>
        <w:tc>
          <w:tcPr>
            <w:tcW w:w="863" w:type="pct"/>
            <w:shd w:val="clear" w:color="auto" w:fill="auto"/>
            <w:noWrap/>
            <w:vAlign w:val="bottom"/>
            <w:hideMark/>
            <w:tcPrChange w:id="745" w:author="Mohammad Nayeem Hasan" w:date="2025-05-07T14:56:00Z" w16du:dateUtc="2025-05-07T08:56:00Z">
              <w:tcPr>
                <w:tcW w:w="875" w:type="pct"/>
                <w:shd w:val="clear" w:color="auto" w:fill="auto"/>
                <w:noWrap/>
                <w:vAlign w:val="bottom"/>
                <w:hideMark/>
              </w:tcPr>
            </w:tcPrChange>
          </w:tcPr>
          <w:p w14:paraId="7FA82249"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Mali</w:t>
            </w:r>
          </w:p>
        </w:tc>
        <w:tc>
          <w:tcPr>
            <w:tcW w:w="918" w:type="pct"/>
            <w:shd w:val="clear" w:color="auto" w:fill="auto"/>
            <w:noWrap/>
            <w:vAlign w:val="bottom"/>
            <w:hideMark/>
            <w:tcPrChange w:id="746" w:author="Mohammad Nayeem Hasan" w:date="2025-05-07T14:56:00Z" w16du:dateUtc="2025-05-07T08:56:00Z">
              <w:tcPr>
                <w:tcW w:w="931" w:type="pct"/>
                <w:gridSpan w:val="2"/>
                <w:shd w:val="clear" w:color="auto" w:fill="auto"/>
                <w:noWrap/>
                <w:vAlign w:val="bottom"/>
                <w:hideMark/>
              </w:tcPr>
            </w:tcPrChange>
          </w:tcPr>
          <w:p w14:paraId="70384C11" w14:textId="2605589A"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747" w:author="Mohammad Nayeem Hasan" w:date="2025-05-07T13:53:00Z" w16du:dateUtc="2025-05-07T07:53: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748" w:author="Mohammad Nayeem Hasan" w:date="2025-05-07T13:53:00Z" w16du:dateUtc="2025-05-07T07:53:00Z">
              <w:r w:rsidRPr="0079412E" w:rsidDel="00BF0BA7">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749" w:author="Mohammad Nayeem Hasan" w:date="2025-05-07T14:56:00Z" w16du:dateUtc="2025-05-07T08:56:00Z">
              <w:tcPr>
                <w:tcW w:w="711" w:type="pct"/>
                <w:gridSpan w:val="2"/>
                <w:shd w:val="clear" w:color="auto" w:fill="auto"/>
                <w:noWrap/>
                <w:vAlign w:val="bottom"/>
                <w:hideMark/>
              </w:tcPr>
            </w:tcPrChange>
          </w:tcPr>
          <w:p w14:paraId="3ACB2AA0"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750" w:author="Mohammad Nayeem Hasan" w:date="2025-05-07T14:56:00Z" w16du:dateUtc="2025-05-07T08:56:00Z">
              <w:tcPr>
                <w:tcW w:w="582" w:type="pct"/>
                <w:gridSpan w:val="2"/>
              </w:tcPr>
            </w:tcPrChange>
          </w:tcPr>
          <w:p w14:paraId="7E42AC65" w14:textId="31D29008" w:rsidR="00F57067" w:rsidRPr="0079412E" w:rsidRDefault="00AA59A8" w:rsidP="00F57067">
            <w:pPr>
              <w:spacing w:after="0" w:line="240" w:lineRule="auto"/>
              <w:jc w:val="right"/>
              <w:rPr>
                <w:rFonts w:ascii="Times New Roman" w:hAnsi="Times New Roman" w:cs="Times New Roman"/>
                <w:color w:val="000000"/>
                <w:sz w:val="24"/>
                <w:szCs w:val="24"/>
              </w:rPr>
            </w:pPr>
            <w:ins w:id="751" w:author="Mohammad Nayeem Hasan" w:date="2025-05-07T14:36:00Z" w16du:dateUtc="2025-05-07T08:36: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752" w:author="Mohammad Nayeem Hasan" w:date="2025-05-07T14:56:00Z" w16du:dateUtc="2025-05-07T08:56:00Z">
              <w:tcPr>
                <w:tcW w:w="430" w:type="pct"/>
                <w:gridSpan w:val="2"/>
                <w:shd w:val="clear" w:color="auto" w:fill="auto"/>
                <w:noWrap/>
                <w:vAlign w:val="bottom"/>
                <w:hideMark/>
              </w:tcPr>
            </w:tcPrChange>
          </w:tcPr>
          <w:p w14:paraId="1F2F1F1C" w14:textId="7BBF8AF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9556</w:t>
            </w:r>
          </w:p>
        </w:tc>
        <w:tc>
          <w:tcPr>
            <w:tcW w:w="334" w:type="pct"/>
            <w:shd w:val="clear" w:color="auto" w:fill="auto"/>
            <w:noWrap/>
            <w:vAlign w:val="bottom"/>
            <w:hideMark/>
            <w:tcPrChange w:id="753" w:author="Mohammad Nayeem Hasan" w:date="2025-05-07T14:56:00Z" w16du:dateUtc="2025-05-07T08:56:00Z">
              <w:tcPr>
                <w:tcW w:w="339" w:type="pct"/>
                <w:gridSpan w:val="2"/>
                <w:shd w:val="clear" w:color="auto" w:fill="auto"/>
                <w:noWrap/>
                <w:vAlign w:val="bottom"/>
                <w:hideMark/>
              </w:tcPr>
            </w:tcPrChange>
          </w:tcPr>
          <w:p w14:paraId="6DC9269F"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w:t>
            </w:r>
          </w:p>
        </w:tc>
        <w:tc>
          <w:tcPr>
            <w:tcW w:w="466" w:type="pct"/>
            <w:shd w:val="clear" w:color="auto" w:fill="auto"/>
            <w:noWrap/>
            <w:vAlign w:val="bottom"/>
            <w:hideMark/>
            <w:tcPrChange w:id="754" w:author="Mohammad Nayeem Hasan" w:date="2025-05-07T14:56:00Z" w16du:dateUtc="2025-05-07T08:56:00Z">
              <w:tcPr>
                <w:tcW w:w="409" w:type="pct"/>
                <w:gridSpan w:val="2"/>
                <w:shd w:val="clear" w:color="auto" w:fill="auto"/>
                <w:noWrap/>
                <w:vAlign w:val="bottom"/>
                <w:hideMark/>
              </w:tcPr>
            </w:tcPrChange>
          </w:tcPr>
          <w:p w14:paraId="58DB9D78" w14:textId="4BD6B05D"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436.2</w:t>
            </w:r>
            <w:r>
              <w:rPr>
                <w:rFonts w:ascii="Times New Roman" w:hAnsi="Times New Roman" w:cs="Times New Roman"/>
                <w:color w:val="000000"/>
                <w:sz w:val="24"/>
                <w:szCs w:val="24"/>
              </w:rPr>
              <w:t>5</w:t>
            </w:r>
          </w:p>
        </w:tc>
        <w:tc>
          <w:tcPr>
            <w:tcW w:w="376" w:type="pct"/>
            <w:shd w:val="clear" w:color="auto" w:fill="auto"/>
            <w:noWrap/>
            <w:vAlign w:val="bottom"/>
            <w:hideMark/>
            <w:tcPrChange w:id="755" w:author="Mohammad Nayeem Hasan" w:date="2025-05-07T14:56:00Z" w16du:dateUtc="2025-05-07T08:56:00Z">
              <w:tcPr>
                <w:tcW w:w="446" w:type="pct"/>
                <w:gridSpan w:val="2"/>
                <w:shd w:val="clear" w:color="auto" w:fill="auto"/>
                <w:noWrap/>
                <w:vAlign w:val="bottom"/>
                <w:hideMark/>
              </w:tcPr>
            </w:tcPrChange>
          </w:tcPr>
          <w:p w14:paraId="7C34DA3C" w14:textId="2B4DA02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0.5</w:t>
            </w:r>
            <w:r>
              <w:rPr>
                <w:rFonts w:ascii="Times New Roman" w:hAnsi="Times New Roman" w:cs="Times New Roman"/>
                <w:color w:val="000000"/>
                <w:sz w:val="24"/>
                <w:szCs w:val="24"/>
              </w:rPr>
              <w:t>5</w:t>
            </w:r>
          </w:p>
        </w:tc>
        <w:tc>
          <w:tcPr>
            <w:tcW w:w="343" w:type="pct"/>
            <w:vAlign w:val="bottom"/>
            <w:tcPrChange w:id="756" w:author="Mohammad Nayeem Hasan" w:date="2025-05-07T14:56:00Z" w16du:dateUtc="2025-05-07T08:56:00Z">
              <w:tcPr>
                <w:tcW w:w="277" w:type="pct"/>
                <w:vAlign w:val="bottom"/>
              </w:tcPr>
            </w:tcPrChange>
          </w:tcPr>
          <w:p w14:paraId="12A5213E"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0.13</w:t>
            </w:r>
          </w:p>
        </w:tc>
      </w:tr>
      <w:tr w:rsidR="00F57067" w:rsidRPr="0079412E" w14:paraId="5A6E7F78" w14:textId="77777777" w:rsidTr="00A81135">
        <w:trPr>
          <w:trHeight w:val="300"/>
          <w:trPrChange w:id="757" w:author="Mohammad Nayeem Hasan" w:date="2025-05-07T14:56:00Z" w16du:dateUtc="2025-05-07T08:56:00Z">
            <w:trPr>
              <w:gridAfter w:val="0"/>
              <w:trHeight w:val="300"/>
            </w:trPr>
          </w:trPrChange>
        </w:trPr>
        <w:tc>
          <w:tcPr>
            <w:tcW w:w="863" w:type="pct"/>
            <w:shd w:val="clear" w:color="auto" w:fill="auto"/>
            <w:noWrap/>
            <w:vAlign w:val="bottom"/>
            <w:hideMark/>
            <w:tcPrChange w:id="758" w:author="Mohammad Nayeem Hasan" w:date="2025-05-07T14:56:00Z" w16du:dateUtc="2025-05-07T08:56:00Z">
              <w:tcPr>
                <w:tcW w:w="875" w:type="pct"/>
                <w:shd w:val="clear" w:color="auto" w:fill="auto"/>
                <w:noWrap/>
                <w:vAlign w:val="bottom"/>
                <w:hideMark/>
              </w:tcPr>
            </w:tcPrChange>
          </w:tcPr>
          <w:p w14:paraId="61CD8027"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Martinique</w:t>
            </w:r>
          </w:p>
        </w:tc>
        <w:tc>
          <w:tcPr>
            <w:tcW w:w="918" w:type="pct"/>
            <w:shd w:val="clear" w:color="auto" w:fill="auto"/>
            <w:noWrap/>
            <w:vAlign w:val="bottom"/>
            <w:hideMark/>
            <w:tcPrChange w:id="759" w:author="Mohammad Nayeem Hasan" w:date="2025-05-07T14:56:00Z" w16du:dateUtc="2025-05-07T08:56:00Z">
              <w:tcPr>
                <w:tcW w:w="931" w:type="pct"/>
                <w:gridSpan w:val="2"/>
                <w:shd w:val="clear" w:color="auto" w:fill="auto"/>
                <w:noWrap/>
                <w:vAlign w:val="bottom"/>
                <w:hideMark/>
              </w:tcPr>
            </w:tcPrChange>
          </w:tcPr>
          <w:p w14:paraId="23BA4770" w14:textId="618ABC10"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760" w:author="Mohammad Nayeem Hasan" w:date="2025-05-07T14:07:00Z" w16du:dateUtc="2025-05-07T08:07:00Z">
              <w:r w:rsidRPr="00844561">
                <w:rPr>
                  <w:rFonts w:ascii="Times New Roman" w:hAnsi="Times New Roman" w:cs="Times New Roman"/>
                  <w:color w:val="000000"/>
                  <w:sz w:val="24"/>
                  <w:szCs w:val="24"/>
                </w:rPr>
                <w:t>America</w:t>
              </w:r>
            </w:ins>
            <w:del w:id="761" w:author="Mohammad Nayeem Hasan" w:date="2025-05-07T14:07:00Z" w16du:dateUtc="2025-05-07T08:07:00Z">
              <w:r w:rsidR="00F57067"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762" w:author="Mohammad Nayeem Hasan" w:date="2025-05-07T14:56:00Z" w16du:dateUtc="2025-05-07T08:56:00Z">
              <w:tcPr>
                <w:tcW w:w="711" w:type="pct"/>
                <w:gridSpan w:val="2"/>
                <w:shd w:val="clear" w:color="auto" w:fill="auto"/>
                <w:noWrap/>
                <w:vAlign w:val="bottom"/>
                <w:hideMark/>
              </w:tcPr>
            </w:tcPrChange>
          </w:tcPr>
          <w:p w14:paraId="3C536369"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763" w:author="Mohammad Nayeem Hasan" w:date="2025-05-07T14:56:00Z" w16du:dateUtc="2025-05-07T08:56:00Z">
              <w:tcPr>
                <w:tcW w:w="582" w:type="pct"/>
                <w:gridSpan w:val="2"/>
              </w:tcPr>
            </w:tcPrChange>
          </w:tcPr>
          <w:p w14:paraId="49479967" w14:textId="1BACAC90" w:rsidR="00F57067" w:rsidRPr="0079412E" w:rsidRDefault="00AA59A8" w:rsidP="00F57067">
            <w:pPr>
              <w:spacing w:after="0" w:line="240" w:lineRule="auto"/>
              <w:jc w:val="right"/>
              <w:rPr>
                <w:rFonts w:ascii="Times New Roman" w:hAnsi="Times New Roman" w:cs="Times New Roman"/>
                <w:color w:val="000000"/>
                <w:sz w:val="24"/>
                <w:szCs w:val="24"/>
              </w:rPr>
            </w:pPr>
            <w:ins w:id="764" w:author="Mohammad Nayeem Hasan" w:date="2025-05-07T14:36:00Z" w16du:dateUtc="2025-05-07T08:36: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765" w:author="Mohammad Nayeem Hasan" w:date="2025-05-07T14:56:00Z" w16du:dateUtc="2025-05-07T08:56:00Z">
              <w:tcPr>
                <w:tcW w:w="430" w:type="pct"/>
                <w:gridSpan w:val="2"/>
                <w:shd w:val="clear" w:color="auto" w:fill="auto"/>
                <w:noWrap/>
                <w:vAlign w:val="bottom"/>
                <w:hideMark/>
              </w:tcPr>
            </w:tcPrChange>
          </w:tcPr>
          <w:p w14:paraId="6619972C" w14:textId="43E1D22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7371</w:t>
            </w:r>
          </w:p>
        </w:tc>
        <w:tc>
          <w:tcPr>
            <w:tcW w:w="334" w:type="pct"/>
            <w:shd w:val="clear" w:color="auto" w:fill="auto"/>
            <w:noWrap/>
            <w:vAlign w:val="bottom"/>
            <w:hideMark/>
            <w:tcPrChange w:id="766" w:author="Mohammad Nayeem Hasan" w:date="2025-05-07T14:56:00Z" w16du:dateUtc="2025-05-07T08:56:00Z">
              <w:tcPr>
                <w:tcW w:w="339" w:type="pct"/>
                <w:gridSpan w:val="2"/>
                <w:shd w:val="clear" w:color="auto" w:fill="auto"/>
                <w:noWrap/>
                <w:vAlign w:val="bottom"/>
                <w:hideMark/>
              </w:tcPr>
            </w:tcPrChange>
          </w:tcPr>
          <w:p w14:paraId="7EC95FA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767" w:author="Mohammad Nayeem Hasan" w:date="2025-05-07T14:56:00Z" w16du:dateUtc="2025-05-07T08:56:00Z">
              <w:tcPr>
                <w:tcW w:w="409" w:type="pct"/>
                <w:gridSpan w:val="2"/>
                <w:shd w:val="clear" w:color="auto" w:fill="auto"/>
                <w:noWrap/>
                <w:vAlign w:val="bottom"/>
                <w:hideMark/>
              </w:tcPr>
            </w:tcPrChange>
          </w:tcPr>
          <w:p w14:paraId="0E668BDE"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19986.66</w:t>
            </w:r>
          </w:p>
        </w:tc>
        <w:tc>
          <w:tcPr>
            <w:tcW w:w="376" w:type="pct"/>
            <w:shd w:val="clear" w:color="auto" w:fill="auto"/>
            <w:noWrap/>
            <w:vAlign w:val="bottom"/>
            <w:hideMark/>
            <w:tcPrChange w:id="768" w:author="Mohammad Nayeem Hasan" w:date="2025-05-07T14:56:00Z" w16du:dateUtc="2025-05-07T08:56:00Z">
              <w:tcPr>
                <w:tcW w:w="446" w:type="pct"/>
                <w:gridSpan w:val="2"/>
                <w:shd w:val="clear" w:color="auto" w:fill="auto"/>
                <w:noWrap/>
                <w:vAlign w:val="bottom"/>
                <w:hideMark/>
              </w:tcPr>
            </w:tcPrChange>
          </w:tcPr>
          <w:p w14:paraId="0F10782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769" w:author="Mohammad Nayeem Hasan" w:date="2025-05-07T14:56:00Z" w16du:dateUtc="2025-05-07T08:56:00Z">
              <w:tcPr>
                <w:tcW w:w="277" w:type="pct"/>
                <w:vAlign w:val="bottom"/>
              </w:tcPr>
            </w:tcPrChange>
          </w:tcPr>
          <w:p w14:paraId="05DF167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69CFE870" w14:textId="77777777" w:rsidTr="00A81135">
        <w:trPr>
          <w:trHeight w:val="300"/>
          <w:trPrChange w:id="770" w:author="Mohammad Nayeem Hasan" w:date="2025-05-07T14:56:00Z" w16du:dateUtc="2025-05-07T08:56:00Z">
            <w:trPr>
              <w:gridAfter w:val="0"/>
              <w:trHeight w:val="300"/>
            </w:trPr>
          </w:trPrChange>
        </w:trPr>
        <w:tc>
          <w:tcPr>
            <w:tcW w:w="863" w:type="pct"/>
            <w:shd w:val="clear" w:color="auto" w:fill="auto"/>
            <w:noWrap/>
            <w:vAlign w:val="bottom"/>
            <w:hideMark/>
            <w:tcPrChange w:id="771" w:author="Mohammad Nayeem Hasan" w:date="2025-05-07T14:56:00Z" w16du:dateUtc="2025-05-07T08:56:00Z">
              <w:tcPr>
                <w:tcW w:w="875" w:type="pct"/>
                <w:shd w:val="clear" w:color="auto" w:fill="auto"/>
                <w:noWrap/>
                <w:vAlign w:val="bottom"/>
                <w:hideMark/>
              </w:tcPr>
            </w:tcPrChange>
          </w:tcPr>
          <w:p w14:paraId="5C1CF210"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Mauritania</w:t>
            </w:r>
          </w:p>
        </w:tc>
        <w:tc>
          <w:tcPr>
            <w:tcW w:w="918" w:type="pct"/>
            <w:shd w:val="clear" w:color="auto" w:fill="auto"/>
            <w:noWrap/>
            <w:vAlign w:val="bottom"/>
            <w:hideMark/>
            <w:tcPrChange w:id="772" w:author="Mohammad Nayeem Hasan" w:date="2025-05-07T14:56:00Z" w16du:dateUtc="2025-05-07T08:56:00Z">
              <w:tcPr>
                <w:tcW w:w="931" w:type="pct"/>
                <w:gridSpan w:val="2"/>
                <w:shd w:val="clear" w:color="auto" w:fill="auto"/>
                <w:noWrap/>
                <w:vAlign w:val="bottom"/>
                <w:hideMark/>
              </w:tcPr>
            </w:tcPrChange>
          </w:tcPr>
          <w:p w14:paraId="5D7F36FD" w14:textId="53AE4C2A"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773" w:author="Mohammad Nayeem Hasan" w:date="2025-05-07T13:53:00Z" w16du:dateUtc="2025-05-07T07:53: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774" w:author="Mohammad Nayeem Hasan" w:date="2025-05-07T13:53:00Z" w16du:dateUtc="2025-05-07T07:53:00Z">
              <w:r w:rsidRPr="0079412E" w:rsidDel="00660871">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775" w:author="Mohammad Nayeem Hasan" w:date="2025-05-07T14:56:00Z" w16du:dateUtc="2025-05-07T08:56:00Z">
              <w:tcPr>
                <w:tcW w:w="711" w:type="pct"/>
                <w:gridSpan w:val="2"/>
                <w:shd w:val="clear" w:color="auto" w:fill="auto"/>
                <w:noWrap/>
                <w:vAlign w:val="bottom"/>
                <w:hideMark/>
              </w:tcPr>
            </w:tcPrChange>
          </w:tcPr>
          <w:p w14:paraId="746D665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776" w:author="Mohammad Nayeem Hasan" w:date="2025-05-07T14:56:00Z" w16du:dateUtc="2025-05-07T08:56:00Z">
              <w:tcPr>
                <w:tcW w:w="582" w:type="pct"/>
                <w:gridSpan w:val="2"/>
              </w:tcPr>
            </w:tcPrChange>
          </w:tcPr>
          <w:p w14:paraId="08EAB8BC" w14:textId="7C71BB24" w:rsidR="00F57067" w:rsidRPr="0079412E" w:rsidRDefault="00AA59A8" w:rsidP="00F57067">
            <w:pPr>
              <w:spacing w:after="0" w:line="240" w:lineRule="auto"/>
              <w:jc w:val="right"/>
              <w:rPr>
                <w:rFonts w:ascii="Times New Roman" w:hAnsi="Times New Roman" w:cs="Times New Roman"/>
                <w:color w:val="000000"/>
                <w:sz w:val="24"/>
                <w:szCs w:val="24"/>
              </w:rPr>
            </w:pPr>
            <w:ins w:id="777" w:author="Mohammad Nayeem Hasan" w:date="2025-05-07T14:36:00Z" w16du:dateUtc="2025-05-07T08:36: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778" w:author="Mohammad Nayeem Hasan" w:date="2025-05-07T14:56:00Z" w16du:dateUtc="2025-05-07T08:56:00Z">
              <w:tcPr>
                <w:tcW w:w="430" w:type="pct"/>
                <w:gridSpan w:val="2"/>
                <w:shd w:val="clear" w:color="auto" w:fill="auto"/>
                <w:noWrap/>
                <w:vAlign w:val="bottom"/>
                <w:hideMark/>
              </w:tcPr>
            </w:tcPrChange>
          </w:tcPr>
          <w:p w14:paraId="23FB2C89" w14:textId="5AD06CCC"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3640</w:t>
            </w:r>
          </w:p>
        </w:tc>
        <w:tc>
          <w:tcPr>
            <w:tcW w:w="334" w:type="pct"/>
            <w:shd w:val="clear" w:color="auto" w:fill="auto"/>
            <w:noWrap/>
            <w:vAlign w:val="bottom"/>
            <w:hideMark/>
            <w:tcPrChange w:id="779" w:author="Mohammad Nayeem Hasan" w:date="2025-05-07T14:56:00Z" w16du:dateUtc="2025-05-07T08:56:00Z">
              <w:tcPr>
                <w:tcW w:w="339" w:type="pct"/>
                <w:gridSpan w:val="2"/>
                <w:shd w:val="clear" w:color="auto" w:fill="auto"/>
                <w:noWrap/>
                <w:vAlign w:val="bottom"/>
                <w:hideMark/>
              </w:tcPr>
            </w:tcPrChange>
          </w:tcPr>
          <w:p w14:paraId="75E8480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780" w:author="Mohammad Nayeem Hasan" w:date="2025-05-07T14:56:00Z" w16du:dateUtc="2025-05-07T08:56:00Z">
              <w:tcPr>
                <w:tcW w:w="409" w:type="pct"/>
                <w:gridSpan w:val="2"/>
                <w:shd w:val="clear" w:color="auto" w:fill="auto"/>
                <w:noWrap/>
                <w:vAlign w:val="bottom"/>
                <w:hideMark/>
              </w:tcPr>
            </w:tcPrChange>
          </w:tcPr>
          <w:p w14:paraId="6B202096" w14:textId="20BB30D5"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788.7</w:t>
            </w:r>
            <w:r>
              <w:rPr>
                <w:rFonts w:ascii="Times New Roman" w:hAnsi="Times New Roman" w:cs="Times New Roman"/>
                <w:color w:val="000000"/>
                <w:sz w:val="24"/>
                <w:szCs w:val="24"/>
              </w:rPr>
              <w:t>4</w:t>
            </w:r>
          </w:p>
        </w:tc>
        <w:tc>
          <w:tcPr>
            <w:tcW w:w="376" w:type="pct"/>
            <w:shd w:val="clear" w:color="auto" w:fill="auto"/>
            <w:noWrap/>
            <w:vAlign w:val="bottom"/>
            <w:hideMark/>
            <w:tcPrChange w:id="781" w:author="Mohammad Nayeem Hasan" w:date="2025-05-07T14:56:00Z" w16du:dateUtc="2025-05-07T08:56:00Z">
              <w:tcPr>
                <w:tcW w:w="446" w:type="pct"/>
                <w:gridSpan w:val="2"/>
                <w:shd w:val="clear" w:color="auto" w:fill="auto"/>
                <w:noWrap/>
                <w:vAlign w:val="bottom"/>
                <w:hideMark/>
              </w:tcPr>
            </w:tcPrChange>
          </w:tcPr>
          <w:p w14:paraId="4A8F17FF"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782" w:author="Mohammad Nayeem Hasan" w:date="2025-05-07T14:56:00Z" w16du:dateUtc="2025-05-07T08:56:00Z">
              <w:tcPr>
                <w:tcW w:w="277" w:type="pct"/>
                <w:vAlign w:val="bottom"/>
              </w:tcPr>
            </w:tcPrChange>
          </w:tcPr>
          <w:p w14:paraId="6E98751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2995345A" w14:textId="77777777" w:rsidTr="00A81135">
        <w:trPr>
          <w:trHeight w:val="300"/>
          <w:trPrChange w:id="783" w:author="Mohammad Nayeem Hasan" w:date="2025-05-07T14:56:00Z" w16du:dateUtc="2025-05-07T08:56:00Z">
            <w:trPr>
              <w:gridAfter w:val="0"/>
              <w:trHeight w:val="300"/>
            </w:trPr>
          </w:trPrChange>
        </w:trPr>
        <w:tc>
          <w:tcPr>
            <w:tcW w:w="863" w:type="pct"/>
            <w:shd w:val="clear" w:color="auto" w:fill="auto"/>
            <w:noWrap/>
            <w:vAlign w:val="bottom"/>
            <w:hideMark/>
            <w:tcPrChange w:id="784" w:author="Mohammad Nayeem Hasan" w:date="2025-05-07T14:56:00Z" w16du:dateUtc="2025-05-07T08:56:00Z">
              <w:tcPr>
                <w:tcW w:w="875" w:type="pct"/>
                <w:shd w:val="clear" w:color="auto" w:fill="auto"/>
                <w:noWrap/>
                <w:vAlign w:val="bottom"/>
                <w:hideMark/>
              </w:tcPr>
            </w:tcPrChange>
          </w:tcPr>
          <w:p w14:paraId="6814F3D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Mauritius</w:t>
            </w:r>
          </w:p>
        </w:tc>
        <w:tc>
          <w:tcPr>
            <w:tcW w:w="918" w:type="pct"/>
            <w:shd w:val="clear" w:color="auto" w:fill="auto"/>
            <w:noWrap/>
            <w:vAlign w:val="bottom"/>
            <w:hideMark/>
            <w:tcPrChange w:id="785" w:author="Mohammad Nayeem Hasan" w:date="2025-05-07T14:56:00Z" w16du:dateUtc="2025-05-07T08:56:00Z">
              <w:tcPr>
                <w:tcW w:w="931" w:type="pct"/>
                <w:gridSpan w:val="2"/>
                <w:shd w:val="clear" w:color="auto" w:fill="auto"/>
                <w:noWrap/>
                <w:vAlign w:val="bottom"/>
                <w:hideMark/>
              </w:tcPr>
            </w:tcPrChange>
          </w:tcPr>
          <w:p w14:paraId="06DA7EAF" w14:textId="5E7B8D9F"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786" w:author="Mohammad Nayeem Hasan" w:date="2025-05-07T13:53:00Z" w16du:dateUtc="2025-05-07T07:53: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787" w:author="Mohammad Nayeem Hasan" w:date="2025-05-07T13:53:00Z" w16du:dateUtc="2025-05-07T07:53:00Z">
              <w:r w:rsidRPr="0079412E" w:rsidDel="00660871">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788" w:author="Mohammad Nayeem Hasan" w:date="2025-05-07T14:56:00Z" w16du:dateUtc="2025-05-07T08:56:00Z">
              <w:tcPr>
                <w:tcW w:w="711" w:type="pct"/>
                <w:gridSpan w:val="2"/>
                <w:shd w:val="clear" w:color="auto" w:fill="auto"/>
                <w:noWrap/>
                <w:vAlign w:val="bottom"/>
                <w:hideMark/>
              </w:tcPr>
            </w:tcPrChange>
          </w:tcPr>
          <w:p w14:paraId="073AA65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789" w:author="Mohammad Nayeem Hasan" w:date="2025-05-07T14:56:00Z" w16du:dateUtc="2025-05-07T08:56:00Z">
              <w:tcPr>
                <w:tcW w:w="582" w:type="pct"/>
                <w:gridSpan w:val="2"/>
              </w:tcPr>
            </w:tcPrChange>
          </w:tcPr>
          <w:p w14:paraId="5E16A3BD" w14:textId="1BF87223" w:rsidR="00F57067" w:rsidRPr="0079412E" w:rsidRDefault="00D46C2D" w:rsidP="00F57067">
            <w:pPr>
              <w:spacing w:after="0" w:line="240" w:lineRule="auto"/>
              <w:jc w:val="right"/>
              <w:rPr>
                <w:rFonts w:ascii="Times New Roman" w:hAnsi="Times New Roman" w:cs="Times New Roman"/>
                <w:color w:val="000000"/>
                <w:sz w:val="24"/>
                <w:szCs w:val="24"/>
              </w:rPr>
            </w:pPr>
            <w:ins w:id="790"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791" w:author="Mohammad Nayeem Hasan" w:date="2025-05-07T14:56:00Z" w16du:dateUtc="2025-05-07T08:56:00Z">
              <w:tcPr>
                <w:tcW w:w="430" w:type="pct"/>
                <w:gridSpan w:val="2"/>
                <w:shd w:val="clear" w:color="auto" w:fill="auto"/>
                <w:noWrap/>
                <w:vAlign w:val="bottom"/>
                <w:hideMark/>
              </w:tcPr>
            </w:tcPrChange>
          </w:tcPr>
          <w:p w14:paraId="700B2161" w14:textId="0A0788C5"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9917</w:t>
            </w:r>
          </w:p>
        </w:tc>
        <w:tc>
          <w:tcPr>
            <w:tcW w:w="334" w:type="pct"/>
            <w:shd w:val="clear" w:color="auto" w:fill="auto"/>
            <w:noWrap/>
            <w:vAlign w:val="bottom"/>
            <w:hideMark/>
            <w:tcPrChange w:id="792" w:author="Mohammad Nayeem Hasan" w:date="2025-05-07T14:56:00Z" w16du:dateUtc="2025-05-07T08:56:00Z">
              <w:tcPr>
                <w:tcW w:w="339" w:type="pct"/>
                <w:gridSpan w:val="2"/>
                <w:shd w:val="clear" w:color="auto" w:fill="auto"/>
                <w:noWrap/>
                <w:vAlign w:val="bottom"/>
                <w:hideMark/>
              </w:tcPr>
            </w:tcPrChange>
          </w:tcPr>
          <w:p w14:paraId="760C69A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w:t>
            </w:r>
          </w:p>
        </w:tc>
        <w:tc>
          <w:tcPr>
            <w:tcW w:w="466" w:type="pct"/>
            <w:shd w:val="clear" w:color="auto" w:fill="auto"/>
            <w:noWrap/>
            <w:vAlign w:val="bottom"/>
            <w:hideMark/>
            <w:tcPrChange w:id="793" w:author="Mohammad Nayeem Hasan" w:date="2025-05-07T14:56:00Z" w16du:dateUtc="2025-05-07T08:56:00Z">
              <w:tcPr>
                <w:tcW w:w="409" w:type="pct"/>
                <w:gridSpan w:val="2"/>
                <w:shd w:val="clear" w:color="auto" w:fill="auto"/>
                <w:noWrap/>
                <w:vAlign w:val="bottom"/>
                <w:hideMark/>
              </w:tcPr>
            </w:tcPrChange>
          </w:tcPr>
          <w:p w14:paraId="553EA075" w14:textId="4A248523"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7634.8</w:t>
            </w:r>
            <w:r>
              <w:rPr>
                <w:rFonts w:ascii="Times New Roman" w:hAnsi="Times New Roman" w:cs="Times New Roman"/>
                <w:color w:val="000000"/>
                <w:sz w:val="24"/>
                <w:szCs w:val="24"/>
              </w:rPr>
              <w:t>4</w:t>
            </w:r>
          </w:p>
        </w:tc>
        <w:tc>
          <w:tcPr>
            <w:tcW w:w="376" w:type="pct"/>
            <w:shd w:val="clear" w:color="auto" w:fill="auto"/>
            <w:noWrap/>
            <w:vAlign w:val="bottom"/>
            <w:hideMark/>
            <w:tcPrChange w:id="794" w:author="Mohammad Nayeem Hasan" w:date="2025-05-07T14:56:00Z" w16du:dateUtc="2025-05-07T08:56:00Z">
              <w:tcPr>
                <w:tcW w:w="446" w:type="pct"/>
                <w:gridSpan w:val="2"/>
                <w:shd w:val="clear" w:color="auto" w:fill="auto"/>
                <w:noWrap/>
                <w:vAlign w:val="bottom"/>
                <w:hideMark/>
              </w:tcPr>
            </w:tcPrChange>
          </w:tcPr>
          <w:p w14:paraId="5E9E9287" w14:textId="560F2AEF"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3.8</w:t>
            </w:r>
            <w:r>
              <w:rPr>
                <w:rFonts w:ascii="Times New Roman" w:hAnsi="Times New Roman" w:cs="Times New Roman"/>
                <w:color w:val="000000"/>
                <w:sz w:val="24"/>
                <w:szCs w:val="24"/>
              </w:rPr>
              <w:t>5</w:t>
            </w:r>
          </w:p>
        </w:tc>
        <w:tc>
          <w:tcPr>
            <w:tcW w:w="343" w:type="pct"/>
            <w:vAlign w:val="bottom"/>
            <w:tcPrChange w:id="795" w:author="Mohammad Nayeem Hasan" w:date="2025-05-07T14:56:00Z" w16du:dateUtc="2025-05-07T08:56:00Z">
              <w:tcPr>
                <w:tcW w:w="277" w:type="pct"/>
                <w:vAlign w:val="bottom"/>
              </w:tcPr>
            </w:tcPrChange>
          </w:tcPr>
          <w:p w14:paraId="04681FB6"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0.05</w:t>
            </w:r>
          </w:p>
        </w:tc>
      </w:tr>
      <w:tr w:rsidR="00F57067" w:rsidRPr="0079412E" w14:paraId="24D9D46A" w14:textId="77777777" w:rsidTr="00A81135">
        <w:trPr>
          <w:trHeight w:val="300"/>
          <w:trPrChange w:id="796" w:author="Mohammad Nayeem Hasan" w:date="2025-05-07T14:56:00Z" w16du:dateUtc="2025-05-07T08:56:00Z">
            <w:trPr>
              <w:gridAfter w:val="0"/>
              <w:trHeight w:val="300"/>
            </w:trPr>
          </w:trPrChange>
        </w:trPr>
        <w:tc>
          <w:tcPr>
            <w:tcW w:w="863" w:type="pct"/>
            <w:shd w:val="clear" w:color="auto" w:fill="auto"/>
            <w:noWrap/>
            <w:vAlign w:val="bottom"/>
            <w:hideMark/>
            <w:tcPrChange w:id="797" w:author="Mohammad Nayeem Hasan" w:date="2025-05-07T14:56:00Z" w16du:dateUtc="2025-05-07T08:56:00Z">
              <w:tcPr>
                <w:tcW w:w="875" w:type="pct"/>
                <w:shd w:val="clear" w:color="auto" w:fill="auto"/>
                <w:noWrap/>
                <w:vAlign w:val="bottom"/>
                <w:hideMark/>
              </w:tcPr>
            </w:tcPrChange>
          </w:tcPr>
          <w:p w14:paraId="5C06331D"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Mayotte</w:t>
            </w:r>
          </w:p>
        </w:tc>
        <w:tc>
          <w:tcPr>
            <w:tcW w:w="918" w:type="pct"/>
            <w:shd w:val="clear" w:color="auto" w:fill="auto"/>
            <w:noWrap/>
            <w:vAlign w:val="bottom"/>
            <w:hideMark/>
            <w:tcPrChange w:id="798" w:author="Mohammad Nayeem Hasan" w:date="2025-05-07T14:56:00Z" w16du:dateUtc="2025-05-07T08:56:00Z">
              <w:tcPr>
                <w:tcW w:w="931" w:type="pct"/>
                <w:gridSpan w:val="2"/>
                <w:shd w:val="clear" w:color="auto" w:fill="auto"/>
                <w:noWrap/>
                <w:vAlign w:val="bottom"/>
                <w:hideMark/>
              </w:tcPr>
            </w:tcPrChange>
          </w:tcPr>
          <w:p w14:paraId="74E3D83E"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w:t>
            </w:r>
            <w:del w:id="799" w:author="Mohammad Nayeem Hasan" w:date="2025-05-07T16:07:00Z" w16du:dateUtc="2025-05-07T10:07:00Z">
              <w:r w:rsidRPr="0079412E" w:rsidDel="005268AF">
                <w:rPr>
                  <w:rFonts w:ascii="Times New Roman" w:hAnsi="Times New Roman" w:cs="Times New Roman"/>
                  <w:color w:val="000000"/>
                  <w:sz w:val="24"/>
                  <w:szCs w:val="24"/>
                </w:rPr>
                <w:delText>an</w:delText>
              </w:r>
            </w:del>
            <w:del w:id="800" w:author="Mohammad Nayeem Hasan" w:date="2025-05-07T16:06:00Z" w16du:dateUtc="2025-05-07T10:06:00Z">
              <w:r w:rsidRPr="0079412E" w:rsidDel="005268AF">
                <w:rPr>
                  <w:rFonts w:ascii="Times New Roman" w:hAnsi="Times New Roman" w:cs="Times New Roman"/>
                  <w:color w:val="000000"/>
                  <w:sz w:val="24"/>
                  <w:szCs w:val="24"/>
                </w:rPr>
                <w:delText xml:space="preserve"> Region</w:delText>
              </w:r>
            </w:del>
          </w:p>
        </w:tc>
        <w:tc>
          <w:tcPr>
            <w:tcW w:w="701" w:type="pct"/>
            <w:shd w:val="clear" w:color="auto" w:fill="auto"/>
            <w:noWrap/>
            <w:vAlign w:val="bottom"/>
            <w:hideMark/>
            <w:tcPrChange w:id="801" w:author="Mohammad Nayeem Hasan" w:date="2025-05-07T14:56:00Z" w16du:dateUtc="2025-05-07T08:56:00Z">
              <w:tcPr>
                <w:tcW w:w="711" w:type="pct"/>
                <w:gridSpan w:val="2"/>
                <w:shd w:val="clear" w:color="auto" w:fill="auto"/>
                <w:noWrap/>
                <w:vAlign w:val="bottom"/>
                <w:hideMark/>
              </w:tcPr>
            </w:tcPrChange>
          </w:tcPr>
          <w:p w14:paraId="63EBB44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802" w:author="Mohammad Nayeem Hasan" w:date="2025-05-07T14:56:00Z" w16du:dateUtc="2025-05-07T08:56:00Z">
              <w:tcPr>
                <w:tcW w:w="582" w:type="pct"/>
                <w:gridSpan w:val="2"/>
              </w:tcPr>
            </w:tcPrChange>
          </w:tcPr>
          <w:p w14:paraId="29177EF7" w14:textId="7C4488A0" w:rsidR="00F57067" w:rsidRPr="0079412E" w:rsidRDefault="00D46C2D" w:rsidP="00F57067">
            <w:pPr>
              <w:spacing w:after="0" w:line="240" w:lineRule="auto"/>
              <w:jc w:val="right"/>
              <w:rPr>
                <w:rFonts w:ascii="Times New Roman" w:hAnsi="Times New Roman" w:cs="Times New Roman"/>
                <w:color w:val="000000"/>
                <w:sz w:val="24"/>
                <w:szCs w:val="24"/>
              </w:rPr>
            </w:pPr>
            <w:ins w:id="803"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804" w:author="Mohammad Nayeem Hasan" w:date="2025-05-07T14:56:00Z" w16du:dateUtc="2025-05-07T08:56:00Z">
              <w:tcPr>
                <w:tcW w:w="430" w:type="pct"/>
                <w:gridSpan w:val="2"/>
                <w:shd w:val="clear" w:color="auto" w:fill="auto"/>
                <w:noWrap/>
                <w:vAlign w:val="bottom"/>
                <w:hideMark/>
              </w:tcPr>
            </w:tcPrChange>
          </w:tcPr>
          <w:p w14:paraId="646F645A" w14:textId="113B401E"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64</w:t>
            </w:r>
          </w:p>
        </w:tc>
        <w:tc>
          <w:tcPr>
            <w:tcW w:w="334" w:type="pct"/>
            <w:shd w:val="clear" w:color="auto" w:fill="auto"/>
            <w:noWrap/>
            <w:vAlign w:val="bottom"/>
            <w:hideMark/>
            <w:tcPrChange w:id="805" w:author="Mohammad Nayeem Hasan" w:date="2025-05-07T14:56:00Z" w16du:dateUtc="2025-05-07T08:56:00Z">
              <w:tcPr>
                <w:tcW w:w="339" w:type="pct"/>
                <w:gridSpan w:val="2"/>
                <w:shd w:val="clear" w:color="auto" w:fill="auto"/>
                <w:noWrap/>
                <w:vAlign w:val="bottom"/>
                <w:hideMark/>
              </w:tcPr>
            </w:tcPrChange>
          </w:tcPr>
          <w:p w14:paraId="2069ADC2"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806" w:author="Mohammad Nayeem Hasan" w:date="2025-05-07T14:56:00Z" w16du:dateUtc="2025-05-07T08:56:00Z">
              <w:tcPr>
                <w:tcW w:w="409" w:type="pct"/>
                <w:gridSpan w:val="2"/>
                <w:shd w:val="clear" w:color="auto" w:fill="auto"/>
                <w:noWrap/>
                <w:vAlign w:val="bottom"/>
                <w:hideMark/>
              </w:tcPr>
            </w:tcPrChange>
          </w:tcPr>
          <w:p w14:paraId="113BB5E2" w14:textId="0BF29BB8"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202.5</w:t>
            </w:r>
            <w:ins w:id="807" w:author="Mohammad Nayeem Hasan" w:date="2025-05-07T21:59:00Z" w16du:dateUtc="2025-05-07T15:59:00Z">
              <w:r w:rsidR="00D616A4">
                <w:rPr>
                  <w:rFonts w:ascii="Times New Roman" w:hAnsi="Times New Roman" w:cs="Times New Roman"/>
                  <w:color w:val="000000"/>
                  <w:sz w:val="24"/>
                  <w:szCs w:val="24"/>
                </w:rPr>
                <w:t>2</w:t>
              </w:r>
            </w:ins>
            <w:del w:id="808" w:author="Mohammad Nayeem Hasan" w:date="2025-05-07T21:59:00Z" w16du:dateUtc="2025-05-07T15:59:00Z">
              <w:r w:rsidDel="00D616A4">
                <w:rPr>
                  <w:rFonts w:ascii="Times New Roman" w:hAnsi="Times New Roman" w:cs="Times New Roman"/>
                  <w:color w:val="000000"/>
                  <w:sz w:val="24"/>
                  <w:szCs w:val="24"/>
                </w:rPr>
                <w:delText>3</w:delText>
              </w:r>
            </w:del>
          </w:p>
        </w:tc>
        <w:tc>
          <w:tcPr>
            <w:tcW w:w="376" w:type="pct"/>
            <w:shd w:val="clear" w:color="auto" w:fill="auto"/>
            <w:noWrap/>
            <w:vAlign w:val="bottom"/>
            <w:hideMark/>
            <w:tcPrChange w:id="809" w:author="Mohammad Nayeem Hasan" w:date="2025-05-07T14:56:00Z" w16du:dateUtc="2025-05-07T08:56:00Z">
              <w:tcPr>
                <w:tcW w:w="446" w:type="pct"/>
                <w:gridSpan w:val="2"/>
                <w:shd w:val="clear" w:color="auto" w:fill="auto"/>
                <w:noWrap/>
                <w:vAlign w:val="bottom"/>
                <w:hideMark/>
              </w:tcPr>
            </w:tcPrChange>
          </w:tcPr>
          <w:p w14:paraId="3ABD60B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810" w:author="Mohammad Nayeem Hasan" w:date="2025-05-07T14:56:00Z" w16du:dateUtc="2025-05-07T08:56:00Z">
              <w:tcPr>
                <w:tcW w:w="277" w:type="pct"/>
                <w:vAlign w:val="bottom"/>
              </w:tcPr>
            </w:tcPrChange>
          </w:tcPr>
          <w:p w14:paraId="0E35110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399192DC" w14:textId="77777777" w:rsidTr="00A81135">
        <w:trPr>
          <w:trHeight w:val="300"/>
          <w:trPrChange w:id="811" w:author="Mohammad Nayeem Hasan" w:date="2025-05-07T14:56:00Z" w16du:dateUtc="2025-05-07T08:56:00Z">
            <w:trPr>
              <w:gridAfter w:val="0"/>
              <w:trHeight w:val="300"/>
            </w:trPr>
          </w:trPrChange>
        </w:trPr>
        <w:tc>
          <w:tcPr>
            <w:tcW w:w="863" w:type="pct"/>
            <w:shd w:val="clear" w:color="auto" w:fill="auto"/>
            <w:noWrap/>
            <w:vAlign w:val="bottom"/>
            <w:hideMark/>
            <w:tcPrChange w:id="812" w:author="Mohammad Nayeem Hasan" w:date="2025-05-07T14:56:00Z" w16du:dateUtc="2025-05-07T08:56:00Z">
              <w:tcPr>
                <w:tcW w:w="875" w:type="pct"/>
                <w:shd w:val="clear" w:color="auto" w:fill="auto"/>
                <w:noWrap/>
                <w:vAlign w:val="bottom"/>
                <w:hideMark/>
              </w:tcPr>
            </w:tcPrChange>
          </w:tcPr>
          <w:p w14:paraId="53B6AED0"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Mexico</w:t>
            </w:r>
          </w:p>
        </w:tc>
        <w:tc>
          <w:tcPr>
            <w:tcW w:w="918" w:type="pct"/>
            <w:shd w:val="clear" w:color="auto" w:fill="auto"/>
            <w:noWrap/>
            <w:vAlign w:val="bottom"/>
            <w:hideMark/>
            <w:tcPrChange w:id="813" w:author="Mohammad Nayeem Hasan" w:date="2025-05-07T14:56:00Z" w16du:dateUtc="2025-05-07T08:56:00Z">
              <w:tcPr>
                <w:tcW w:w="931" w:type="pct"/>
                <w:gridSpan w:val="2"/>
                <w:shd w:val="clear" w:color="auto" w:fill="auto"/>
                <w:noWrap/>
                <w:vAlign w:val="bottom"/>
                <w:hideMark/>
              </w:tcPr>
            </w:tcPrChange>
          </w:tcPr>
          <w:p w14:paraId="225D4645" w14:textId="11428906"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814" w:author="Mohammad Nayeem Hasan" w:date="2025-05-07T14:07:00Z" w16du:dateUtc="2025-05-07T08:07:00Z">
              <w:r w:rsidRPr="00844561">
                <w:rPr>
                  <w:rFonts w:ascii="Times New Roman" w:hAnsi="Times New Roman" w:cs="Times New Roman"/>
                  <w:color w:val="000000"/>
                  <w:sz w:val="24"/>
                  <w:szCs w:val="24"/>
                </w:rPr>
                <w:t>America</w:t>
              </w:r>
            </w:ins>
            <w:del w:id="815" w:author="Mohammad Nayeem Hasan" w:date="2025-05-07T14:07:00Z" w16du:dateUtc="2025-05-07T08:07:00Z">
              <w:r w:rsidR="00F57067"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816" w:author="Mohammad Nayeem Hasan" w:date="2025-05-07T14:56:00Z" w16du:dateUtc="2025-05-07T08:56:00Z">
              <w:tcPr>
                <w:tcW w:w="711" w:type="pct"/>
                <w:gridSpan w:val="2"/>
                <w:shd w:val="clear" w:color="auto" w:fill="auto"/>
                <w:noWrap/>
                <w:vAlign w:val="bottom"/>
                <w:hideMark/>
              </w:tcPr>
            </w:tcPrChange>
          </w:tcPr>
          <w:p w14:paraId="6F5D7D56"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817" w:author="Mohammad Nayeem Hasan" w:date="2025-05-07T14:56:00Z" w16du:dateUtc="2025-05-07T08:56:00Z">
              <w:tcPr>
                <w:tcW w:w="582" w:type="pct"/>
                <w:gridSpan w:val="2"/>
              </w:tcPr>
            </w:tcPrChange>
          </w:tcPr>
          <w:p w14:paraId="710AA510" w14:textId="07A31558" w:rsidR="00F57067" w:rsidRPr="0079412E" w:rsidRDefault="00AA59A8" w:rsidP="00F57067">
            <w:pPr>
              <w:spacing w:after="0" w:line="240" w:lineRule="auto"/>
              <w:jc w:val="right"/>
              <w:rPr>
                <w:rFonts w:ascii="Times New Roman" w:hAnsi="Times New Roman" w:cs="Times New Roman"/>
                <w:color w:val="000000"/>
                <w:sz w:val="24"/>
                <w:szCs w:val="24"/>
              </w:rPr>
            </w:pPr>
            <w:ins w:id="818" w:author="Mohammad Nayeem Hasan" w:date="2025-05-07T14:37:00Z" w16du:dateUtc="2025-05-07T08:37: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819" w:author="Mohammad Nayeem Hasan" w:date="2025-05-07T14:56:00Z" w16du:dateUtc="2025-05-07T08:56:00Z">
              <w:tcPr>
                <w:tcW w:w="430" w:type="pct"/>
                <w:gridSpan w:val="2"/>
                <w:shd w:val="clear" w:color="auto" w:fill="auto"/>
                <w:noWrap/>
                <w:vAlign w:val="bottom"/>
                <w:hideMark/>
              </w:tcPr>
            </w:tcPrChange>
          </w:tcPr>
          <w:p w14:paraId="709E35E3" w14:textId="6432198A"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558846</w:t>
            </w:r>
          </w:p>
        </w:tc>
        <w:tc>
          <w:tcPr>
            <w:tcW w:w="334" w:type="pct"/>
            <w:shd w:val="clear" w:color="auto" w:fill="auto"/>
            <w:noWrap/>
            <w:vAlign w:val="bottom"/>
            <w:hideMark/>
            <w:tcPrChange w:id="820" w:author="Mohammad Nayeem Hasan" w:date="2025-05-07T14:56:00Z" w16du:dateUtc="2025-05-07T08:56:00Z">
              <w:tcPr>
                <w:tcW w:w="339" w:type="pct"/>
                <w:gridSpan w:val="2"/>
                <w:shd w:val="clear" w:color="auto" w:fill="auto"/>
                <w:noWrap/>
                <w:vAlign w:val="bottom"/>
                <w:hideMark/>
              </w:tcPr>
            </w:tcPrChange>
          </w:tcPr>
          <w:p w14:paraId="00864A2B"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478</w:t>
            </w:r>
          </w:p>
        </w:tc>
        <w:tc>
          <w:tcPr>
            <w:tcW w:w="466" w:type="pct"/>
            <w:shd w:val="clear" w:color="auto" w:fill="auto"/>
            <w:noWrap/>
            <w:vAlign w:val="bottom"/>
            <w:hideMark/>
            <w:tcPrChange w:id="821" w:author="Mohammad Nayeem Hasan" w:date="2025-05-07T14:56:00Z" w16du:dateUtc="2025-05-07T08:56:00Z">
              <w:tcPr>
                <w:tcW w:w="409" w:type="pct"/>
                <w:gridSpan w:val="2"/>
                <w:shd w:val="clear" w:color="auto" w:fill="auto"/>
                <w:noWrap/>
                <w:vAlign w:val="bottom"/>
                <w:hideMark/>
              </w:tcPr>
            </w:tcPrChange>
          </w:tcPr>
          <w:p w14:paraId="3AD7FB1C" w14:textId="200A3C52"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4410.60</w:t>
            </w:r>
          </w:p>
        </w:tc>
        <w:tc>
          <w:tcPr>
            <w:tcW w:w="376" w:type="pct"/>
            <w:shd w:val="clear" w:color="auto" w:fill="auto"/>
            <w:noWrap/>
            <w:vAlign w:val="bottom"/>
            <w:hideMark/>
            <w:tcPrChange w:id="822" w:author="Mohammad Nayeem Hasan" w:date="2025-05-07T14:56:00Z" w16du:dateUtc="2025-05-07T08:56:00Z">
              <w:tcPr>
                <w:tcW w:w="446" w:type="pct"/>
                <w:gridSpan w:val="2"/>
                <w:shd w:val="clear" w:color="auto" w:fill="auto"/>
                <w:noWrap/>
                <w:vAlign w:val="bottom"/>
                <w:hideMark/>
              </w:tcPr>
            </w:tcPrChange>
          </w:tcPr>
          <w:p w14:paraId="0AC93073" w14:textId="03352FDD"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3.77</w:t>
            </w:r>
          </w:p>
        </w:tc>
        <w:tc>
          <w:tcPr>
            <w:tcW w:w="343" w:type="pct"/>
            <w:vAlign w:val="bottom"/>
            <w:tcPrChange w:id="823" w:author="Mohammad Nayeem Hasan" w:date="2025-05-07T14:56:00Z" w16du:dateUtc="2025-05-07T08:56:00Z">
              <w:tcPr>
                <w:tcW w:w="277" w:type="pct"/>
                <w:vAlign w:val="bottom"/>
              </w:tcPr>
            </w:tcPrChange>
          </w:tcPr>
          <w:p w14:paraId="63547175"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0.09</w:t>
            </w:r>
          </w:p>
        </w:tc>
      </w:tr>
      <w:tr w:rsidR="00F57067" w:rsidRPr="0079412E" w14:paraId="6BFE8BFD" w14:textId="77777777" w:rsidTr="00A81135">
        <w:trPr>
          <w:trHeight w:val="300"/>
          <w:trPrChange w:id="824" w:author="Mohammad Nayeem Hasan" w:date="2025-05-07T14:56:00Z" w16du:dateUtc="2025-05-07T08:56:00Z">
            <w:trPr>
              <w:gridAfter w:val="0"/>
              <w:trHeight w:val="300"/>
            </w:trPr>
          </w:trPrChange>
        </w:trPr>
        <w:tc>
          <w:tcPr>
            <w:tcW w:w="863" w:type="pct"/>
            <w:shd w:val="clear" w:color="auto" w:fill="auto"/>
            <w:noWrap/>
            <w:vAlign w:val="bottom"/>
            <w:hideMark/>
            <w:tcPrChange w:id="825" w:author="Mohammad Nayeem Hasan" w:date="2025-05-07T14:56:00Z" w16du:dateUtc="2025-05-07T08:56:00Z">
              <w:tcPr>
                <w:tcW w:w="875" w:type="pct"/>
                <w:shd w:val="clear" w:color="auto" w:fill="auto"/>
                <w:noWrap/>
                <w:vAlign w:val="bottom"/>
                <w:hideMark/>
              </w:tcPr>
            </w:tcPrChange>
          </w:tcPr>
          <w:p w14:paraId="20BBD758"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Micronesia</w:t>
            </w:r>
          </w:p>
        </w:tc>
        <w:tc>
          <w:tcPr>
            <w:tcW w:w="918" w:type="pct"/>
            <w:shd w:val="clear" w:color="auto" w:fill="auto"/>
            <w:noWrap/>
            <w:vAlign w:val="bottom"/>
            <w:hideMark/>
            <w:tcPrChange w:id="826" w:author="Mohammad Nayeem Hasan" w:date="2025-05-07T14:56:00Z" w16du:dateUtc="2025-05-07T08:56:00Z">
              <w:tcPr>
                <w:tcW w:w="931" w:type="pct"/>
                <w:gridSpan w:val="2"/>
                <w:shd w:val="clear" w:color="auto" w:fill="auto"/>
                <w:noWrap/>
                <w:vAlign w:val="bottom"/>
                <w:hideMark/>
              </w:tcPr>
            </w:tcPrChange>
          </w:tcPr>
          <w:p w14:paraId="61410124" w14:textId="423E644C"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827" w:author="Mohammad Nayeem Hasan" w:date="2025-05-07T14:11:00Z" w16du:dateUtc="2025-05-07T08:11:00Z">
              <w:r w:rsidRPr="0079412E">
                <w:rPr>
                  <w:rFonts w:ascii="Times New Roman" w:hAnsi="Times New Roman" w:cs="Times New Roman"/>
                  <w:color w:val="000000"/>
                  <w:sz w:val="24"/>
                  <w:szCs w:val="24"/>
                </w:rPr>
                <w:t>Western Pacific</w:t>
              </w:r>
            </w:ins>
            <w:del w:id="828" w:author="Mohammad Nayeem Hasan" w:date="2025-05-07T14:11:00Z" w16du:dateUtc="2025-05-07T08:11: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829" w:author="Mohammad Nayeem Hasan" w:date="2025-05-07T14:56:00Z" w16du:dateUtc="2025-05-07T08:56:00Z">
              <w:tcPr>
                <w:tcW w:w="711" w:type="pct"/>
                <w:gridSpan w:val="2"/>
                <w:shd w:val="clear" w:color="auto" w:fill="auto"/>
                <w:noWrap/>
                <w:vAlign w:val="bottom"/>
                <w:hideMark/>
              </w:tcPr>
            </w:tcPrChange>
          </w:tcPr>
          <w:p w14:paraId="15D5A86F"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830" w:author="Mohammad Nayeem Hasan" w:date="2025-05-07T14:56:00Z" w16du:dateUtc="2025-05-07T08:56:00Z">
              <w:tcPr>
                <w:tcW w:w="582" w:type="pct"/>
                <w:gridSpan w:val="2"/>
              </w:tcPr>
            </w:tcPrChange>
          </w:tcPr>
          <w:p w14:paraId="4B2E54C4" w14:textId="581351E1" w:rsidR="00F57067" w:rsidRPr="0079412E" w:rsidRDefault="00A81135" w:rsidP="00F57067">
            <w:pPr>
              <w:spacing w:after="0" w:line="240" w:lineRule="auto"/>
              <w:jc w:val="right"/>
              <w:rPr>
                <w:rFonts w:ascii="Times New Roman" w:hAnsi="Times New Roman" w:cs="Times New Roman"/>
                <w:color w:val="000000"/>
                <w:sz w:val="24"/>
                <w:szCs w:val="24"/>
              </w:rPr>
            </w:pPr>
            <w:ins w:id="831" w:author="Mohammad Nayeem Hasan" w:date="2025-05-07T14:54:00Z" w16du:dateUtc="2025-05-07T08:54: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832" w:author="Mohammad Nayeem Hasan" w:date="2025-05-07T14:56:00Z" w16du:dateUtc="2025-05-07T08:56:00Z">
              <w:tcPr>
                <w:tcW w:w="430" w:type="pct"/>
                <w:gridSpan w:val="2"/>
                <w:shd w:val="clear" w:color="auto" w:fill="auto"/>
                <w:noWrap/>
                <w:vAlign w:val="bottom"/>
                <w:hideMark/>
              </w:tcPr>
            </w:tcPrChange>
          </w:tcPr>
          <w:p w14:paraId="40AB6272" w14:textId="47776A1A"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43</w:t>
            </w:r>
          </w:p>
        </w:tc>
        <w:tc>
          <w:tcPr>
            <w:tcW w:w="334" w:type="pct"/>
            <w:shd w:val="clear" w:color="auto" w:fill="auto"/>
            <w:noWrap/>
            <w:vAlign w:val="bottom"/>
            <w:hideMark/>
            <w:tcPrChange w:id="833" w:author="Mohammad Nayeem Hasan" w:date="2025-05-07T14:56:00Z" w16du:dateUtc="2025-05-07T08:56:00Z">
              <w:tcPr>
                <w:tcW w:w="339" w:type="pct"/>
                <w:gridSpan w:val="2"/>
                <w:shd w:val="clear" w:color="auto" w:fill="auto"/>
                <w:noWrap/>
                <w:vAlign w:val="bottom"/>
                <w:hideMark/>
              </w:tcPr>
            </w:tcPrChange>
          </w:tcPr>
          <w:p w14:paraId="09EC8B21"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834" w:author="Mohammad Nayeem Hasan" w:date="2025-05-07T14:56:00Z" w16du:dateUtc="2025-05-07T08:56:00Z">
              <w:tcPr>
                <w:tcW w:w="409" w:type="pct"/>
                <w:gridSpan w:val="2"/>
                <w:shd w:val="clear" w:color="auto" w:fill="auto"/>
                <w:noWrap/>
                <w:vAlign w:val="bottom"/>
                <w:hideMark/>
              </w:tcPr>
            </w:tcPrChange>
          </w:tcPr>
          <w:p w14:paraId="52A2310D" w14:textId="24195B5A"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380.09</w:t>
            </w:r>
          </w:p>
        </w:tc>
        <w:tc>
          <w:tcPr>
            <w:tcW w:w="376" w:type="pct"/>
            <w:shd w:val="clear" w:color="auto" w:fill="auto"/>
            <w:noWrap/>
            <w:vAlign w:val="bottom"/>
            <w:hideMark/>
            <w:tcPrChange w:id="835" w:author="Mohammad Nayeem Hasan" w:date="2025-05-07T14:56:00Z" w16du:dateUtc="2025-05-07T08:56:00Z">
              <w:tcPr>
                <w:tcW w:w="446" w:type="pct"/>
                <w:gridSpan w:val="2"/>
                <w:shd w:val="clear" w:color="auto" w:fill="auto"/>
                <w:noWrap/>
                <w:vAlign w:val="bottom"/>
                <w:hideMark/>
              </w:tcPr>
            </w:tcPrChange>
          </w:tcPr>
          <w:p w14:paraId="3340A52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836" w:author="Mohammad Nayeem Hasan" w:date="2025-05-07T14:56:00Z" w16du:dateUtc="2025-05-07T08:56:00Z">
              <w:tcPr>
                <w:tcW w:w="277" w:type="pct"/>
                <w:vAlign w:val="bottom"/>
              </w:tcPr>
            </w:tcPrChange>
          </w:tcPr>
          <w:p w14:paraId="520D86F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65C0E413" w14:textId="77777777" w:rsidTr="00A81135">
        <w:trPr>
          <w:trHeight w:val="300"/>
          <w:trPrChange w:id="837" w:author="Mohammad Nayeem Hasan" w:date="2025-05-07T14:56:00Z" w16du:dateUtc="2025-05-07T08:56:00Z">
            <w:trPr>
              <w:gridAfter w:val="0"/>
              <w:trHeight w:val="300"/>
            </w:trPr>
          </w:trPrChange>
        </w:trPr>
        <w:tc>
          <w:tcPr>
            <w:tcW w:w="863" w:type="pct"/>
            <w:shd w:val="clear" w:color="auto" w:fill="auto"/>
            <w:noWrap/>
            <w:vAlign w:val="bottom"/>
            <w:hideMark/>
            <w:tcPrChange w:id="838" w:author="Mohammad Nayeem Hasan" w:date="2025-05-07T14:56:00Z" w16du:dateUtc="2025-05-07T08:56:00Z">
              <w:tcPr>
                <w:tcW w:w="875" w:type="pct"/>
                <w:shd w:val="clear" w:color="auto" w:fill="auto"/>
                <w:noWrap/>
                <w:vAlign w:val="bottom"/>
                <w:hideMark/>
              </w:tcPr>
            </w:tcPrChange>
          </w:tcPr>
          <w:p w14:paraId="1F4D4AD8"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Montserrat</w:t>
            </w:r>
          </w:p>
        </w:tc>
        <w:tc>
          <w:tcPr>
            <w:tcW w:w="918" w:type="pct"/>
            <w:shd w:val="clear" w:color="auto" w:fill="auto"/>
            <w:noWrap/>
            <w:vAlign w:val="bottom"/>
            <w:hideMark/>
            <w:tcPrChange w:id="839" w:author="Mohammad Nayeem Hasan" w:date="2025-05-07T14:56:00Z" w16du:dateUtc="2025-05-07T08:56:00Z">
              <w:tcPr>
                <w:tcW w:w="931" w:type="pct"/>
                <w:gridSpan w:val="2"/>
                <w:shd w:val="clear" w:color="auto" w:fill="auto"/>
                <w:noWrap/>
                <w:vAlign w:val="bottom"/>
                <w:hideMark/>
              </w:tcPr>
            </w:tcPrChange>
          </w:tcPr>
          <w:p w14:paraId="733D0387" w14:textId="473F71AB"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840" w:author="Mohammad Nayeem Hasan" w:date="2025-05-07T14:07:00Z" w16du:dateUtc="2025-05-07T08:07:00Z">
              <w:r w:rsidRPr="00844561">
                <w:rPr>
                  <w:rFonts w:ascii="Times New Roman" w:hAnsi="Times New Roman" w:cs="Times New Roman"/>
                  <w:color w:val="000000"/>
                  <w:sz w:val="24"/>
                  <w:szCs w:val="24"/>
                </w:rPr>
                <w:t>America</w:t>
              </w:r>
            </w:ins>
            <w:del w:id="841" w:author="Mohammad Nayeem Hasan" w:date="2025-05-07T14:07:00Z" w16du:dateUtc="2025-05-07T08:07:00Z">
              <w:r w:rsidR="00F57067"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842" w:author="Mohammad Nayeem Hasan" w:date="2025-05-07T14:56:00Z" w16du:dateUtc="2025-05-07T08:56:00Z">
              <w:tcPr>
                <w:tcW w:w="711" w:type="pct"/>
                <w:gridSpan w:val="2"/>
                <w:shd w:val="clear" w:color="auto" w:fill="auto"/>
                <w:noWrap/>
                <w:vAlign w:val="bottom"/>
                <w:hideMark/>
              </w:tcPr>
            </w:tcPrChange>
          </w:tcPr>
          <w:p w14:paraId="06BD41B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843" w:author="Mohammad Nayeem Hasan" w:date="2025-05-07T14:56:00Z" w16du:dateUtc="2025-05-07T08:56:00Z">
              <w:tcPr>
                <w:tcW w:w="582" w:type="pct"/>
                <w:gridSpan w:val="2"/>
              </w:tcPr>
            </w:tcPrChange>
          </w:tcPr>
          <w:p w14:paraId="7E56B63B" w14:textId="0176BBB5" w:rsidR="00F57067" w:rsidRPr="0079412E" w:rsidRDefault="00A81135" w:rsidP="00F57067">
            <w:pPr>
              <w:spacing w:after="0" w:line="240" w:lineRule="auto"/>
              <w:jc w:val="right"/>
              <w:rPr>
                <w:rFonts w:ascii="Times New Roman" w:hAnsi="Times New Roman" w:cs="Times New Roman"/>
                <w:color w:val="000000"/>
                <w:sz w:val="24"/>
                <w:szCs w:val="24"/>
              </w:rPr>
            </w:pPr>
            <w:ins w:id="844" w:author="Mohammad Nayeem Hasan" w:date="2025-05-07T14:55:00Z" w16du:dateUtc="2025-05-07T08:5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845" w:author="Mohammad Nayeem Hasan" w:date="2025-05-07T14:56:00Z" w16du:dateUtc="2025-05-07T08:56:00Z">
              <w:tcPr>
                <w:tcW w:w="430" w:type="pct"/>
                <w:gridSpan w:val="2"/>
                <w:shd w:val="clear" w:color="auto" w:fill="auto"/>
                <w:noWrap/>
                <w:vAlign w:val="bottom"/>
                <w:hideMark/>
              </w:tcPr>
            </w:tcPrChange>
          </w:tcPr>
          <w:p w14:paraId="258DC94B" w14:textId="05C1FEC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w:t>
            </w:r>
          </w:p>
        </w:tc>
        <w:tc>
          <w:tcPr>
            <w:tcW w:w="334" w:type="pct"/>
            <w:shd w:val="clear" w:color="auto" w:fill="auto"/>
            <w:noWrap/>
            <w:vAlign w:val="bottom"/>
            <w:hideMark/>
            <w:tcPrChange w:id="846" w:author="Mohammad Nayeem Hasan" w:date="2025-05-07T14:56:00Z" w16du:dateUtc="2025-05-07T08:56:00Z">
              <w:tcPr>
                <w:tcW w:w="339" w:type="pct"/>
                <w:gridSpan w:val="2"/>
                <w:shd w:val="clear" w:color="auto" w:fill="auto"/>
                <w:noWrap/>
                <w:vAlign w:val="bottom"/>
                <w:hideMark/>
              </w:tcPr>
            </w:tcPrChange>
          </w:tcPr>
          <w:p w14:paraId="4B6FF93E"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847" w:author="Mohammad Nayeem Hasan" w:date="2025-05-07T14:56:00Z" w16du:dateUtc="2025-05-07T08:56:00Z">
              <w:tcPr>
                <w:tcW w:w="409" w:type="pct"/>
                <w:gridSpan w:val="2"/>
                <w:shd w:val="clear" w:color="auto" w:fill="auto"/>
                <w:noWrap/>
                <w:vAlign w:val="bottom"/>
                <w:hideMark/>
              </w:tcPr>
            </w:tcPrChange>
          </w:tcPr>
          <w:p w14:paraId="21B9A5CD" w14:textId="7BD23F18"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679.19</w:t>
            </w:r>
          </w:p>
        </w:tc>
        <w:tc>
          <w:tcPr>
            <w:tcW w:w="376" w:type="pct"/>
            <w:shd w:val="clear" w:color="auto" w:fill="auto"/>
            <w:noWrap/>
            <w:vAlign w:val="bottom"/>
            <w:hideMark/>
            <w:tcPrChange w:id="848" w:author="Mohammad Nayeem Hasan" w:date="2025-05-07T14:56:00Z" w16du:dateUtc="2025-05-07T08:56:00Z">
              <w:tcPr>
                <w:tcW w:w="446" w:type="pct"/>
                <w:gridSpan w:val="2"/>
                <w:shd w:val="clear" w:color="auto" w:fill="auto"/>
                <w:noWrap/>
                <w:vAlign w:val="bottom"/>
                <w:hideMark/>
              </w:tcPr>
            </w:tcPrChange>
          </w:tcPr>
          <w:p w14:paraId="6A1A80F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849" w:author="Mohammad Nayeem Hasan" w:date="2025-05-07T14:56:00Z" w16du:dateUtc="2025-05-07T08:56:00Z">
              <w:tcPr>
                <w:tcW w:w="277" w:type="pct"/>
                <w:vAlign w:val="bottom"/>
              </w:tcPr>
            </w:tcPrChange>
          </w:tcPr>
          <w:p w14:paraId="15D349BF"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13A804F4" w14:textId="77777777" w:rsidTr="00A81135">
        <w:trPr>
          <w:trHeight w:val="300"/>
          <w:trPrChange w:id="850" w:author="Mohammad Nayeem Hasan" w:date="2025-05-07T14:56:00Z" w16du:dateUtc="2025-05-07T08:56:00Z">
            <w:trPr>
              <w:gridAfter w:val="0"/>
              <w:trHeight w:val="300"/>
            </w:trPr>
          </w:trPrChange>
        </w:trPr>
        <w:tc>
          <w:tcPr>
            <w:tcW w:w="863" w:type="pct"/>
            <w:shd w:val="clear" w:color="auto" w:fill="auto"/>
            <w:noWrap/>
            <w:vAlign w:val="bottom"/>
            <w:hideMark/>
            <w:tcPrChange w:id="851" w:author="Mohammad Nayeem Hasan" w:date="2025-05-07T14:56:00Z" w16du:dateUtc="2025-05-07T08:56:00Z">
              <w:tcPr>
                <w:tcW w:w="875" w:type="pct"/>
                <w:shd w:val="clear" w:color="auto" w:fill="auto"/>
                <w:noWrap/>
                <w:vAlign w:val="bottom"/>
                <w:hideMark/>
              </w:tcPr>
            </w:tcPrChange>
          </w:tcPr>
          <w:p w14:paraId="33FA95E1"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Myanmar</w:t>
            </w:r>
          </w:p>
        </w:tc>
        <w:tc>
          <w:tcPr>
            <w:tcW w:w="918" w:type="pct"/>
            <w:shd w:val="clear" w:color="auto" w:fill="auto"/>
            <w:noWrap/>
            <w:hideMark/>
            <w:tcPrChange w:id="852" w:author="Mohammad Nayeem Hasan" w:date="2025-05-07T14:56:00Z" w16du:dateUtc="2025-05-07T08:56:00Z">
              <w:tcPr>
                <w:tcW w:w="931" w:type="pct"/>
                <w:gridSpan w:val="2"/>
                <w:shd w:val="clear" w:color="auto" w:fill="auto"/>
                <w:noWrap/>
                <w:vAlign w:val="bottom"/>
                <w:hideMark/>
              </w:tcPr>
            </w:tcPrChange>
          </w:tcPr>
          <w:p w14:paraId="2F549E93" w14:textId="2D75BDA9"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853" w:author="Mohammad Nayeem Hasan" w:date="2025-05-07T14:12:00Z" w16du:dateUtc="2025-05-07T08:12:00Z">
              <w:r w:rsidRPr="001E6E47">
                <w:rPr>
                  <w:rFonts w:ascii="Times New Roman" w:hAnsi="Times New Roman" w:cs="Times New Roman"/>
                  <w:color w:val="000000"/>
                  <w:sz w:val="24"/>
                  <w:szCs w:val="24"/>
                </w:rPr>
                <w:t>South-East Asia</w:t>
              </w:r>
            </w:ins>
            <w:del w:id="854" w:author="Mohammad Nayeem Hasan" w:date="2025-05-07T14:12:00Z" w16du:dateUtc="2025-05-07T08:12:00Z">
              <w:r w:rsidRPr="0079412E" w:rsidDel="00746F13">
                <w:rPr>
                  <w:rFonts w:ascii="Times New Roman" w:hAnsi="Times New Roman" w:cs="Times New Roman"/>
                  <w:color w:val="000000"/>
                  <w:sz w:val="24"/>
                  <w:szCs w:val="24"/>
                </w:rPr>
                <w:delText>South-East Asia Region</w:delText>
              </w:r>
            </w:del>
          </w:p>
        </w:tc>
        <w:tc>
          <w:tcPr>
            <w:tcW w:w="701" w:type="pct"/>
            <w:shd w:val="clear" w:color="auto" w:fill="auto"/>
            <w:noWrap/>
            <w:vAlign w:val="bottom"/>
            <w:hideMark/>
            <w:tcPrChange w:id="855" w:author="Mohammad Nayeem Hasan" w:date="2025-05-07T14:56:00Z" w16du:dateUtc="2025-05-07T08:56:00Z">
              <w:tcPr>
                <w:tcW w:w="711" w:type="pct"/>
                <w:gridSpan w:val="2"/>
                <w:shd w:val="clear" w:color="auto" w:fill="auto"/>
                <w:noWrap/>
                <w:vAlign w:val="bottom"/>
                <w:hideMark/>
              </w:tcPr>
            </w:tcPrChange>
          </w:tcPr>
          <w:p w14:paraId="5C542BF7"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856" w:author="Mohammad Nayeem Hasan" w:date="2025-05-07T14:56:00Z" w16du:dateUtc="2025-05-07T08:56:00Z">
              <w:tcPr>
                <w:tcW w:w="582" w:type="pct"/>
                <w:gridSpan w:val="2"/>
              </w:tcPr>
            </w:tcPrChange>
          </w:tcPr>
          <w:p w14:paraId="617EA28D" w14:textId="4936E469" w:rsidR="00844561" w:rsidRPr="0079412E" w:rsidRDefault="00A81135" w:rsidP="00844561">
            <w:pPr>
              <w:spacing w:after="0" w:line="240" w:lineRule="auto"/>
              <w:jc w:val="right"/>
              <w:rPr>
                <w:rFonts w:ascii="Times New Roman" w:hAnsi="Times New Roman" w:cs="Times New Roman"/>
                <w:color w:val="000000"/>
                <w:sz w:val="24"/>
                <w:szCs w:val="24"/>
              </w:rPr>
            </w:pPr>
            <w:ins w:id="857" w:author="Mohammad Nayeem Hasan" w:date="2025-05-07T14:55:00Z" w16du:dateUtc="2025-05-07T08:5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858" w:author="Mohammad Nayeem Hasan" w:date="2025-05-07T14:56:00Z" w16du:dateUtc="2025-05-07T08:56:00Z">
              <w:tcPr>
                <w:tcW w:w="430" w:type="pct"/>
                <w:gridSpan w:val="2"/>
                <w:shd w:val="clear" w:color="auto" w:fill="auto"/>
                <w:noWrap/>
                <w:vAlign w:val="bottom"/>
                <w:hideMark/>
              </w:tcPr>
            </w:tcPrChange>
          </w:tcPr>
          <w:p w14:paraId="24279646" w14:textId="5C526F24"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6388</w:t>
            </w:r>
          </w:p>
        </w:tc>
        <w:tc>
          <w:tcPr>
            <w:tcW w:w="334" w:type="pct"/>
            <w:shd w:val="clear" w:color="auto" w:fill="auto"/>
            <w:noWrap/>
            <w:vAlign w:val="bottom"/>
            <w:hideMark/>
            <w:tcPrChange w:id="859" w:author="Mohammad Nayeem Hasan" w:date="2025-05-07T14:56:00Z" w16du:dateUtc="2025-05-07T08:56:00Z">
              <w:tcPr>
                <w:tcW w:w="339" w:type="pct"/>
                <w:gridSpan w:val="2"/>
                <w:shd w:val="clear" w:color="auto" w:fill="auto"/>
                <w:noWrap/>
                <w:vAlign w:val="bottom"/>
                <w:hideMark/>
              </w:tcPr>
            </w:tcPrChange>
          </w:tcPr>
          <w:p w14:paraId="1DBCB25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w:t>
            </w:r>
          </w:p>
        </w:tc>
        <w:tc>
          <w:tcPr>
            <w:tcW w:w="466" w:type="pct"/>
            <w:shd w:val="clear" w:color="auto" w:fill="auto"/>
            <w:noWrap/>
            <w:vAlign w:val="bottom"/>
            <w:hideMark/>
            <w:tcPrChange w:id="860" w:author="Mohammad Nayeem Hasan" w:date="2025-05-07T14:56:00Z" w16du:dateUtc="2025-05-07T08:56:00Z">
              <w:tcPr>
                <w:tcW w:w="409" w:type="pct"/>
                <w:gridSpan w:val="2"/>
                <w:shd w:val="clear" w:color="auto" w:fill="auto"/>
                <w:noWrap/>
                <w:vAlign w:val="bottom"/>
                <w:hideMark/>
              </w:tcPr>
            </w:tcPrChange>
          </w:tcPr>
          <w:p w14:paraId="6B130600" w14:textId="5619389B"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118.74</w:t>
            </w:r>
          </w:p>
        </w:tc>
        <w:tc>
          <w:tcPr>
            <w:tcW w:w="376" w:type="pct"/>
            <w:shd w:val="clear" w:color="auto" w:fill="auto"/>
            <w:noWrap/>
            <w:vAlign w:val="bottom"/>
            <w:hideMark/>
            <w:tcPrChange w:id="861" w:author="Mohammad Nayeem Hasan" w:date="2025-05-07T14:56:00Z" w16du:dateUtc="2025-05-07T08:56:00Z">
              <w:tcPr>
                <w:tcW w:w="446" w:type="pct"/>
                <w:gridSpan w:val="2"/>
                <w:shd w:val="clear" w:color="auto" w:fill="auto"/>
                <w:noWrap/>
                <w:vAlign w:val="bottom"/>
                <w:hideMark/>
              </w:tcPr>
            </w:tcPrChange>
          </w:tcPr>
          <w:p w14:paraId="53DA3000" w14:textId="61D62F80"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0.24</w:t>
            </w:r>
          </w:p>
        </w:tc>
        <w:tc>
          <w:tcPr>
            <w:tcW w:w="343" w:type="pct"/>
            <w:vAlign w:val="bottom"/>
            <w:tcPrChange w:id="862" w:author="Mohammad Nayeem Hasan" w:date="2025-05-07T14:56:00Z" w16du:dateUtc="2025-05-07T08:56:00Z">
              <w:tcPr>
                <w:tcW w:w="277" w:type="pct"/>
                <w:vAlign w:val="bottom"/>
              </w:tcPr>
            </w:tcPrChange>
          </w:tcPr>
          <w:p w14:paraId="74704F8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0.20</w:t>
            </w:r>
          </w:p>
        </w:tc>
      </w:tr>
      <w:tr w:rsidR="00844561" w:rsidRPr="0079412E" w14:paraId="0DF15838" w14:textId="77777777" w:rsidTr="00A81135">
        <w:trPr>
          <w:trHeight w:val="300"/>
          <w:trPrChange w:id="863" w:author="Mohammad Nayeem Hasan" w:date="2025-05-07T14:56:00Z" w16du:dateUtc="2025-05-07T08:56:00Z">
            <w:trPr>
              <w:gridAfter w:val="0"/>
              <w:trHeight w:val="300"/>
            </w:trPr>
          </w:trPrChange>
        </w:trPr>
        <w:tc>
          <w:tcPr>
            <w:tcW w:w="863" w:type="pct"/>
            <w:shd w:val="clear" w:color="auto" w:fill="auto"/>
            <w:noWrap/>
            <w:vAlign w:val="bottom"/>
            <w:hideMark/>
            <w:tcPrChange w:id="864" w:author="Mohammad Nayeem Hasan" w:date="2025-05-07T14:56:00Z" w16du:dateUtc="2025-05-07T08:56:00Z">
              <w:tcPr>
                <w:tcW w:w="875" w:type="pct"/>
                <w:shd w:val="clear" w:color="auto" w:fill="auto"/>
                <w:noWrap/>
                <w:vAlign w:val="bottom"/>
                <w:hideMark/>
              </w:tcPr>
            </w:tcPrChange>
          </w:tcPr>
          <w:p w14:paraId="2FD2B186"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Nepal</w:t>
            </w:r>
          </w:p>
        </w:tc>
        <w:tc>
          <w:tcPr>
            <w:tcW w:w="918" w:type="pct"/>
            <w:shd w:val="clear" w:color="auto" w:fill="auto"/>
            <w:noWrap/>
            <w:hideMark/>
            <w:tcPrChange w:id="865" w:author="Mohammad Nayeem Hasan" w:date="2025-05-07T14:56:00Z" w16du:dateUtc="2025-05-07T08:56:00Z">
              <w:tcPr>
                <w:tcW w:w="931" w:type="pct"/>
                <w:gridSpan w:val="2"/>
                <w:shd w:val="clear" w:color="auto" w:fill="auto"/>
                <w:noWrap/>
                <w:vAlign w:val="bottom"/>
                <w:hideMark/>
              </w:tcPr>
            </w:tcPrChange>
          </w:tcPr>
          <w:p w14:paraId="40F133F4" w14:textId="40CDEDCD"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866" w:author="Mohammad Nayeem Hasan" w:date="2025-05-07T14:12:00Z" w16du:dateUtc="2025-05-07T08:12:00Z">
              <w:r w:rsidRPr="001E6E47">
                <w:rPr>
                  <w:rFonts w:ascii="Times New Roman" w:hAnsi="Times New Roman" w:cs="Times New Roman"/>
                  <w:color w:val="000000"/>
                  <w:sz w:val="24"/>
                  <w:szCs w:val="24"/>
                </w:rPr>
                <w:t>South-East Asia</w:t>
              </w:r>
            </w:ins>
            <w:del w:id="867" w:author="Mohammad Nayeem Hasan" w:date="2025-05-07T14:12:00Z" w16du:dateUtc="2025-05-07T08:12:00Z">
              <w:r w:rsidRPr="0079412E" w:rsidDel="00746F13">
                <w:rPr>
                  <w:rFonts w:ascii="Times New Roman" w:hAnsi="Times New Roman" w:cs="Times New Roman"/>
                  <w:color w:val="000000"/>
                  <w:sz w:val="24"/>
                  <w:szCs w:val="24"/>
                </w:rPr>
                <w:delText>South-East Asia Region</w:delText>
              </w:r>
            </w:del>
          </w:p>
        </w:tc>
        <w:tc>
          <w:tcPr>
            <w:tcW w:w="701" w:type="pct"/>
            <w:shd w:val="clear" w:color="auto" w:fill="auto"/>
            <w:noWrap/>
            <w:vAlign w:val="bottom"/>
            <w:hideMark/>
            <w:tcPrChange w:id="868" w:author="Mohammad Nayeem Hasan" w:date="2025-05-07T14:56:00Z" w16du:dateUtc="2025-05-07T08:56:00Z">
              <w:tcPr>
                <w:tcW w:w="711" w:type="pct"/>
                <w:gridSpan w:val="2"/>
                <w:shd w:val="clear" w:color="auto" w:fill="auto"/>
                <w:noWrap/>
                <w:vAlign w:val="bottom"/>
                <w:hideMark/>
              </w:tcPr>
            </w:tcPrChange>
          </w:tcPr>
          <w:p w14:paraId="0062DC0E"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869" w:author="Mohammad Nayeem Hasan" w:date="2025-05-07T14:56:00Z" w16du:dateUtc="2025-05-07T08:56:00Z">
              <w:tcPr>
                <w:tcW w:w="582" w:type="pct"/>
                <w:gridSpan w:val="2"/>
              </w:tcPr>
            </w:tcPrChange>
          </w:tcPr>
          <w:p w14:paraId="1FB9C079" w14:textId="4C4A7DD1" w:rsidR="00844561" w:rsidRPr="0079412E" w:rsidRDefault="00A81135" w:rsidP="00844561">
            <w:pPr>
              <w:spacing w:after="0" w:line="240" w:lineRule="auto"/>
              <w:jc w:val="right"/>
              <w:rPr>
                <w:rFonts w:ascii="Times New Roman" w:hAnsi="Times New Roman" w:cs="Times New Roman"/>
                <w:color w:val="000000"/>
                <w:sz w:val="24"/>
                <w:szCs w:val="24"/>
              </w:rPr>
            </w:pPr>
            <w:ins w:id="870" w:author="Mohammad Nayeem Hasan" w:date="2025-05-07T14:55:00Z" w16du:dateUtc="2025-05-07T08:5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871" w:author="Mohammad Nayeem Hasan" w:date="2025-05-07T14:56:00Z" w16du:dateUtc="2025-05-07T08:56:00Z">
              <w:tcPr>
                <w:tcW w:w="430" w:type="pct"/>
                <w:gridSpan w:val="2"/>
                <w:shd w:val="clear" w:color="auto" w:fill="auto"/>
                <w:noWrap/>
                <w:vAlign w:val="bottom"/>
                <w:hideMark/>
              </w:tcPr>
            </w:tcPrChange>
          </w:tcPr>
          <w:p w14:paraId="6BA0B257" w14:textId="44843A34"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41865</w:t>
            </w:r>
          </w:p>
        </w:tc>
        <w:tc>
          <w:tcPr>
            <w:tcW w:w="334" w:type="pct"/>
            <w:shd w:val="clear" w:color="auto" w:fill="auto"/>
            <w:noWrap/>
            <w:vAlign w:val="bottom"/>
            <w:hideMark/>
            <w:tcPrChange w:id="872" w:author="Mohammad Nayeem Hasan" w:date="2025-05-07T14:56:00Z" w16du:dateUtc="2025-05-07T08:56:00Z">
              <w:tcPr>
                <w:tcW w:w="339" w:type="pct"/>
                <w:gridSpan w:val="2"/>
                <w:shd w:val="clear" w:color="auto" w:fill="auto"/>
                <w:noWrap/>
                <w:vAlign w:val="bottom"/>
                <w:hideMark/>
              </w:tcPr>
            </w:tcPrChange>
          </w:tcPr>
          <w:p w14:paraId="0EE6A8B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w:t>
            </w:r>
          </w:p>
        </w:tc>
        <w:tc>
          <w:tcPr>
            <w:tcW w:w="466" w:type="pct"/>
            <w:shd w:val="clear" w:color="auto" w:fill="auto"/>
            <w:noWrap/>
            <w:vAlign w:val="bottom"/>
            <w:hideMark/>
            <w:tcPrChange w:id="873" w:author="Mohammad Nayeem Hasan" w:date="2025-05-07T14:56:00Z" w16du:dateUtc="2025-05-07T08:56:00Z">
              <w:tcPr>
                <w:tcW w:w="409" w:type="pct"/>
                <w:gridSpan w:val="2"/>
                <w:shd w:val="clear" w:color="auto" w:fill="auto"/>
                <w:noWrap/>
                <w:vAlign w:val="bottom"/>
                <w:hideMark/>
              </w:tcPr>
            </w:tcPrChange>
          </w:tcPr>
          <w:p w14:paraId="41E37F79" w14:textId="3C32CE09"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1393.8</w:t>
            </w:r>
            <w:r>
              <w:rPr>
                <w:rFonts w:ascii="Times New Roman" w:hAnsi="Times New Roman" w:cs="Times New Roman"/>
                <w:color w:val="000000"/>
                <w:sz w:val="24"/>
                <w:szCs w:val="24"/>
              </w:rPr>
              <w:t>7</w:t>
            </w:r>
          </w:p>
        </w:tc>
        <w:tc>
          <w:tcPr>
            <w:tcW w:w="376" w:type="pct"/>
            <w:shd w:val="clear" w:color="auto" w:fill="auto"/>
            <w:noWrap/>
            <w:vAlign w:val="bottom"/>
            <w:hideMark/>
            <w:tcPrChange w:id="874" w:author="Mohammad Nayeem Hasan" w:date="2025-05-07T14:56:00Z" w16du:dateUtc="2025-05-07T08:56:00Z">
              <w:tcPr>
                <w:tcW w:w="446" w:type="pct"/>
                <w:gridSpan w:val="2"/>
                <w:shd w:val="clear" w:color="auto" w:fill="auto"/>
                <w:noWrap/>
                <w:vAlign w:val="bottom"/>
                <w:hideMark/>
              </w:tcPr>
            </w:tcPrChange>
          </w:tcPr>
          <w:p w14:paraId="4F9E1C9F" w14:textId="764C41EB"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r>
              <w:rPr>
                <w:rFonts w:ascii="Times New Roman" w:hAnsi="Times New Roman" w:cs="Times New Roman"/>
                <w:color w:val="000000"/>
                <w:sz w:val="24"/>
                <w:szCs w:val="24"/>
              </w:rPr>
              <w:t>50</w:t>
            </w:r>
          </w:p>
        </w:tc>
        <w:tc>
          <w:tcPr>
            <w:tcW w:w="343" w:type="pct"/>
            <w:vAlign w:val="bottom"/>
            <w:tcPrChange w:id="875" w:author="Mohammad Nayeem Hasan" w:date="2025-05-07T14:56:00Z" w16du:dateUtc="2025-05-07T08:56:00Z">
              <w:tcPr>
                <w:tcW w:w="277" w:type="pct"/>
                <w:vAlign w:val="bottom"/>
              </w:tcPr>
            </w:tcPrChange>
          </w:tcPr>
          <w:p w14:paraId="7FBCED8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0.04</w:t>
            </w:r>
          </w:p>
        </w:tc>
      </w:tr>
      <w:tr w:rsidR="00F57067" w:rsidRPr="0079412E" w14:paraId="7E99B4F1" w14:textId="77777777" w:rsidTr="00A81135">
        <w:trPr>
          <w:trHeight w:val="300"/>
          <w:trPrChange w:id="876" w:author="Mohammad Nayeem Hasan" w:date="2025-05-07T14:56:00Z" w16du:dateUtc="2025-05-07T08:56:00Z">
            <w:trPr>
              <w:gridAfter w:val="0"/>
              <w:trHeight w:val="300"/>
            </w:trPr>
          </w:trPrChange>
        </w:trPr>
        <w:tc>
          <w:tcPr>
            <w:tcW w:w="863" w:type="pct"/>
            <w:shd w:val="clear" w:color="auto" w:fill="auto"/>
            <w:noWrap/>
            <w:vAlign w:val="bottom"/>
            <w:hideMark/>
            <w:tcPrChange w:id="877" w:author="Mohammad Nayeem Hasan" w:date="2025-05-07T14:56:00Z" w16du:dateUtc="2025-05-07T08:56:00Z">
              <w:tcPr>
                <w:tcW w:w="875" w:type="pct"/>
                <w:shd w:val="clear" w:color="auto" w:fill="auto"/>
                <w:noWrap/>
                <w:vAlign w:val="bottom"/>
                <w:hideMark/>
              </w:tcPr>
            </w:tcPrChange>
          </w:tcPr>
          <w:p w14:paraId="7ED21FB3"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New Caledonia</w:t>
            </w:r>
          </w:p>
        </w:tc>
        <w:tc>
          <w:tcPr>
            <w:tcW w:w="918" w:type="pct"/>
            <w:shd w:val="clear" w:color="auto" w:fill="auto"/>
            <w:noWrap/>
            <w:vAlign w:val="bottom"/>
            <w:hideMark/>
            <w:tcPrChange w:id="878" w:author="Mohammad Nayeem Hasan" w:date="2025-05-07T14:56:00Z" w16du:dateUtc="2025-05-07T08:56:00Z">
              <w:tcPr>
                <w:tcW w:w="931" w:type="pct"/>
                <w:gridSpan w:val="2"/>
                <w:shd w:val="clear" w:color="auto" w:fill="auto"/>
                <w:noWrap/>
                <w:vAlign w:val="bottom"/>
                <w:hideMark/>
              </w:tcPr>
            </w:tcPrChange>
          </w:tcPr>
          <w:p w14:paraId="5E17218B" w14:textId="613A085F"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879" w:author="Mohammad Nayeem Hasan" w:date="2025-05-07T14:11:00Z" w16du:dateUtc="2025-05-07T08:11:00Z">
              <w:r w:rsidRPr="0079412E">
                <w:rPr>
                  <w:rFonts w:ascii="Times New Roman" w:hAnsi="Times New Roman" w:cs="Times New Roman"/>
                  <w:color w:val="000000"/>
                  <w:sz w:val="24"/>
                  <w:szCs w:val="24"/>
                </w:rPr>
                <w:t>Western Pacific</w:t>
              </w:r>
            </w:ins>
            <w:del w:id="880" w:author="Mohammad Nayeem Hasan" w:date="2025-05-07T14:11:00Z" w16du:dateUtc="2025-05-07T08:11: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881" w:author="Mohammad Nayeem Hasan" w:date="2025-05-07T14:56:00Z" w16du:dateUtc="2025-05-07T08:56:00Z">
              <w:tcPr>
                <w:tcW w:w="711" w:type="pct"/>
                <w:gridSpan w:val="2"/>
                <w:shd w:val="clear" w:color="auto" w:fill="auto"/>
                <w:noWrap/>
                <w:vAlign w:val="bottom"/>
                <w:hideMark/>
              </w:tcPr>
            </w:tcPrChange>
          </w:tcPr>
          <w:p w14:paraId="386EB3BA"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882" w:author="Mohammad Nayeem Hasan" w:date="2025-05-07T14:56:00Z" w16du:dateUtc="2025-05-07T08:56:00Z">
              <w:tcPr>
                <w:tcW w:w="582" w:type="pct"/>
                <w:gridSpan w:val="2"/>
              </w:tcPr>
            </w:tcPrChange>
          </w:tcPr>
          <w:p w14:paraId="5A051855" w14:textId="5A93F6AF" w:rsidR="00F57067" w:rsidRPr="0079412E" w:rsidRDefault="00D46C2D" w:rsidP="00F57067">
            <w:pPr>
              <w:spacing w:after="0" w:line="240" w:lineRule="auto"/>
              <w:jc w:val="right"/>
              <w:rPr>
                <w:rFonts w:ascii="Times New Roman" w:hAnsi="Times New Roman" w:cs="Times New Roman"/>
                <w:color w:val="000000"/>
                <w:sz w:val="24"/>
                <w:szCs w:val="24"/>
              </w:rPr>
            </w:pPr>
            <w:ins w:id="883"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884" w:author="Mohammad Nayeem Hasan" w:date="2025-05-07T14:56:00Z" w16du:dateUtc="2025-05-07T08:56:00Z">
              <w:tcPr>
                <w:tcW w:w="430" w:type="pct"/>
                <w:gridSpan w:val="2"/>
                <w:shd w:val="clear" w:color="auto" w:fill="auto"/>
                <w:noWrap/>
                <w:vAlign w:val="bottom"/>
                <w:hideMark/>
              </w:tcPr>
            </w:tcPrChange>
          </w:tcPr>
          <w:p w14:paraId="09F1C56F" w14:textId="18719F9D"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16</w:t>
            </w:r>
          </w:p>
        </w:tc>
        <w:tc>
          <w:tcPr>
            <w:tcW w:w="334" w:type="pct"/>
            <w:shd w:val="clear" w:color="auto" w:fill="auto"/>
            <w:noWrap/>
            <w:vAlign w:val="bottom"/>
            <w:hideMark/>
            <w:tcPrChange w:id="885" w:author="Mohammad Nayeem Hasan" w:date="2025-05-07T14:56:00Z" w16du:dateUtc="2025-05-07T08:56:00Z">
              <w:tcPr>
                <w:tcW w:w="339" w:type="pct"/>
                <w:gridSpan w:val="2"/>
                <w:shd w:val="clear" w:color="auto" w:fill="auto"/>
                <w:noWrap/>
                <w:vAlign w:val="bottom"/>
                <w:hideMark/>
              </w:tcPr>
            </w:tcPrChange>
          </w:tcPr>
          <w:p w14:paraId="1B2FE52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886" w:author="Mohammad Nayeem Hasan" w:date="2025-05-07T14:56:00Z" w16du:dateUtc="2025-05-07T08:56:00Z">
              <w:tcPr>
                <w:tcW w:w="409" w:type="pct"/>
                <w:gridSpan w:val="2"/>
                <w:shd w:val="clear" w:color="auto" w:fill="auto"/>
                <w:noWrap/>
                <w:vAlign w:val="bottom"/>
                <w:hideMark/>
              </w:tcPr>
            </w:tcPrChange>
          </w:tcPr>
          <w:p w14:paraId="1776DAFE" w14:textId="5F95797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55.59</w:t>
            </w:r>
          </w:p>
        </w:tc>
        <w:tc>
          <w:tcPr>
            <w:tcW w:w="376" w:type="pct"/>
            <w:shd w:val="clear" w:color="auto" w:fill="auto"/>
            <w:noWrap/>
            <w:vAlign w:val="bottom"/>
            <w:hideMark/>
            <w:tcPrChange w:id="887" w:author="Mohammad Nayeem Hasan" w:date="2025-05-07T14:56:00Z" w16du:dateUtc="2025-05-07T08:56:00Z">
              <w:tcPr>
                <w:tcW w:w="446" w:type="pct"/>
                <w:gridSpan w:val="2"/>
                <w:shd w:val="clear" w:color="auto" w:fill="auto"/>
                <w:noWrap/>
                <w:vAlign w:val="bottom"/>
                <w:hideMark/>
              </w:tcPr>
            </w:tcPrChange>
          </w:tcPr>
          <w:p w14:paraId="45BC033C"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888" w:author="Mohammad Nayeem Hasan" w:date="2025-05-07T14:56:00Z" w16du:dateUtc="2025-05-07T08:56:00Z">
              <w:tcPr>
                <w:tcW w:w="277" w:type="pct"/>
                <w:vAlign w:val="bottom"/>
              </w:tcPr>
            </w:tcPrChange>
          </w:tcPr>
          <w:p w14:paraId="58D50124"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71E3B4E9" w14:textId="77777777" w:rsidTr="00A81135">
        <w:trPr>
          <w:trHeight w:val="300"/>
          <w:trPrChange w:id="889" w:author="Mohammad Nayeem Hasan" w:date="2025-05-07T14:56:00Z" w16du:dateUtc="2025-05-07T08:56:00Z">
            <w:trPr>
              <w:gridAfter w:val="0"/>
              <w:trHeight w:val="300"/>
            </w:trPr>
          </w:trPrChange>
        </w:trPr>
        <w:tc>
          <w:tcPr>
            <w:tcW w:w="863" w:type="pct"/>
            <w:shd w:val="clear" w:color="auto" w:fill="auto"/>
            <w:noWrap/>
            <w:vAlign w:val="bottom"/>
            <w:hideMark/>
            <w:tcPrChange w:id="890" w:author="Mohammad Nayeem Hasan" w:date="2025-05-07T14:56:00Z" w16du:dateUtc="2025-05-07T08:56:00Z">
              <w:tcPr>
                <w:tcW w:w="875" w:type="pct"/>
                <w:shd w:val="clear" w:color="auto" w:fill="auto"/>
                <w:noWrap/>
                <w:vAlign w:val="bottom"/>
                <w:hideMark/>
              </w:tcPr>
            </w:tcPrChange>
          </w:tcPr>
          <w:p w14:paraId="69BF6CD9"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Nicaragua</w:t>
            </w:r>
          </w:p>
        </w:tc>
        <w:tc>
          <w:tcPr>
            <w:tcW w:w="918" w:type="pct"/>
            <w:shd w:val="clear" w:color="auto" w:fill="auto"/>
            <w:noWrap/>
            <w:vAlign w:val="bottom"/>
            <w:hideMark/>
            <w:tcPrChange w:id="891" w:author="Mohammad Nayeem Hasan" w:date="2025-05-07T14:56:00Z" w16du:dateUtc="2025-05-07T08:56:00Z">
              <w:tcPr>
                <w:tcW w:w="931" w:type="pct"/>
                <w:gridSpan w:val="2"/>
                <w:shd w:val="clear" w:color="auto" w:fill="auto"/>
                <w:noWrap/>
                <w:vAlign w:val="bottom"/>
                <w:hideMark/>
              </w:tcPr>
            </w:tcPrChange>
          </w:tcPr>
          <w:p w14:paraId="6FBF9EDD" w14:textId="77246543"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892" w:author="Mohammad Nayeem Hasan" w:date="2025-05-07T14:07:00Z" w16du:dateUtc="2025-05-07T08:07:00Z">
              <w:r w:rsidRPr="00844561">
                <w:rPr>
                  <w:rFonts w:ascii="Times New Roman" w:hAnsi="Times New Roman" w:cs="Times New Roman"/>
                  <w:color w:val="000000"/>
                  <w:sz w:val="24"/>
                  <w:szCs w:val="24"/>
                </w:rPr>
                <w:t>America</w:t>
              </w:r>
            </w:ins>
            <w:del w:id="893" w:author="Mohammad Nayeem Hasan" w:date="2025-05-07T14:07:00Z" w16du:dateUtc="2025-05-07T08:07:00Z">
              <w:r w:rsidR="00F57067"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894" w:author="Mohammad Nayeem Hasan" w:date="2025-05-07T14:56:00Z" w16du:dateUtc="2025-05-07T08:56:00Z">
              <w:tcPr>
                <w:tcW w:w="711" w:type="pct"/>
                <w:gridSpan w:val="2"/>
                <w:shd w:val="clear" w:color="auto" w:fill="auto"/>
                <w:noWrap/>
                <w:vAlign w:val="bottom"/>
                <w:hideMark/>
              </w:tcPr>
            </w:tcPrChange>
          </w:tcPr>
          <w:p w14:paraId="253E82EA"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895" w:author="Mohammad Nayeem Hasan" w:date="2025-05-07T14:56:00Z" w16du:dateUtc="2025-05-07T08:56:00Z">
              <w:tcPr>
                <w:tcW w:w="582" w:type="pct"/>
                <w:gridSpan w:val="2"/>
              </w:tcPr>
            </w:tcPrChange>
          </w:tcPr>
          <w:p w14:paraId="1F3429C0" w14:textId="0E4C628D" w:rsidR="00F57067" w:rsidRPr="0079412E" w:rsidRDefault="00A81135" w:rsidP="00F57067">
            <w:pPr>
              <w:spacing w:after="0" w:line="240" w:lineRule="auto"/>
              <w:jc w:val="right"/>
              <w:rPr>
                <w:rFonts w:ascii="Times New Roman" w:hAnsi="Times New Roman" w:cs="Times New Roman"/>
                <w:color w:val="000000"/>
                <w:sz w:val="24"/>
                <w:szCs w:val="24"/>
              </w:rPr>
            </w:pPr>
            <w:ins w:id="896" w:author="Mohammad Nayeem Hasan" w:date="2025-05-07T14:55:00Z" w16du:dateUtc="2025-05-07T08:55: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897" w:author="Mohammad Nayeem Hasan" w:date="2025-05-07T14:56:00Z" w16du:dateUtc="2025-05-07T08:56:00Z">
              <w:tcPr>
                <w:tcW w:w="430" w:type="pct"/>
                <w:gridSpan w:val="2"/>
                <w:shd w:val="clear" w:color="auto" w:fill="auto"/>
                <w:noWrap/>
                <w:vAlign w:val="bottom"/>
                <w:hideMark/>
              </w:tcPr>
            </w:tcPrChange>
          </w:tcPr>
          <w:p w14:paraId="6A3123F2" w14:textId="3205AFC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92022</w:t>
            </w:r>
          </w:p>
        </w:tc>
        <w:tc>
          <w:tcPr>
            <w:tcW w:w="334" w:type="pct"/>
            <w:shd w:val="clear" w:color="auto" w:fill="auto"/>
            <w:noWrap/>
            <w:vAlign w:val="bottom"/>
            <w:hideMark/>
            <w:tcPrChange w:id="898" w:author="Mohammad Nayeem Hasan" w:date="2025-05-07T14:56:00Z" w16du:dateUtc="2025-05-07T08:56:00Z">
              <w:tcPr>
                <w:tcW w:w="339" w:type="pct"/>
                <w:gridSpan w:val="2"/>
                <w:shd w:val="clear" w:color="auto" w:fill="auto"/>
                <w:noWrap/>
                <w:vAlign w:val="bottom"/>
                <w:hideMark/>
              </w:tcPr>
            </w:tcPrChange>
          </w:tcPr>
          <w:p w14:paraId="7A3CEC0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466" w:type="pct"/>
            <w:shd w:val="clear" w:color="auto" w:fill="auto"/>
            <w:noWrap/>
            <w:vAlign w:val="bottom"/>
            <w:hideMark/>
            <w:tcPrChange w:id="899" w:author="Mohammad Nayeem Hasan" w:date="2025-05-07T14:56:00Z" w16du:dateUtc="2025-05-07T08:56:00Z">
              <w:tcPr>
                <w:tcW w:w="409" w:type="pct"/>
                <w:gridSpan w:val="2"/>
                <w:shd w:val="clear" w:color="auto" w:fill="auto"/>
                <w:noWrap/>
                <w:vAlign w:val="bottom"/>
                <w:hideMark/>
              </w:tcPr>
            </w:tcPrChange>
          </w:tcPr>
          <w:p w14:paraId="0E38B991"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13432.81</w:t>
            </w:r>
          </w:p>
        </w:tc>
        <w:tc>
          <w:tcPr>
            <w:tcW w:w="376" w:type="pct"/>
            <w:shd w:val="clear" w:color="auto" w:fill="auto"/>
            <w:noWrap/>
            <w:vAlign w:val="bottom"/>
            <w:hideMark/>
            <w:tcPrChange w:id="900" w:author="Mohammad Nayeem Hasan" w:date="2025-05-07T14:56:00Z" w16du:dateUtc="2025-05-07T08:56:00Z">
              <w:tcPr>
                <w:tcW w:w="446" w:type="pct"/>
                <w:gridSpan w:val="2"/>
                <w:shd w:val="clear" w:color="auto" w:fill="auto"/>
                <w:noWrap/>
                <w:vAlign w:val="bottom"/>
                <w:hideMark/>
              </w:tcPr>
            </w:tcPrChange>
          </w:tcPr>
          <w:p w14:paraId="3133B97B" w14:textId="0F0646B6"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w:t>
            </w:r>
            <w:r>
              <w:rPr>
                <w:rFonts w:ascii="Times New Roman" w:hAnsi="Times New Roman" w:cs="Times New Roman"/>
                <w:color w:val="000000"/>
                <w:sz w:val="24"/>
                <w:szCs w:val="24"/>
              </w:rPr>
              <w:t>5</w:t>
            </w:r>
          </w:p>
        </w:tc>
        <w:tc>
          <w:tcPr>
            <w:tcW w:w="343" w:type="pct"/>
            <w:vAlign w:val="bottom"/>
            <w:tcPrChange w:id="901" w:author="Mohammad Nayeem Hasan" w:date="2025-05-07T14:56:00Z" w16du:dateUtc="2025-05-07T08:56:00Z">
              <w:tcPr>
                <w:tcW w:w="277" w:type="pct"/>
                <w:vAlign w:val="bottom"/>
              </w:tcPr>
            </w:tcPrChange>
          </w:tcPr>
          <w:p w14:paraId="285F7A4D"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0.00</w:t>
            </w:r>
          </w:p>
        </w:tc>
      </w:tr>
      <w:tr w:rsidR="00844561" w:rsidRPr="0079412E" w14:paraId="62035F61" w14:textId="77777777" w:rsidTr="00A81135">
        <w:trPr>
          <w:trHeight w:val="300"/>
          <w:trPrChange w:id="902" w:author="Mohammad Nayeem Hasan" w:date="2025-05-07T14:56:00Z" w16du:dateUtc="2025-05-07T08:56:00Z">
            <w:trPr>
              <w:gridAfter w:val="0"/>
              <w:trHeight w:val="300"/>
            </w:trPr>
          </w:trPrChange>
        </w:trPr>
        <w:tc>
          <w:tcPr>
            <w:tcW w:w="863" w:type="pct"/>
            <w:shd w:val="clear" w:color="auto" w:fill="auto"/>
            <w:noWrap/>
            <w:vAlign w:val="bottom"/>
            <w:hideMark/>
            <w:tcPrChange w:id="903" w:author="Mohammad Nayeem Hasan" w:date="2025-05-07T14:56:00Z" w16du:dateUtc="2025-05-07T08:56:00Z">
              <w:tcPr>
                <w:tcW w:w="875" w:type="pct"/>
                <w:shd w:val="clear" w:color="auto" w:fill="auto"/>
                <w:noWrap/>
                <w:vAlign w:val="bottom"/>
                <w:hideMark/>
              </w:tcPr>
            </w:tcPrChange>
          </w:tcPr>
          <w:p w14:paraId="47A03FC9"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Niger</w:t>
            </w:r>
          </w:p>
        </w:tc>
        <w:tc>
          <w:tcPr>
            <w:tcW w:w="918" w:type="pct"/>
            <w:shd w:val="clear" w:color="auto" w:fill="auto"/>
            <w:noWrap/>
            <w:vAlign w:val="bottom"/>
            <w:hideMark/>
            <w:tcPrChange w:id="904" w:author="Mohammad Nayeem Hasan" w:date="2025-05-07T14:56:00Z" w16du:dateUtc="2025-05-07T08:56:00Z">
              <w:tcPr>
                <w:tcW w:w="931" w:type="pct"/>
                <w:gridSpan w:val="2"/>
                <w:shd w:val="clear" w:color="auto" w:fill="auto"/>
                <w:noWrap/>
                <w:vAlign w:val="bottom"/>
                <w:hideMark/>
              </w:tcPr>
            </w:tcPrChange>
          </w:tcPr>
          <w:p w14:paraId="69BBE6A5" w14:textId="38723DD0"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905" w:author="Mohammad Nayeem Hasan" w:date="2025-05-07T14:04:00Z" w16du:dateUtc="2025-05-07T08:04: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906" w:author="Mohammad Nayeem Hasan" w:date="2025-05-07T14:04:00Z" w16du:dateUtc="2025-05-07T08:04:00Z">
              <w:r w:rsidRPr="0079412E" w:rsidDel="00EF7995">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907" w:author="Mohammad Nayeem Hasan" w:date="2025-05-07T14:56:00Z" w16du:dateUtc="2025-05-07T08:56:00Z">
              <w:tcPr>
                <w:tcW w:w="711" w:type="pct"/>
                <w:gridSpan w:val="2"/>
                <w:shd w:val="clear" w:color="auto" w:fill="auto"/>
                <w:noWrap/>
                <w:vAlign w:val="bottom"/>
                <w:hideMark/>
              </w:tcPr>
            </w:tcPrChange>
          </w:tcPr>
          <w:p w14:paraId="688C45F8"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908" w:author="Mohammad Nayeem Hasan" w:date="2025-05-07T14:56:00Z" w16du:dateUtc="2025-05-07T08:56:00Z">
              <w:tcPr>
                <w:tcW w:w="582" w:type="pct"/>
                <w:gridSpan w:val="2"/>
              </w:tcPr>
            </w:tcPrChange>
          </w:tcPr>
          <w:p w14:paraId="5289176F" w14:textId="474D5EFC" w:rsidR="00844561" w:rsidRPr="0079412E" w:rsidRDefault="00A81135" w:rsidP="00844561">
            <w:pPr>
              <w:spacing w:after="0" w:line="240" w:lineRule="auto"/>
              <w:jc w:val="right"/>
              <w:rPr>
                <w:rFonts w:ascii="Times New Roman" w:hAnsi="Times New Roman" w:cs="Times New Roman"/>
                <w:color w:val="000000"/>
                <w:sz w:val="24"/>
                <w:szCs w:val="24"/>
              </w:rPr>
            </w:pPr>
            <w:ins w:id="909" w:author="Mohammad Nayeem Hasan" w:date="2025-05-07T14:56:00Z" w16du:dateUtc="2025-05-07T08:56: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910" w:author="Mohammad Nayeem Hasan" w:date="2025-05-07T14:56:00Z" w16du:dateUtc="2025-05-07T08:56:00Z">
              <w:tcPr>
                <w:tcW w:w="430" w:type="pct"/>
                <w:gridSpan w:val="2"/>
                <w:shd w:val="clear" w:color="auto" w:fill="auto"/>
                <w:noWrap/>
                <w:vAlign w:val="bottom"/>
                <w:hideMark/>
              </w:tcPr>
            </w:tcPrChange>
          </w:tcPr>
          <w:p w14:paraId="686528DD" w14:textId="7B00389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58</w:t>
            </w:r>
          </w:p>
        </w:tc>
        <w:tc>
          <w:tcPr>
            <w:tcW w:w="334" w:type="pct"/>
            <w:shd w:val="clear" w:color="auto" w:fill="auto"/>
            <w:noWrap/>
            <w:vAlign w:val="bottom"/>
            <w:hideMark/>
            <w:tcPrChange w:id="911" w:author="Mohammad Nayeem Hasan" w:date="2025-05-07T14:56:00Z" w16du:dateUtc="2025-05-07T08:56:00Z">
              <w:tcPr>
                <w:tcW w:w="339" w:type="pct"/>
                <w:gridSpan w:val="2"/>
                <w:shd w:val="clear" w:color="auto" w:fill="auto"/>
                <w:noWrap/>
                <w:vAlign w:val="bottom"/>
                <w:hideMark/>
              </w:tcPr>
            </w:tcPrChange>
          </w:tcPr>
          <w:p w14:paraId="0BDD841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w:t>
            </w:r>
          </w:p>
        </w:tc>
        <w:tc>
          <w:tcPr>
            <w:tcW w:w="466" w:type="pct"/>
            <w:shd w:val="clear" w:color="auto" w:fill="auto"/>
            <w:noWrap/>
            <w:vAlign w:val="bottom"/>
            <w:hideMark/>
            <w:tcPrChange w:id="912" w:author="Mohammad Nayeem Hasan" w:date="2025-05-07T14:56:00Z" w16du:dateUtc="2025-05-07T08:56:00Z">
              <w:tcPr>
                <w:tcW w:w="409" w:type="pct"/>
                <w:gridSpan w:val="2"/>
                <w:shd w:val="clear" w:color="auto" w:fill="auto"/>
                <w:noWrap/>
                <w:vAlign w:val="bottom"/>
                <w:hideMark/>
              </w:tcPr>
            </w:tcPrChange>
          </w:tcPr>
          <w:p w14:paraId="4C217671" w14:textId="4CA7B0E0"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r>
              <w:rPr>
                <w:rFonts w:ascii="Times New Roman" w:hAnsi="Times New Roman" w:cs="Times New Roman"/>
                <w:color w:val="000000"/>
                <w:sz w:val="24"/>
                <w:szCs w:val="24"/>
              </w:rPr>
              <w:t>30</w:t>
            </w:r>
          </w:p>
        </w:tc>
        <w:tc>
          <w:tcPr>
            <w:tcW w:w="376" w:type="pct"/>
            <w:shd w:val="clear" w:color="auto" w:fill="auto"/>
            <w:noWrap/>
            <w:vAlign w:val="bottom"/>
            <w:hideMark/>
            <w:tcPrChange w:id="913" w:author="Mohammad Nayeem Hasan" w:date="2025-05-07T14:56:00Z" w16du:dateUtc="2025-05-07T08:56:00Z">
              <w:tcPr>
                <w:tcW w:w="446" w:type="pct"/>
                <w:gridSpan w:val="2"/>
                <w:shd w:val="clear" w:color="auto" w:fill="auto"/>
                <w:noWrap/>
                <w:vAlign w:val="bottom"/>
                <w:hideMark/>
              </w:tcPr>
            </w:tcPrChange>
          </w:tcPr>
          <w:p w14:paraId="3AC9B234" w14:textId="44D44F31"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0.4</w:t>
            </w:r>
            <w:r>
              <w:rPr>
                <w:rFonts w:ascii="Times New Roman" w:hAnsi="Times New Roman" w:cs="Times New Roman"/>
                <w:color w:val="000000"/>
                <w:sz w:val="24"/>
                <w:szCs w:val="24"/>
              </w:rPr>
              <w:t>8</w:t>
            </w:r>
          </w:p>
        </w:tc>
        <w:tc>
          <w:tcPr>
            <w:tcW w:w="343" w:type="pct"/>
            <w:vAlign w:val="bottom"/>
            <w:tcPrChange w:id="914" w:author="Mohammad Nayeem Hasan" w:date="2025-05-07T14:56:00Z" w16du:dateUtc="2025-05-07T08:56:00Z">
              <w:tcPr>
                <w:tcW w:w="277" w:type="pct"/>
                <w:vAlign w:val="bottom"/>
              </w:tcPr>
            </w:tcPrChange>
          </w:tcPr>
          <w:p w14:paraId="66C656F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20.69</w:t>
            </w:r>
          </w:p>
        </w:tc>
      </w:tr>
      <w:tr w:rsidR="00F57067" w:rsidRPr="0079412E" w14:paraId="04CD5537" w14:textId="77777777" w:rsidTr="00A81135">
        <w:trPr>
          <w:trHeight w:val="300"/>
          <w:trPrChange w:id="915" w:author="Mohammad Nayeem Hasan" w:date="2025-05-07T14:56:00Z" w16du:dateUtc="2025-05-07T08:56:00Z">
            <w:trPr>
              <w:gridAfter w:val="0"/>
              <w:trHeight w:val="300"/>
            </w:trPr>
          </w:trPrChange>
        </w:trPr>
        <w:tc>
          <w:tcPr>
            <w:tcW w:w="863" w:type="pct"/>
            <w:shd w:val="clear" w:color="auto" w:fill="auto"/>
            <w:noWrap/>
            <w:vAlign w:val="bottom"/>
            <w:hideMark/>
            <w:tcPrChange w:id="916" w:author="Mohammad Nayeem Hasan" w:date="2025-05-07T14:56:00Z" w16du:dateUtc="2025-05-07T08:56:00Z">
              <w:tcPr>
                <w:tcW w:w="875" w:type="pct"/>
                <w:shd w:val="clear" w:color="auto" w:fill="auto"/>
                <w:noWrap/>
                <w:vAlign w:val="bottom"/>
                <w:hideMark/>
              </w:tcPr>
            </w:tcPrChange>
          </w:tcPr>
          <w:p w14:paraId="366EECAC"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Northern Mariana Islands</w:t>
            </w:r>
          </w:p>
        </w:tc>
        <w:tc>
          <w:tcPr>
            <w:tcW w:w="918" w:type="pct"/>
            <w:shd w:val="clear" w:color="auto" w:fill="auto"/>
            <w:noWrap/>
            <w:vAlign w:val="bottom"/>
            <w:hideMark/>
            <w:tcPrChange w:id="917" w:author="Mohammad Nayeem Hasan" w:date="2025-05-07T14:56:00Z" w16du:dateUtc="2025-05-07T08:56:00Z">
              <w:tcPr>
                <w:tcW w:w="931" w:type="pct"/>
                <w:gridSpan w:val="2"/>
                <w:shd w:val="clear" w:color="auto" w:fill="auto"/>
                <w:noWrap/>
                <w:vAlign w:val="bottom"/>
                <w:hideMark/>
              </w:tcPr>
            </w:tcPrChange>
          </w:tcPr>
          <w:p w14:paraId="587A538E" w14:textId="2FB00A39"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918" w:author="Mohammad Nayeem Hasan" w:date="2025-05-07T14:11:00Z" w16du:dateUtc="2025-05-07T08:11:00Z">
              <w:r w:rsidRPr="0079412E">
                <w:rPr>
                  <w:rFonts w:ascii="Times New Roman" w:hAnsi="Times New Roman" w:cs="Times New Roman"/>
                  <w:color w:val="000000"/>
                  <w:sz w:val="24"/>
                  <w:szCs w:val="24"/>
                </w:rPr>
                <w:t>Western Pacific</w:t>
              </w:r>
            </w:ins>
            <w:del w:id="919" w:author="Mohammad Nayeem Hasan" w:date="2025-05-07T14:11:00Z" w16du:dateUtc="2025-05-07T08:11: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920" w:author="Mohammad Nayeem Hasan" w:date="2025-05-07T14:56:00Z" w16du:dateUtc="2025-05-07T08:56:00Z">
              <w:tcPr>
                <w:tcW w:w="711" w:type="pct"/>
                <w:gridSpan w:val="2"/>
                <w:shd w:val="clear" w:color="auto" w:fill="auto"/>
                <w:noWrap/>
                <w:vAlign w:val="bottom"/>
                <w:hideMark/>
              </w:tcPr>
            </w:tcPrChange>
          </w:tcPr>
          <w:p w14:paraId="67E45CF4"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921" w:author="Mohammad Nayeem Hasan" w:date="2025-05-07T14:56:00Z" w16du:dateUtc="2025-05-07T08:56:00Z">
              <w:tcPr>
                <w:tcW w:w="582" w:type="pct"/>
                <w:gridSpan w:val="2"/>
              </w:tcPr>
            </w:tcPrChange>
          </w:tcPr>
          <w:p w14:paraId="40876173" w14:textId="165C2D4B" w:rsidR="00F57067" w:rsidRPr="0079412E" w:rsidRDefault="00A81135" w:rsidP="00F57067">
            <w:pPr>
              <w:spacing w:after="0" w:line="240" w:lineRule="auto"/>
              <w:jc w:val="right"/>
              <w:rPr>
                <w:rFonts w:ascii="Times New Roman" w:hAnsi="Times New Roman" w:cs="Times New Roman"/>
                <w:color w:val="000000"/>
                <w:sz w:val="24"/>
                <w:szCs w:val="24"/>
              </w:rPr>
            </w:pPr>
            <w:ins w:id="922" w:author="Mohammad Nayeem Hasan" w:date="2025-05-07T14:56:00Z" w16du:dateUtc="2025-05-07T08:56: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923" w:author="Mohammad Nayeem Hasan" w:date="2025-05-07T14:56:00Z" w16du:dateUtc="2025-05-07T08:56:00Z">
              <w:tcPr>
                <w:tcW w:w="430" w:type="pct"/>
                <w:gridSpan w:val="2"/>
                <w:shd w:val="clear" w:color="auto" w:fill="auto"/>
                <w:noWrap/>
                <w:vAlign w:val="bottom"/>
                <w:hideMark/>
              </w:tcPr>
            </w:tcPrChange>
          </w:tcPr>
          <w:p w14:paraId="3ECEEBD6" w14:textId="5461A1C2"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334" w:type="pct"/>
            <w:shd w:val="clear" w:color="auto" w:fill="auto"/>
            <w:noWrap/>
            <w:vAlign w:val="bottom"/>
            <w:hideMark/>
            <w:tcPrChange w:id="924" w:author="Mohammad Nayeem Hasan" w:date="2025-05-07T14:56:00Z" w16du:dateUtc="2025-05-07T08:56:00Z">
              <w:tcPr>
                <w:tcW w:w="339" w:type="pct"/>
                <w:gridSpan w:val="2"/>
                <w:shd w:val="clear" w:color="auto" w:fill="auto"/>
                <w:noWrap/>
                <w:vAlign w:val="bottom"/>
                <w:hideMark/>
              </w:tcPr>
            </w:tcPrChange>
          </w:tcPr>
          <w:p w14:paraId="233A398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925" w:author="Mohammad Nayeem Hasan" w:date="2025-05-07T14:56:00Z" w16du:dateUtc="2025-05-07T08:56:00Z">
              <w:tcPr>
                <w:tcW w:w="409" w:type="pct"/>
                <w:gridSpan w:val="2"/>
                <w:shd w:val="clear" w:color="auto" w:fill="auto"/>
                <w:noWrap/>
                <w:vAlign w:val="bottom"/>
                <w:hideMark/>
              </w:tcPr>
            </w:tcPrChange>
          </w:tcPr>
          <w:p w14:paraId="0BBCA54A" w14:textId="4659DBCD"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20.2</w:t>
            </w:r>
            <w:r>
              <w:rPr>
                <w:rFonts w:ascii="Times New Roman" w:hAnsi="Times New Roman" w:cs="Times New Roman"/>
                <w:color w:val="000000"/>
                <w:sz w:val="24"/>
                <w:szCs w:val="24"/>
              </w:rPr>
              <w:t>1</w:t>
            </w:r>
          </w:p>
        </w:tc>
        <w:tc>
          <w:tcPr>
            <w:tcW w:w="376" w:type="pct"/>
            <w:shd w:val="clear" w:color="auto" w:fill="auto"/>
            <w:noWrap/>
            <w:vAlign w:val="bottom"/>
            <w:hideMark/>
            <w:tcPrChange w:id="926" w:author="Mohammad Nayeem Hasan" w:date="2025-05-07T14:56:00Z" w16du:dateUtc="2025-05-07T08:56:00Z">
              <w:tcPr>
                <w:tcW w:w="446" w:type="pct"/>
                <w:gridSpan w:val="2"/>
                <w:shd w:val="clear" w:color="auto" w:fill="auto"/>
                <w:noWrap/>
                <w:vAlign w:val="bottom"/>
                <w:hideMark/>
              </w:tcPr>
            </w:tcPrChange>
          </w:tcPr>
          <w:p w14:paraId="5F1DCDCA"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927" w:author="Mohammad Nayeem Hasan" w:date="2025-05-07T14:56:00Z" w16du:dateUtc="2025-05-07T08:56:00Z">
              <w:tcPr>
                <w:tcW w:w="277" w:type="pct"/>
                <w:vAlign w:val="bottom"/>
              </w:tcPr>
            </w:tcPrChange>
          </w:tcPr>
          <w:p w14:paraId="156CAA48"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42DA9FB2" w14:textId="77777777" w:rsidTr="00A81135">
        <w:trPr>
          <w:trHeight w:val="300"/>
          <w:trPrChange w:id="928" w:author="Mohammad Nayeem Hasan" w:date="2025-05-07T14:56:00Z" w16du:dateUtc="2025-05-07T08:56:00Z">
            <w:trPr>
              <w:gridAfter w:val="0"/>
              <w:trHeight w:val="300"/>
            </w:trPr>
          </w:trPrChange>
        </w:trPr>
        <w:tc>
          <w:tcPr>
            <w:tcW w:w="863" w:type="pct"/>
            <w:shd w:val="clear" w:color="auto" w:fill="auto"/>
            <w:noWrap/>
            <w:vAlign w:val="bottom"/>
            <w:hideMark/>
            <w:tcPrChange w:id="929" w:author="Mohammad Nayeem Hasan" w:date="2025-05-07T14:56:00Z" w16du:dateUtc="2025-05-07T08:56:00Z">
              <w:tcPr>
                <w:tcW w:w="875" w:type="pct"/>
                <w:shd w:val="clear" w:color="auto" w:fill="auto"/>
                <w:noWrap/>
                <w:vAlign w:val="bottom"/>
                <w:hideMark/>
              </w:tcPr>
            </w:tcPrChange>
          </w:tcPr>
          <w:p w14:paraId="544AD647"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Pakistan</w:t>
            </w:r>
          </w:p>
        </w:tc>
        <w:tc>
          <w:tcPr>
            <w:tcW w:w="918" w:type="pct"/>
            <w:shd w:val="clear" w:color="auto" w:fill="auto"/>
            <w:noWrap/>
            <w:vAlign w:val="bottom"/>
            <w:hideMark/>
            <w:tcPrChange w:id="930" w:author="Mohammad Nayeem Hasan" w:date="2025-05-07T14:56:00Z" w16du:dateUtc="2025-05-07T08:56:00Z">
              <w:tcPr>
                <w:tcW w:w="931" w:type="pct"/>
                <w:gridSpan w:val="2"/>
                <w:shd w:val="clear" w:color="auto" w:fill="auto"/>
                <w:noWrap/>
                <w:vAlign w:val="bottom"/>
                <w:hideMark/>
              </w:tcPr>
            </w:tcPrChange>
          </w:tcPr>
          <w:p w14:paraId="560B3D94" w14:textId="23B133C0"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ins w:id="931" w:author="Mohammad Nayeem Hasan" w:date="2025-05-07T13:51:00Z" w16du:dateUtc="2025-05-07T07:51:00Z">
              <w:r w:rsidRPr="00F57067">
                <w:rPr>
                  <w:rFonts w:ascii="Times New Roman" w:hAnsi="Times New Roman" w:cs="Times New Roman"/>
                  <w:color w:val="000000"/>
                  <w:sz w:val="24"/>
                  <w:szCs w:val="24"/>
                </w:rPr>
                <w:t>Eastern Mediterranean</w:t>
              </w:r>
            </w:ins>
            <w:del w:id="932" w:author="Mohammad Nayeem Hasan" w:date="2025-05-07T13:51:00Z" w16du:dateUtc="2025-05-07T07:51:00Z">
              <w:r w:rsidRPr="0079412E" w:rsidDel="00F57067">
                <w:rPr>
                  <w:rFonts w:ascii="Times New Roman" w:hAnsi="Times New Roman" w:cs="Times New Roman"/>
                  <w:color w:val="000000"/>
                  <w:sz w:val="24"/>
                  <w:szCs w:val="24"/>
                </w:rPr>
                <w:delText>Eastern Mediterranean Region</w:delText>
              </w:r>
            </w:del>
          </w:p>
        </w:tc>
        <w:tc>
          <w:tcPr>
            <w:tcW w:w="701" w:type="pct"/>
            <w:shd w:val="clear" w:color="auto" w:fill="auto"/>
            <w:noWrap/>
            <w:vAlign w:val="bottom"/>
            <w:hideMark/>
            <w:tcPrChange w:id="933" w:author="Mohammad Nayeem Hasan" w:date="2025-05-07T14:56:00Z" w16du:dateUtc="2025-05-07T08:56:00Z">
              <w:tcPr>
                <w:tcW w:w="711" w:type="pct"/>
                <w:gridSpan w:val="2"/>
                <w:shd w:val="clear" w:color="auto" w:fill="auto"/>
                <w:noWrap/>
                <w:vAlign w:val="bottom"/>
                <w:hideMark/>
              </w:tcPr>
            </w:tcPrChange>
          </w:tcPr>
          <w:p w14:paraId="0846442A"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934" w:author="Mohammad Nayeem Hasan" w:date="2025-05-07T14:56:00Z" w16du:dateUtc="2025-05-07T08:56:00Z">
              <w:tcPr>
                <w:tcW w:w="582" w:type="pct"/>
                <w:gridSpan w:val="2"/>
              </w:tcPr>
            </w:tcPrChange>
          </w:tcPr>
          <w:p w14:paraId="544A014E" w14:textId="3B90F2D7" w:rsidR="00F57067" w:rsidRPr="0079412E" w:rsidRDefault="00A81135" w:rsidP="00F57067">
            <w:pPr>
              <w:spacing w:after="0" w:line="240" w:lineRule="auto"/>
              <w:jc w:val="right"/>
              <w:rPr>
                <w:rFonts w:ascii="Times New Roman" w:hAnsi="Times New Roman" w:cs="Times New Roman"/>
                <w:color w:val="000000"/>
                <w:sz w:val="24"/>
                <w:szCs w:val="24"/>
              </w:rPr>
            </w:pPr>
            <w:ins w:id="935" w:author="Mohammad Nayeem Hasan" w:date="2025-05-07T14:56:00Z" w16du:dateUtc="2025-05-07T08:56: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936" w:author="Mohammad Nayeem Hasan" w:date="2025-05-07T14:56:00Z" w16du:dateUtc="2025-05-07T08:56:00Z">
              <w:tcPr>
                <w:tcW w:w="430" w:type="pct"/>
                <w:gridSpan w:val="2"/>
                <w:shd w:val="clear" w:color="auto" w:fill="auto"/>
                <w:noWrap/>
                <w:vAlign w:val="bottom"/>
                <w:hideMark/>
              </w:tcPr>
            </w:tcPrChange>
          </w:tcPr>
          <w:p w14:paraId="0AB1BA3B" w14:textId="2B368BB4"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58</w:t>
            </w:r>
            <w:ins w:id="937" w:author="Mohammad Nayeem Hasan" w:date="2025-05-07T22:07:00Z" w16du:dateUtc="2025-05-07T16:07:00Z">
              <w:r w:rsidR="0028515E">
                <w:rPr>
                  <w:rFonts w:ascii="Times New Roman" w:hAnsi="Times New Roman" w:cs="Times New Roman"/>
                  <w:color w:val="000000"/>
                  <w:sz w:val="24"/>
                  <w:szCs w:val="24"/>
                </w:rPr>
                <w:t>433</w:t>
              </w:r>
            </w:ins>
            <w:del w:id="938" w:author="Mohammad Nayeem Hasan" w:date="2025-05-07T22:07:00Z" w16du:dateUtc="2025-05-07T16:07:00Z">
              <w:r w:rsidRPr="0079412E" w:rsidDel="0028515E">
                <w:rPr>
                  <w:rFonts w:ascii="Times New Roman" w:hAnsi="Times New Roman" w:cs="Times New Roman"/>
                  <w:color w:val="000000"/>
                  <w:sz w:val="24"/>
                  <w:szCs w:val="24"/>
                </w:rPr>
                <w:delText>670</w:delText>
              </w:r>
            </w:del>
          </w:p>
        </w:tc>
        <w:tc>
          <w:tcPr>
            <w:tcW w:w="334" w:type="pct"/>
            <w:shd w:val="clear" w:color="auto" w:fill="auto"/>
            <w:noWrap/>
            <w:vAlign w:val="bottom"/>
            <w:hideMark/>
            <w:tcPrChange w:id="939" w:author="Mohammad Nayeem Hasan" w:date="2025-05-07T14:56:00Z" w16du:dateUtc="2025-05-07T08:56:00Z">
              <w:tcPr>
                <w:tcW w:w="339" w:type="pct"/>
                <w:gridSpan w:val="2"/>
                <w:shd w:val="clear" w:color="auto" w:fill="auto"/>
                <w:noWrap/>
                <w:vAlign w:val="bottom"/>
                <w:hideMark/>
              </w:tcPr>
            </w:tcPrChange>
          </w:tcPr>
          <w:p w14:paraId="5F421B09"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940" w:author="Mohammad Nayeem Hasan" w:date="2025-05-07T14:56:00Z" w16du:dateUtc="2025-05-07T08:56:00Z">
              <w:tcPr>
                <w:tcW w:w="409" w:type="pct"/>
                <w:gridSpan w:val="2"/>
                <w:shd w:val="clear" w:color="auto" w:fill="auto"/>
                <w:noWrap/>
                <w:vAlign w:val="bottom"/>
                <w:hideMark/>
              </w:tcPr>
            </w:tcPrChange>
          </w:tcPr>
          <w:p w14:paraId="06140B8E" w14:textId="65580C20"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w:t>
            </w:r>
            <w:ins w:id="941" w:author="Mohammad Nayeem Hasan" w:date="2025-05-07T22:08:00Z" w16du:dateUtc="2025-05-07T16:08:00Z">
              <w:r w:rsidR="0028515E">
                <w:rPr>
                  <w:rFonts w:ascii="Times New Roman" w:hAnsi="Times New Roman" w:cs="Times New Roman"/>
                  <w:color w:val="000000"/>
                  <w:sz w:val="24"/>
                  <w:szCs w:val="24"/>
                </w:rPr>
                <w:t>2</w:t>
              </w:r>
            </w:ins>
            <w:del w:id="942" w:author="Mohammad Nayeem Hasan" w:date="2025-05-07T22:08:00Z" w16du:dateUtc="2025-05-07T16:08:00Z">
              <w:r w:rsidRPr="0079412E" w:rsidDel="0028515E">
                <w:rPr>
                  <w:rFonts w:ascii="Times New Roman" w:hAnsi="Times New Roman" w:cs="Times New Roman"/>
                  <w:color w:val="000000"/>
                  <w:sz w:val="24"/>
                  <w:szCs w:val="24"/>
                </w:rPr>
                <w:delText>3</w:delText>
              </w:r>
            </w:del>
            <w:r w:rsidRPr="0079412E">
              <w:rPr>
                <w:rFonts w:ascii="Times New Roman" w:hAnsi="Times New Roman" w:cs="Times New Roman"/>
                <w:color w:val="000000"/>
                <w:sz w:val="24"/>
                <w:szCs w:val="24"/>
              </w:rPr>
              <w:t>.5</w:t>
            </w:r>
            <w:ins w:id="943" w:author="Mohammad Nayeem Hasan" w:date="2025-05-07T22:08:00Z" w16du:dateUtc="2025-05-07T16:08:00Z">
              <w:r w:rsidR="0028515E">
                <w:rPr>
                  <w:rFonts w:ascii="Times New Roman" w:hAnsi="Times New Roman" w:cs="Times New Roman"/>
                  <w:color w:val="000000"/>
                  <w:sz w:val="24"/>
                  <w:szCs w:val="24"/>
                </w:rPr>
                <w:t>2</w:t>
              </w:r>
            </w:ins>
            <w:del w:id="944" w:author="Mohammad Nayeem Hasan" w:date="2025-05-07T22:08:00Z" w16du:dateUtc="2025-05-07T16:08:00Z">
              <w:r w:rsidRPr="0079412E" w:rsidDel="0028515E">
                <w:rPr>
                  <w:rFonts w:ascii="Times New Roman" w:hAnsi="Times New Roman" w:cs="Times New Roman"/>
                  <w:color w:val="000000"/>
                  <w:sz w:val="24"/>
                  <w:szCs w:val="24"/>
                </w:rPr>
                <w:delText>4</w:delText>
              </w:r>
            </w:del>
          </w:p>
        </w:tc>
        <w:tc>
          <w:tcPr>
            <w:tcW w:w="376" w:type="pct"/>
            <w:shd w:val="clear" w:color="auto" w:fill="auto"/>
            <w:noWrap/>
            <w:vAlign w:val="bottom"/>
            <w:hideMark/>
            <w:tcPrChange w:id="945" w:author="Mohammad Nayeem Hasan" w:date="2025-05-07T14:56:00Z" w16du:dateUtc="2025-05-07T08:56:00Z">
              <w:tcPr>
                <w:tcW w:w="446" w:type="pct"/>
                <w:gridSpan w:val="2"/>
                <w:shd w:val="clear" w:color="auto" w:fill="auto"/>
                <w:noWrap/>
                <w:vAlign w:val="bottom"/>
                <w:hideMark/>
              </w:tcPr>
            </w:tcPrChange>
          </w:tcPr>
          <w:p w14:paraId="4A0BED8C"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946" w:author="Mohammad Nayeem Hasan" w:date="2025-05-07T14:56:00Z" w16du:dateUtc="2025-05-07T08:56:00Z">
              <w:tcPr>
                <w:tcW w:w="277" w:type="pct"/>
                <w:vAlign w:val="bottom"/>
              </w:tcPr>
            </w:tcPrChange>
          </w:tcPr>
          <w:p w14:paraId="46A4FF15"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795C9122" w14:textId="77777777" w:rsidTr="00A81135">
        <w:trPr>
          <w:trHeight w:val="300"/>
          <w:trPrChange w:id="947" w:author="Mohammad Nayeem Hasan" w:date="2025-05-07T14:56:00Z" w16du:dateUtc="2025-05-07T08:56:00Z">
            <w:trPr>
              <w:gridAfter w:val="0"/>
              <w:trHeight w:val="300"/>
            </w:trPr>
          </w:trPrChange>
        </w:trPr>
        <w:tc>
          <w:tcPr>
            <w:tcW w:w="863" w:type="pct"/>
            <w:shd w:val="clear" w:color="auto" w:fill="auto"/>
            <w:noWrap/>
            <w:vAlign w:val="bottom"/>
            <w:hideMark/>
            <w:tcPrChange w:id="948" w:author="Mohammad Nayeem Hasan" w:date="2025-05-07T14:56:00Z" w16du:dateUtc="2025-05-07T08:56:00Z">
              <w:tcPr>
                <w:tcW w:w="875" w:type="pct"/>
                <w:shd w:val="clear" w:color="auto" w:fill="auto"/>
                <w:noWrap/>
                <w:vAlign w:val="bottom"/>
                <w:hideMark/>
              </w:tcPr>
            </w:tcPrChange>
          </w:tcPr>
          <w:p w14:paraId="582D4C0D"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Palau</w:t>
            </w:r>
          </w:p>
        </w:tc>
        <w:tc>
          <w:tcPr>
            <w:tcW w:w="918" w:type="pct"/>
            <w:shd w:val="clear" w:color="auto" w:fill="auto"/>
            <w:noWrap/>
            <w:vAlign w:val="bottom"/>
            <w:hideMark/>
            <w:tcPrChange w:id="949" w:author="Mohammad Nayeem Hasan" w:date="2025-05-07T14:56:00Z" w16du:dateUtc="2025-05-07T08:56:00Z">
              <w:tcPr>
                <w:tcW w:w="931" w:type="pct"/>
                <w:gridSpan w:val="2"/>
                <w:shd w:val="clear" w:color="auto" w:fill="auto"/>
                <w:noWrap/>
                <w:vAlign w:val="bottom"/>
                <w:hideMark/>
              </w:tcPr>
            </w:tcPrChange>
          </w:tcPr>
          <w:p w14:paraId="5CCB6723" w14:textId="14923AE5" w:rsidR="00F57067" w:rsidRPr="0079412E" w:rsidRDefault="00844561" w:rsidP="00F57067">
            <w:pPr>
              <w:spacing w:after="0" w:line="240" w:lineRule="auto"/>
              <w:rPr>
                <w:rFonts w:ascii="Times New Roman" w:eastAsia="Times New Roman" w:hAnsi="Times New Roman" w:cs="Times New Roman"/>
                <w:color w:val="000000"/>
                <w:kern w:val="0"/>
                <w:sz w:val="24"/>
                <w:szCs w:val="24"/>
                <w14:ligatures w14:val="none"/>
              </w:rPr>
            </w:pPr>
            <w:ins w:id="950" w:author="Mohammad Nayeem Hasan" w:date="2025-05-07T14:11:00Z" w16du:dateUtc="2025-05-07T08:11:00Z">
              <w:r w:rsidRPr="0079412E">
                <w:rPr>
                  <w:rFonts w:ascii="Times New Roman" w:hAnsi="Times New Roman" w:cs="Times New Roman"/>
                  <w:color w:val="000000"/>
                  <w:sz w:val="24"/>
                  <w:szCs w:val="24"/>
                </w:rPr>
                <w:t>Western Pacific</w:t>
              </w:r>
            </w:ins>
            <w:del w:id="951" w:author="Mohammad Nayeem Hasan" w:date="2025-05-07T14:11:00Z" w16du:dateUtc="2025-05-07T08:11:00Z">
              <w:r w:rsidR="00F57067"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952" w:author="Mohammad Nayeem Hasan" w:date="2025-05-07T14:56:00Z" w16du:dateUtc="2025-05-07T08:56:00Z">
              <w:tcPr>
                <w:tcW w:w="711" w:type="pct"/>
                <w:gridSpan w:val="2"/>
                <w:shd w:val="clear" w:color="auto" w:fill="auto"/>
                <w:noWrap/>
                <w:vAlign w:val="bottom"/>
                <w:hideMark/>
              </w:tcPr>
            </w:tcPrChange>
          </w:tcPr>
          <w:p w14:paraId="02409072"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953" w:author="Mohammad Nayeem Hasan" w:date="2025-05-07T14:56:00Z" w16du:dateUtc="2025-05-07T08:56:00Z">
              <w:tcPr>
                <w:tcW w:w="582" w:type="pct"/>
                <w:gridSpan w:val="2"/>
              </w:tcPr>
            </w:tcPrChange>
          </w:tcPr>
          <w:p w14:paraId="51E22037" w14:textId="1418D26A" w:rsidR="00F57067" w:rsidRPr="0079412E" w:rsidRDefault="00A81135" w:rsidP="00F57067">
            <w:pPr>
              <w:spacing w:after="0" w:line="240" w:lineRule="auto"/>
              <w:jc w:val="right"/>
              <w:rPr>
                <w:rFonts w:ascii="Times New Roman" w:hAnsi="Times New Roman" w:cs="Times New Roman"/>
                <w:color w:val="000000"/>
                <w:sz w:val="24"/>
                <w:szCs w:val="24"/>
              </w:rPr>
            </w:pPr>
            <w:ins w:id="954" w:author="Mohammad Nayeem Hasan" w:date="2025-05-07T14:57:00Z" w16du:dateUtc="2025-05-07T08:57: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955" w:author="Mohammad Nayeem Hasan" w:date="2025-05-07T14:56:00Z" w16du:dateUtc="2025-05-07T08:56:00Z">
              <w:tcPr>
                <w:tcW w:w="430" w:type="pct"/>
                <w:gridSpan w:val="2"/>
                <w:shd w:val="clear" w:color="auto" w:fill="auto"/>
                <w:noWrap/>
                <w:vAlign w:val="bottom"/>
                <w:hideMark/>
              </w:tcPr>
            </w:tcPrChange>
          </w:tcPr>
          <w:p w14:paraId="01F21A05" w14:textId="0977BEDF"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w:t>
            </w:r>
          </w:p>
        </w:tc>
        <w:tc>
          <w:tcPr>
            <w:tcW w:w="334" w:type="pct"/>
            <w:shd w:val="clear" w:color="auto" w:fill="auto"/>
            <w:noWrap/>
            <w:vAlign w:val="bottom"/>
            <w:hideMark/>
            <w:tcPrChange w:id="956" w:author="Mohammad Nayeem Hasan" w:date="2025-05-07T14:56:00Z" w16du:dateUtc="2025-05-07T08:56:00Z">
              <w:tcPr>
                <w:tcW w:w="339" w:type="pct"/>
                <w:gridSpan w:val="2"/>
                <w:shd w:val="clear" w:color="auto" w:fill="auto"/>
                <w:noWrap/>
                <w:vAlign w:val="bottom"/>
                <w:hideMark/>
              </w:tcPr>
            </w:tcPrChange>
          </w:tcPr>
          <w:p w14:paraId="3FDCD290"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957" w:author="Mohammad Nayeem Hasan" w:date="2025-05-07T14:56:00Z" w16du:dateUtc="2025-05-07T08:56:00Z">
              <w:tcPr>
                <w:tcW w:w="409" w:type="pct"/>
                <w:gridSpan w:val="2"/>
                <w:shd w:val="clear" w:color="auto" w:fill="auto"/>
                <w:noWrap/>
                <w:vAlign w:val="bottom"/>
                <w:hideMark/>
              </w:tcPr>
            </w:tcPrChange>
          </w:tcPr>
          <w:p w14:paraId="1586B740" w14:textId="55BB2AB5"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221.9</w:t>
            </w:r>
            <w:r>
              <w:rPr>
                <w:rFonts w:ascii="Times New Roman" w:hAnsi="Times New Roman" w:cs="Times New Roman"/>
                <w:color w:val="000000"/>
                <w:sz w:val="24"/>
                <w:szCs w:val="24"/>
              </w:rPr>
              <w:t>3</w:t>
            </w:r>
          </w:p>
        </w:tc>
        <w:tc>
          <w:tcPr>
            <w:tcW w:w="376" w:type="pct"/>
            <w:shd w:val="clear" w:color="auto" w:fill="auto"/>
            <w:noWrap/>
            <w:vAlign w:val="bottom"/>
            <w:hideMark/>
            <w:tcPrChange w:id="958" w:author="Mohammad Nayeem Hasan" w:date="2025-05-07T14:56:00Z" w16du:dateUtc="2025-05-07T08:56:00Z">
              <w:tcPr>
                <w:tcW w:w="446" w:type="pct"/>
                <w:gridSpan w:val="2"/>
                <w:shd w:val="clear" w:color="auto" w:fill="auto"/>
                <w:noWrap/>
                <w:vAlign w:val="bottom"/>
                <w:hideMark/>
              </w:tcPr>
            </w:tcPrChange>
          </w:tcPr>
          <w:p w14:paraId="6C30D562"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959" w:author="Mohammad Nayeem Hasan" w:date="2025-05-07T14:56:00Z" w16du:dateUtc="2025-05-07T08:56:00Z">
              <w:tcPr>
                <w:tcW w:w="277" w:type="pct"/>
                <w:vAlign w:val="bottom"/>
              </w:tcPr>
            </w:tcPrChange>
          </w:tcPr>
          <w:p w14:paraId="2877073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08CCCBD2" w14:textId="77777777" w:rsidTr="00A81135">
        <w:trPr>
          <w:trHeight w:val="300"/>
          <w:trPrChange w:id="960" w:author="Mohammad Nayeem Hasan" w:date="2025-05-07T14:56:00Z" w16du:dateUtc="2025-05-07T08:56:00Z">
            <w:trPr>
              <w:gridAfter w:val="0"/>
              <w:trHeight w:val="300"/>
            </w:trPr>
          </w:trPrChange>
        </w:trPr>
        <w:tc>
          <w:tcPr>
            <w:tcW w:w="863" w:type="pct"/>
            <w:shd w:val="clear" w:color="auto" w:fill="auto"/>
            <w:noWrap/>
            <w:vAlign w:val="bottom"/>
            <w:hideMark/>
            <w:tcPrChange w:id="961" w:author="Mohammad Nayeem Hasan" w:date="2025-05-07T14:56:00Z" w16du:dateUtc="2025-05-07T08:56:00Z">
              <w:tcPr>
                <w:tcW w:w="875" w:type="pct"/>
                <w:shd w:val="clear" w:color="auto" w:fill="auto"/>
                <w:noWrap/>
                <w:vAlign w:val="bottom"/>
                <w:hideMark/>
              </w:tcPr>
            </w:tcPrChange>
          </w:tcPr>
          <w:p w14:paraId="6F38C27B"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Panama</w:t>
            </w:r>
          </w:p>
        </w:tc>
        <w:tc>
          <w:tcPr>
            <w:tcW w:w="918" w:type="pct"/>
            <w:shd w:val="clear" w:color="auto" w:fill="auto"/>
            <w:noWrap/>
            <w:hideMark/>
            <w:tcPrChange w:id="962" w:author="Mohammad Nayeem Hasan" w:date="2025-05-07T14:56:00Z" w16du:dateUtc="2025-05-07T08:56:00Z">
              <w:tcPr>
                <w:tcW w:w="931" w:type="pct"/>
                <w:gridSpan w:val="2"/>
                <w:shd w:val="clear" w:color="auto" w:fill="auto"/>
                <w:noWrap/>
                <w:vAlign w:val="bottom"/>
                <w:hideMark/>
              </w:tcPr>
            </w:tcPrChange>
          </w:tcPr>
          <w:p w14:paraId="6F89CFB5" w14:textId="153659BA"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963" w:author="Mohammad Nayeem Hasan" w:date="2025-05-07T14:07:00Z" w16du:dateUtc="2025-05-07T08:07:00Z">
              <w:r w:rsidRPr="004C07DF">
                <w:rPr>
                  <w:rFonts w:ascii="Times New Roman" w:hAnsi="Times New Roman" w:cs="Times New Roman"/>
                  <w:color w:val="000000"/>
                  <w:sz w:val="24"/>
                  <w:szCs w:val="24"/>
                </w:rPr>
                <w:t>America</w:t>
              </w:r>
            </w:ins>
            <w:del w:id="964" w:author="Mohammad Nayeem Hasan" w:date="2025-05-07T14:07:00Z" w16du:dateUtc="2025-05-07T08:07:00Z">
              <w:r w:rsidRPr="0079412E" w:rsidDel="00851737">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965" w:author="Mohammad Nayeem Hasan" w:date="2025-05-07T14:56:00Z" w16du:dateUtc="2025-05-07T08:56:00Z">
              <w:tcPr>
                <w:tcW w:w="711" w:type="pct"/>
                <w:gridSpan w:val="2"/>
                <w:shd w:val="clear" w:color="auto" w:fill="auto"/>
                <w:noWrap/>
                <w:vAlign w:val="bottom"/>
                <w:hideMark/>
              </w:tcPr>
            </w:tcPrChange>
          </w:tcPr>
          <w:p w14:paraId="14F249AB"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966" w:author="Mohammad Nayeem Hasan" w:date="2025-05-07T14:56:00Z" w16du:dateUtc="2025-05-07T08:56:00Z">
              <w:tcPr>
                <w:tcW w:w="582" w:type="pct"/>
                <w:gridSpan w:val="2"/>
              </w:tcPr>
            </w:tcPrChange>
          </w:tcPr>
          <w:p w14:paraId="02F26FB8" w14:textId="52532156" w:rsidR="00844561" w:rsidRPr="0079412E" w:rsidRDefault="00A81135" w:rsidP="00844561">
            <w:pPr>
              <w:spacing w:after="0" w:line="240" w:lineRule="auto"/>
              <w:jc w:val="right"/>
              <w:rPr>
                <w:rFonts w:ascii="Times New Roman" w:hAnsi="Times New Roman" w:cs="Times New Roman"/>
                <w:color w:val="000000"/>
                <w:sz w:val="24"/>
                <w:szCs w:val="24"/>
              </w:rPr>
            </w:pPr>
            <w:ins w:id="967" w:author="Mohammad Nayeem Hasan" w:date="2025-05-07T14:57:00Z" w16du:dateUtc="2025-05-07T08:57: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968" w:author="Mohammad Nayeem Hasan" w:date="2025-05-07T14:56:00Z" w16du:dateUtc="2025-05-07T08:56:00Z">
              <w:tcPr>
                <w:tcW w:w="430" w:type="pct"/>
                <w:gridSpan w:val="2"/>
                <w:shd w:val="clear" w:color="auto" w:fill="auto"/>
                <w:noWrap/>
                <w:vAlign w:val="bottom"/>
                <w:hideMark/>
              </w:tcPr>
            </w:tcPrChange>
          </w:tcPr>
          <w:p w14:paraId="2E00E2CA" w14:textId="4F22BE7C"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37231</w:t>
            </w:r>
          </w:p>
        </w:tc>
        <w:tc>
          <w:tcPr>
            <w:tcW w:w="334" w:type="pct"/>
            <w:shd w:val="clear" w:color="auto" w:fill="auto"/>
            <w:noWrap/>
            <w:vAlign w:val="bottom"/>
            <w:hideMark/>
            <w:tcPrChange w:id="969" w:author="Mohammad Nayeem Hasan" w:date="2025-05-07T14:56:00Z" w16du:dateUtc="2025-05-07T08:56:00Z">
              <w:tcPr>
                <w:tcW w:w="339" w:type="pct"/>
                <w:gridSpan w:val="2"/>
                <w:shd w:val="clear" w:color="auto" w:fill="auto"/>
                <w:noWrap/>
                <w:vAlign w:val="bottom"/>
                <w:hideMark/>
              </w:tcPr>
            </w:tcPrChange>
          </w:tcPr>
          <w:p w14:paraId="730925AA"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52</w:t>
            </w:r>
          </w:p>
        </w:tc>
        <w:tc>
          <w:tcPr>
            <w:tcW w:w="466" w:type="pct"/>
            <w:shd w:val="clear" w:color="auto" w:fill="auto"/>
            <w:noWrap/>
            <w:vAlign w:val="bottom"/>
            <w:hideMark/>
            <w:tcPrChange w:id="970" w:author="Mohammad Nayeem Hasan" w:date="2025-05-07T14:56:00Z" w16du:dateUtc="2025-05-07T08:56:00Z">
              <w:tcPr>
                <w:tcW w:w="409" w:type="pct"/>
                <w:gridSpan w:val="2"/>
                <w:shd w:val="clear" w:color="auto" w:fill="auto"/>
                <w:noWrap/>
                <w:vAlign w:val="bottom"/>
                <w:hideMark/>
              </w:tcPr>
            </w:tcPrChange>
          </w:tcPr>
          <w:p w14:paraId="40F6D322" w14:textId="20500140"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8556.3</w:t>
            </w:r>
            <w:r>
              <w:rPr>
                <w:rFonts w:ascii="Times New Roman" w:hAnsi="Times New Roman" w:cs="Times New Roman"/>
                <w:color w:val="000000"/>
                <w:sz w:val="24"/>
                <w:szCs w:val="24"/>
              </w:rPr>
              <w:t>4</w:t>
            </w:r>
          </w:p>
        </w:tc>
        <w:tc>
          <w:tcPr>
            <w:tcW w:w="376" w:type="pct"/>
            <w:shd w:val="clear" w:color="auto" w:fill="auto"/>
            <w:noWrap/>
            <w:vAlign w:val="bottom"/>
            <w:hideMark/>
            <w:tcPrChange w:id="971" w:author="Mohammad Nayeem Hasan" w:date="2025-05-07T14:56:00Z" w16du:dateUtc="2025-05-07T08:56:00Z">
              <w:tcPr>
                <w:tcW w:w="446" w:type="pct"/>
                <w:gridSpan w:val="2"/>
                <w:shd w:val="clear" w:color="auto" w:fill="auto"/>
                <w:noWrap/>
                <w:vAlign w:val="bottom"/>
                <w:hideMark/>
              </w:tcPr>
            </w:tcPrChange>
          </w:tcPr>
          <w:p w14:paraId="580E9A3D" w14:textId="740EDFD3"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11.95</w:t>
            </w:r>
          </w:p>
        </w:tc>
        <w:tc>
          <w:tcPr>
            <w:tcW w:w="343" w:type="pct"/>
            <w:vAlign w:val="bottom"/>
            <w:tcPrChange w:id="972" w:author="Mohammad Nayeem Hasan" w:date="2025-05-07T14:56:00Z" w16du:dateUtc="2025-05-07T08:56:00Z">
              <w:tcPr>
                <w:tcW w:w="277" w:type="pct"/>
                <w:vAlign w:val="bottom"/>
              </w:tcPr>
            </w:tcPrChange>
          </w:tcPr>
          <w:p w14:paraId="433FFCAA"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0.14</w:t>
            </w:r>
          </w:p>
        </w:tc>
      </w:tr>
      <w:tr w:rsidR="00844561" w:rsidRPr="0079412E" w14:paraId="0A2B1D49" w14:textId="77777777" w:rsidTr="00A81135">
        <w:trPr>
          <w:trHeight w:val="300"/>
          <w:trPrChange w:id="973" w:author="Mohammad Nayeem Hasan" w:date="2025-05-07T14:56:00Z" w16du:dateUtc="2025-05-07T08:56:00Z">
            <w:trPr>
              <w:gridAfter w:val="0"/>
              <w:trHeight w:val="300"/>
            </w:trPr>
          </w:trPrChange>
        </w:trPr>
        <w:tc>
          <w:tcPr>
            <w:tcW w:w="863" w:type="pct"/>
            <w:shd w:val="clear" w:color="auto" w:fill="auto"/>
            <w:noWrap/>
            <w:vAlign w:val="bottom"/>
            <w:hideMark/>
            <w:tcPrChange w:id="974" w:author="Mohammad Nayeem Hasan" w:date="2025-05-07T14:56:00Z" w16du:dateUtc="2025-05-07T08:56:00Z">
              <w:tcPr>
                <w:tcW w:w="875" w:type="pct"/>
                <w:shd w:val="clear" w:color="auto" w:fill="auto"/>
                <w:noWrap/>
                <w:vAlign w:val="bottom"/>
                <w:hideMark/>
              </w:tcPr>
            </w:tcPrChange>
          </w:tcPr>
          <w:p w14:paraId="33B3E466"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Paraguay</w:t>
            </w:r>
          </w:p>
        </w:tc>
        <w:tc>
          <w:tcPr>
            <w:tcW w:w="918" w:type="pct"/>
            <w:shd w:val="clear" w:color="auto" w:fill="auto"/>
            <w:noWrap/>
            <w:hideMark/>
            <w:tcPrChange w:id="975" w:author="Mohammad Nayeem Hasan" w:date="2025-05-07T14:56:00Z" w16du:dateUtc="2025-05-07T08:56:00Z">
              <w:tcPr>
                <w:tcW w:w="931" w:type="pct"/>
                <w:gridSpan w:val="2"/>
                <w:shd w:val="clear" w:color="auto" w:fill="auto"/>
                <w:noWrap/>
                <w:vAlign w:val="bottom"/>
                <w:hideMark/>
              </w:tcPr>
            </w:tcPrChange>
          </w:tcPr>
          <w:p w14:paraId="174DDDDF" w14:textId="2E607620"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976" w:author="Mohammad Nayeem Hasan" w:date="2025-05-07T14:07:00Z" w16du:dateUtc="2025-05-07T08:07:00Z">
              <w:r w:rsidRPr="004C07DF">
                <w:rPr>
                  <w:rFonts w:ascii="Times New Roman" w:hAnsi="Times New Roman" w:cs="Times New Roman"/>
                  <w:color w:val="000000"/>
                  <w:sz w:val="24"/>
                  <w:szCs w:val="24"/>
                </w:rPr>
                <w:t>America</w:t>
              </w:r>
            </w:ins>
            <w:del w:id="977" w:author="Mohammad Nayeem Hasan" w:date="2025-05-07T14:07:00Z" w16du:dateUtc="2025-05-07T08:07:00Z">
              <w:r w:rsidRPr="0079412E" w:rsidDel="00851737">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978" w:author="Mohammad Nayeem Hasan" w:date="2025-05-07T14:56:00Z" w16du:dateUtc="2025-05-07T08:56:00Z">
              <w:tcPr>
                <w:tcW w:w="711" w:type="pct"/>
                <w:gridSpan w:val="2"/>
                <w:shd w:val="clear" w:color="auto" w:fill="auto"/>
                <w:noWrap/>
                <w:vAlign w:val="bottom"/>
                <w:hideMark/>
              </w:tcPr>
            </w:tcPrChange>
          </w:tcPr>
          <w:p w14:paraId="21456C0F"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979" w:author="Mohammad Nayeem Hasan" w:date="2025-05-07T14:56:00Z" w16du:dateUtc="2025-05-07T08:56:00Z">
              <w:tcPr>
                <w:tcW w:w="582" w:type="pct"/>
                <w:gridSpan w:val="2"/>
              </w:tcPr>
            </w:tcPrChange>
          </w:tcPr>
          <w:p w14:paraId="25457CDC" w14:textId="3560E966" w:rsidR="00844561" w:rsidRPr="0079412E" w:rsidRDefault="00D46C2D" w:rsidP="00844561">
            <w:pPr>
              <w:spacing w:after="0" w:line="240" w:lineRule="auto"/>
              <w:jc w:val="right"/>
              <w:rPr>
                <w:rFonts w:ascii="Times New Roman" w:hAnsi="Times New Roman" w:cs="Times New Roman"/>
                <w:color w:val="000000"/>
                <w:sz w:val="24"/>
                <w:szCs w:val="24"/>
              </w:rPr>
            </w:pPr>
            <w:ins w:id="980"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981" w:author="Mohammad Nayeem Hasan" w:date="2025-05-07T14:56:00Z" w16du:dateUtc="2025-05-07T08:56:00Z">
              <w:tcPr>
                <w:tcW w:w="430" w:type="pct"/>
                <w:gridSpan w:val="2"/>
                <w:shd w:val="clear" w:color="auto" w:fill="auto"/>
                <w:noWrap/>
                <w:vAlign w:val="bottom"/>
                <w:hideMark/>
              </w:tcPr>
            </w:tcPrChange>
          </w:tcPr>
          <w:p w14:paraId="7F4F5031" w14:textId="67C2550B"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295785</w:t>
            </w:r>
          </w:p>
        </w:tc>
        <w:tc>
          <w:tcPr>
            <w:tcW w:w="334" w:type="pct"/>
            <w:shd w:val="clear" w:color="auto" w:fill="auto"/>
            <w:noWrap/>
            <w:vAlign w:val="bottom"/>
            <w:hideMark/>
            <w:tcPrChange w:id="982" w:author="Mohammad Nayeem Hasan" w:date="2025-05-07T14:56:00Z" w16du:dateUtc="2025-05-07T08:56:00Z">
              <w:tcPr>
                <w:tcW w:w="339" w:type="pct"/>
                <w:gridSpan w:val="2"/>
                <w:shd w:val="clear" w:color="auto" w:fill="auto"/>
                <w:noWrap/>
                <w:vAlign w:val="bottom"/>
                <w:hideMark/>
              </w:tcPr>
            </w:tcPrChange>
          </w:tcPr>
          <w:p w14:paraId="20C4525A"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129</w:t>
            </w:r>
          </w:p>
        </w:tc>
        <w:tc>
          <w:tcPr>
            <w:tcW w:w="466" w:type="pct"/>
            <w:shd w:val="clear" w:color="auto" w:fill="auto"/>
            <w:noWrap/>
            <w:vAlign w:val="bottom"/>
            <w:hideMark/>
            <w:tcPrChange w:id="983" w:author="Mohammad Nayeem Hasan" w:date="2025-05-07T14:56:00Z" w16du:dateUtc="2025-05-07T08:56:00Z">
              <w:tcPr>
                <w:tcW w:w="409" w:type="pct"/>
                <w:gridSpan w:val="2"/>
                <w:shd w:val="clear" w:color="auto" w:fill="auto"/>
                <w:noWrap/>
                <w:vAlign w:val="bottom"/>
                <w:hideMark/>
              </w:tcPr>
            </w:tcPrChange>
          </w:tcPr>
          <w:p w14:paraId="26980590" w14:textId="74917509"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44122</w:t>
            </w:r>
            <w:r>
              <w:rPr>
                <w:rFonts w:ascii="Times New Roman" w:hAnsi="Times New Roman" w:cs="Times New Roman"/>
                <w:color w:val="000000"/>
                <w:sz w:val="24"/>
                <w:szCs w:val="24"/>
              </w:rPr>
              <w:t>.00</w:t>
            </w:r>
          </w:p>
        </w:tc>
        <w:tc>
          <w:tcPr>
            <w:tcW w:w="376" w:type="pct"/>
            <w:shd w:val="clear" w:color="auto" w:fill="auto"/>
            <w:noWrap/>
            <w:vAlign w:val="bottom"/>
            <w:hideMark/>
            <w:tcPrChange w:id="984" w:author="Mohammad Nayeem Hasan" w:date="2025-05-07T14:56:00Z" w16du:dateUtc="2025-05-07T08:56:00Z">
              <w:tcPr>
                <w:tcW w:w="446" w:type="pct"/>
                <w:gridSpan w:val="2"/>
                <w:shd w:val="clear" w:color="auto" w:fill="auto"/>
                <w:noWrap/>
                <w:vAlign w:val="bottom"/>
                <w:hideMark/>
              </w:tcPr>
            </w:tcPrChange>
          </w:tcPr>
          <w:p w14:paraId="311A2800" w14:textId="40E8D6C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19.24</w:t>
            </w:r>
          </w:p>
        </w:tc>
        <w:tc>
          <w:tcPr>
            <w:tcW w:w="343" w:type="pct"/>
            <w:vAlign w:val="bottom"/>
            <w:tcPrChange w:id="985" w:author="Mohammad Nayeem Hasan" w:date="2025-05-07T14:56:00Z" w16du:dateUtc="2025-05-07T08:56:00Z">
              <w:tcPr>
                <w:tcW w:w="277" w:type="pct"/>
                <w:vAlign w:val="bottom"/>
              </w:tcPr>
            </w:tcPrChange>
          </w:tcPr>
          <w:p w14:paraId="537D54C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0.04</w:t>
            </w:r>
          </w:p>
        </w:tc>
      </w:tr>
      <w:tr w:rsidR="00844561" w:rsidRPr="0079412E" w14:paraId="42B101F4" w14:textId="77777777" w:rsidTr="00A81135">
        <w:trPr>
          <w:trHeight w:val="300"/>
          <w:trPrChange w:id="986" w:author="Mohammad Nayeem Hasan" w:date="2025-05-07T14:56:00Z" w16du:dateUtc="2025-05-07T08:56:00Z">
            <w:trPr>
              <w:gridAfter w:val="0"/>
              <w:trHeight w:val="300"/>
            </w:trPr>
          </w:trPrChange>
        </w:trPr>
        <w:tc>
          <w:tcPr>
            <w:tcW w:w="863" w:type="pct"/>
            <w:shd w:val="clear" w:color="auto" w:fill="auto"/>
            <w:noWrap/>
            <w:vAlign w:val="bottom"/>
            <w:hideMark/>
            <w:tcPrChange w:id="987" w:author="Mohammad Nayeem Hasan" w:date="2025-05-07T14:56:00Z" w16du:dateUtc="2025-05-07T08:56:00Z">
              <w:tcPr>
                <w:tcW w:w="875" w:type="pct"/>
                <w:shd w:val="clear" w:color="auto" w:fill="auto"/>
                <w:noWrap/>
                <w:vAlign w:val="bottom"/>
                <w:hideMark/>
              </w:tcPr>
            </w:tcPrChange>
          </w:tcPr>
          <w:p w14:paraId="330F20B5"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Peru</w:t>
            </w:r>
          </w:p>
        </w:tc>
        <w:tc>
          <w:tcPr>
            <w:tcW w:w="918" w:type="pct"/>
            <w:shd w:val="clear" w:color="auto" w:fill="auto"/>
            <w:noWrap/>
            <w:hideMark/>
            <w:tcPrChange w:id="988" w:author="Mohammad Nayeem Hasan" w:date="2025-05-07T14:56:00Z" w16du:dateUtc="2025-05-07T08:56:00Z">
              <w:tcPr>
                <w:tcW w:w="931" w:type="pct"/>
                <w:gridSpan w:val="2"/>
                <w:shd w:val="clear" w:color="auto" w:fill="auto"/>
                <w:noWrap/>
                <w:vAlign w:val="bottom"/>
                <w:hideMark/>
              </w:tcPr>
            </w:tcPrChange>
          </w:tcPr>
          <w:p w14:paraId="66669984" w14:textId="3895ACC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989" w:author="Mohammad Nayeem Hasan" w:date="2025-05-07T14:07:00Z" w16du:dateUtc="2025-05-07T08:07:00Z">
              <w:r w:rsidRPr="004C07DF">
                <w:rPr>
                  <w:rFonts w:ascii="Times New Roman" w:hAnsi="Times New Roman" w:cs="Times New Roman"/>
                  <w:color w:val="000000"/>
                  <w:sz w:val="24"/>
                  <w:szCs w:val="24"/>
                </w:rPr>
                <w:t>America</w:t>
              </w:r>
            </w:ins>
            <w:del w:id="990" w:author="Mohammad Nayeem Hasan" w:date="2025-05-07T14:07:00Z" w16du:dateUtc="2025-05-07T08:07:00Z">
              <w:r w:rsidRPr="0079412E" w:rsidDel="00851737">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991" w:author="Mohammad Nayeem Hasan" w:date="2025-05-07T14:56:00Z" w16du:dateUtc="2025-05-07T08:56:00Z">
              <w:tcPr>
                <w:tcW w:w="711" w:type="pct"/>
                <w:gridSpan w:val="2"/>
                <w:shd w:val="clear" w:color="auto" w:fill="auto"/>
                <w:noWrap/>
                <w:vAlign w:val="bottom"/>
                <w:hideMark/>
              </w:tcPr>
            </w:tcPrChange>
          </w:tcPr>
          <w:p w14:paraId="091C4E06"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South America</w:t>
            </w:r>
          </w:p>
        </w:tc>
        <w:tc>
          <w:tcPr>
            <w:tcW w:w="574" w:type="pct"/>
            <w:tcPrChange w:id="992" w:author="Mohammad Nayeem Hasan" w:date="2025-05-07T14:56:00Z" w16du:dateUtc="2025-05-07T08:56:00Z">
              <w:tcPr>
                <w:tcW w:w="582" w:type="pct"/>
                <w:gridSpan w:val="2"/>
              </w:tcPr>
            </w:tcPrChange>
          </w:tcPr>
          <w:p w14:paraId="3CABFB49" w14:textId="4330E9C6" w:rsidR="00844561" w:rsidRPr="0079412E" w:rsidRDefault="00D46C2D" w:rsidP="00844561">
            <w:pPr>
              <w:spacing w:after="0" w:line="240" w:lineRule="auto"/>
              <w:jc w:val="right"/>
              <w:rPr>
                <w:rFonts w:ascii="Times New Roman" w:hAnsi="Times New Roman" w:cs="Times New Roman"/>
                <w:color w:val="000000"/>
                <w:sz w:val="24"/>
                <w:szCs w:val="24"/>
              </w:rPr>
            </w:pPr>
            <w:ins w:id="993"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994" w:author="Mohammad Nayeem Hasan" w:date="2025-05-07T14:56:00Z" w16du:dateUtc="2025-05-07T08:56:00Z">
              <w:tcPr>
                <w:tcW w:w="430" w:type="pct"/>
                <w:gridSpan w:val="2"/>
                <w:shd w:val="clear" w:color="auto" w:fill="auto"/>
                <w:noWrap/>
                <w:vAlign w:val="bottom"/>
                <w:hideMark/>
              </w:tcPr>
            </w:tcPrChange>
          </w:tcPr>
          <w:p w14:paraId="1DE9F354" w14:textId="6E0E7BB0"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280726</w:t>
            </w:r>
          </w:p>
        </w:tc>
        <w:tc>
          <w:tcPr>
            <w:tcW w:w="334" w:type="pct"/>
            <w:shd w:val="clear" w:color="auto" w:fill="auto"/>
            <w:noWrap/>
            <w:vAlign w:val="bottom"/>
            <w:hideMark/>
            <w:tcPrChange w:id="995" w:author="Mohammad Nayeem Hasan" w:date="2025-05-07T14:56:00Z" w16du:dateUtc="2025-05-07T08:56:00Z">
              <w:tcPr>
                <w:tcW w:w="339" w:type="pct"/>
                <w:gridSpan w:val="2"/>
                <w:shd w:val="clear" w:color="auto" w:fill="auto"/>
                <w:noWrap/>
                <w:vAlign w:val="bottom"/>
                <w:hideMark/>
              </w:tcPr>
            </w:tcPrChange>
          </w:tcPr>
          <w:p w14:paraId="3328AB5E"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259</w:t>
            </w:r>
          </w:p>
        </w:tc>
        <w:tc>
          <w:tcPr>
            <w:tcW w:w="466" w:type="pct"/>
            <w:shd w:val="clear" w:color="auto" w:fill="auto"/>
            <w:noWrap/>
            <w:vAlign w:val="bottom"/>
            <w:hideMark/>
            <w:tcPrChange w:id="996" w:author="Mohammad Nayeem Hasan" w:date="2025-05-07T14:56:00Z" w16du:dateUtc="2025-05-07T08:56:00Z">
              <w:tcPr>
                <w:tcW w:w="409" w:type="pct"/>
                <w:gridSpan w:val="2"/>
                <w:shd w:val="clear" w:color="auto" w:fill="auto"/>
                <w:noWrap/>
                <w:vAlign w:val="bottom"/>
                <w:hideMark/>
              </w:tcPr>
            </w:tcPrChange>
          </w:tcPr>
          <w:p w14:paraId="3A43046C" w14:textId="6C7D873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8326.3</w:t>
            </w:r>
            <w:r>
              <w:rPr>
                <w:rFonts w:ascii="Times New Roman" w:hAnsi="Times New Roman" w:cs="Times New Roman"/>
                <w:color w:val="000000"/>
                <w:sz w:val="24"/>
                <w:szCs w:val="24"/>
              </w:rPr>
              <w:t>3</w:t>
            </w:r>
          </w:p>
        </w:tc>
        <w:tc>
          <w:tcPr>
            <w:tcW w:w="376" w:type="pct"/>
            <w:shd w:val="clear" w:color="auto" w:fill="auto"/>
            <w:noWrap/>
            <w:vAlign w:val="bottom"/>
            <w:hideMark/>
            <w:tcPrChange w:id="997" w:author="Mohammad Nayeem Hasan" w:date="2025-05-07T14:56:00Z" w16du:dateUtc="2025-05-07T08:56:00Z">
              <w:tcPr>
                <w:tcW w:w="446" w:type="pct"/>
                <w:gridSpan w:val="2"/>
                <w:shd w:val="clear" w:color="auto" w:fill="auto"/>
                <w:noWrap/>
                <w:vAlign w:val="bottom"/>
                <w:hideMark/>
              </w:tcPr>
            </w:tcPrChange>
          </w:tcPr>
          <w:p w14:paraId="380D83D1" w14:textId="2906369E"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7.68</w:t>
            </w:r>
          </w:p>
        </w:tc>
        <w:tc>
          <w:tcPr>
            <w:tcW w:w="343" w:type="pct"/>
            <w:vAlign w:val="bottom"/>
            <w:tcPrChange w:id="998" w:author="Mohammad Nayeem Hasan" w:date="2025-05-07T14:56:00Z" w16du:dateUtc="2025-05-07T08:56:00Z">
              <w:tcPr>
                <w:tcW w:w="277" w:type="pct"/>
                <w:vAlign w:val="bottom"/>
              </w:tcPr>
            </w:tcPrChange>
          </w:tcPr>
          <w:p w14:paraId="7986C7E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0.09</w:t>
            </w:r>
          </w:p>
        </w:tc>
      </w:tr>
      <w:tr w:rsidR="00844561" w:rsidRPr="0079412E" w14:paraId="47CE18E2" w14:textId="77777777" w:rsidTr="00A81135">
        <w:trPr>
          <w:trHeight w:val="300"/>
          <w:trPrChange w:id="999" w:author="Mohammad Nayeem Hasan" w:date="2025-05-07T14:56:00Z" w16du:dateUtc="2025-05-07T08:56:00Z">
            <w:trPr>
              <w:gridAfter w:val="0"/>
              <w:trHeight w:val="300"/>
            </w:trPr>
          </w:trPrChange>
        </w:trPr>
        <w:tc>
          <w:tcPr>
            <w:tcW w:w="863" w:type="pct"/>
            <w:shd w:val="clear" w:color="auto" w:fill="auto"/>
            <w:noWrap/>
            <w:vAlign w:val="bottom"/>
            <w:hideMark/>
            <w:tcPrChange w:id="1000" w:author="Mohammad Nayeem Hasan" w:date="2025-05-07T14:56:00Z" w16du:dateUtc="2025-05-07T08:56:00Z">
              <w:tcPr>
                <w:tcW w:w="875" w:type="pct"/>
                <w:shd w:val="clear" w:color="auto" w:fill="auto"/>
                <w:noWrap/>
                <w:vAlign w:val="bottom"/>
                <w:hideMark/>
              </w:tcPr>
            </w:tcPrChange>
          </w:tcPr>
          <w:p w14:paraId="1BA4B74C"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Puerto Rico</w:t>
            </w:r>
          </w:p>
        </w:tc>
        <w:tc>
          <w:tcPr>
            <w:tcW w:w="918" w:type="pct"/>
            <w:shd w:val="clear" w:color="auto" w:fill="auto"/>
            <w:noWrap/>
            <w:hideMark/>
            <w:tcPrChange w:id="1001" w:author="Mohammad Nayeem Hasan" w:date="2025-05-07T14:56:00Z" w16du:dateUtc="2025-05-07T08:56:00Z">
              <w:tcPr>
                <w:tcW w:w="931" w:type="pct"/>
                <w:gridSpan w:val="2"/>
                <w:shd w:val="clear" w:color="auto" w:fill="auto"/>
                <w:noWrap/>
                <w:vAlign w:val="bottom"/>
                <w:hideMark/>
              </w:tcPr>
            </w:tcPrChange>
          </w:tcPr>
          <w:p w14:paraId="1918A74B" w14:textId="0CD1BD9C"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002" w:author="Mohammad Nayeem Hasan" w:date="2025-05-07T14:07:00Z" w16du:dateUtc="2025-05-07T08:07:00Z">
              <w:r w:rsidRPr="004C07DF">
                <w:rPr>
                  <w:rFonts w:ascii="Times New Roman" w:hAnsi="Times New Roman" w:cs="Times New Roman"/>
                  <w:color w:val="000000"/>
                  <w:sz w:val="24"/>
                  <w:szCs w:val="24"/>
                </w:rPr>
                <w:t>America</w:t>
              </w:r>
            </w:ins>
            <w:del w:id="1003" w:author="Mohammad Nayeem Hasan" w:date="2025-05-07T14:07:00Z" w16du:dateUtc="2025-05-07T08:07:00Z">
              <w:r w:rsidRPr="0079412E" w:rsidDel="00851737">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004" w:author="Mohammad Nayeem Hasan" w:date="2025-05-07T14:56:00Z" w16du:dateUtc="2025-05-07T08:56:00Z">
              <w:tcPr>
                <w:tcW w:w="711" w:type="pct"/>
                <w:gridSpan w:val="2"/>
                <w:shd w:val="clear" w:color="auto" w:fill="auto"/>
                <w:noWrap/>
                <w:vAlign w:val="bottom"/>
                <w:hideMark/>
              </w:tcPr>
            </w:tcPrChange>
          </w:tcPr>
          <w:p w14:paraId="61D6A310"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005" w:author="Mohammad Nayeem Hasan" w:date="2025-05-07T14:56:00Z" w16du:dateUtc="2025-05-07T08:56:00Z">
              <w:tcPr>
                <w:tcW w:w="582" w:type="pct"/>
                <w:gridSpan w:val="2"/>
              </w:tcPr>
            </w:tcPrChange>
          </w:tcPr>
          <w:p w14:paraId="637DD6B5" w14:textId="449B7639" w:rsidR="00844561" w:rsidRPr="0079412E" w:rsidRDefault="00A81135" w:rsidP="00844561">
            <w:pPr>
              <w:spacing w:after="0" w:line="240" w:lineRule="auto"/>
              <w:jc w:val="right"/>
              <w:rPr>
                <w:rFonts w:ascii="Times New Roman" w:hAnsi="Times New Roman" w:cs="Times New Roman"/>
                <w:color w:val="000000"/>
                <w:sz w:val="24"/>
                <w:szCs w:val="24"/>
              </w:rPr>
            </w:pPr>
            <w:ins w:id="1006" w:author="Mohammad Nayeem Hasan" w:date="2025-05-07T14:57:00Z" w16du:dateUtc="2025-05-07T08:57: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007" w:author="Mohammad Nayeem Hasan" w:date="2025-05-07T14:56:00Z" w16du:dateUtc="2025-05-07T08:56:00Z">
              <w:tcPr>
                <w:tcW w:w="430" w:type="pct"/>
                <w:gridSpan w:val="2"/>
                <w:shd w:val="clear" w:color="auto" w:fill="auto"/>
                <w:noWrap/>
                <w:vAlign w:val="bottom"/>
                <w:hideMark/>
              </w:tcPr>
            </w:tcPrChange>
          </w:tcPr>
          <w:p w14:paraId="023A8D36" w14:textId="162EAD04" w:rsidR="00844561" w:rsidRPr="0079412E" w:rsidRDefault="0028515E" w:rsidP="00844561">
            <w:pPr>
              <w:spacing w:after="0" w:line="240" w:lineRule="auto"/>
              <w:jc w:val="right"/>
              <w:rPr>
                <w:rFonts w:ascii="Times New Roman" w:eastAsia="Times New Roman" w:hAnsi="Times New Roman" w:cs="Times New Roman"/>
                <w:color w:val="000000"/>
                <w:kern w:val="0"/>
                <w:sz w:val="24"/>
                <w:szCs w:val="24"/>
                <w14:ligatures w14:val="none"/>
              </w:rPr>
            </w:pPr>
            <w:ins w:id="1008" w:author="Mohammad Nayeem Hasan" w:date="2025-05-07T22:08:00Z" w16du:dateUtc="2025-05-07T16:08:00Z">
              <w:r>
                <w:rPr>
                  <w:rFonts w:ascii="Times New Roman" w:hAnsi="Times New Roman" w:cs="Times New Roman"/>
                  <w:color w:val="000000"/>
                  <w:sz w:val="24"/>
                  <w:szCs w:val="24"/>
                </w:rPr>
                <w:t>60</w:t>
              </w:r>
            </w:ins>
            <w:ins w:id="1009" w:author="Mohammad Nayeem Hasan" w:date="2025-05-07T22:09:00Z" w16du:dateUtc="2025-05-07T16:09:00Z">
              <w:r>
                <w:rPr>
                  <w:rFonts w:ascii="Times New Roman" w:hAnsi="Times New Roman" w:cs="Times New Roman"/>
                  <w:color w:val="000000"/>
                  <w:sz w:val="24"/>
                  <w:szCs w:val="24"/>
                </w:rPr>
                <w:t>88</w:t>
              </w:r>
            </w:ins>
            <w:del w:id="1010" w:author="Mohammad Nayeem Hasan" w:date="2025-05-07T22:08:00Z" w16du:dateUtc="2025-05-07T16:08:00Z">
              <w:r w:rsidR="00844561" w:rsidRPr="0079412E" w:rsidDel="0028515E">
                <w:rPr>
                  <w:rFonts w:ascii="Times New Roman" w:hAnsi="Times New Roman" w:cs="Times New Roman"/>
                  <w:color w:val="000000"/>
                  <w:sz w:val="24"/>
                  <w:szCs w:val="24"/>
                </w:rPr>
                <w:delText>5708</w:delText>
              </w:r>
            </w:del>
          </w:p>
        </w:tc>
        <w:tc>
          <w:tcPr>
            <w:tcW w:w="334" w:type="pct"/>
            <w:shd w:val="clear" w:color="auto" w:fill="auto"/>
            <w:noWrap/>
            <w:vAlign w:val="bottom"/>
            <w:hideMark/>
            <w:tcPrChange w:id="1011" w:author="Mohammad Nayeem Hasan" w:date="2025-05-07T14:56:00Z" w16du:dateUtc="2025-05-07T08:56:00Z">
              <w:tcPr>
                <w:tcW w:w="339" w:type="pct"/>
                <w:gridSpan w:val="2"/>
                <w:shd w:val="clear" w:color="auto" w:fill="auto"/>
                <w:noWrap/>
                <w:vAlign w:val="bottom"/>
                <w:hideMark/>
              </w:tcPr>
            </w:tcPrChange>
          </w:tcPr>
          <w:p w14:paraId="1B47EF6A" w14:textId="3068EB40" w:rsidR="00844561" w:rsidRPr="0079412E" w:rsidRDefault="0028515E" w:rsidP="00844561">
            <w:pPr>
              <w:spacing w:after="0" w:line="240" w:lineRule="auto"/>
              <w:jc w:val="right"/>
              <w:rPr>
                <w:rFonts w:ascii="Times New Roman" w:eastAsia="Times New Roman" w:hAnsi="Times New Roman" w:cs="Times New Roman"/>
                <w:color w:val="000000"/>
                <w:kern w:val="0"/>
                <w:sz w:val="24"/>
                <w:szCs w:val="24"/>
                <w14:ligatures w14:val="none"/>
              </w:rPr>
            </w:pPr>
            <w:ins w:id="1012" w:author="Mohammad Nayeem Hasan" w:date="2025-05-07T22:09:00Z" w16du:dateUtc="2025-05-07T16:09:00Z">
              <w:r>
                <w:rPr>
                  <w:rFonts w:ascii="Times New Roman" w:hAnsi="Times New Roman" w:cs="Times New Roman"/>
                  <w:color w:val="000000"/>
                  <w:sz w:val="24"/>
                  <w:szCs w:val="24"/>
                </w:rPr>
                <w:t>8</w:t>
              </w:r>
            </w:ins>
            <w:del w:id="1013" w:author="Mohammad Nayeem Hasan" w:date="2025-05-07T22:09:00Z" w16du:dateUtc="2025-05-07T16:09:00Z">
              <w:r w:rsidR="00844561" w:rsidRPr="0079412E" w:rsidDel="0028515E">
                <w:rPr>
                  <w:rFonts w:ascii="Times New Roman" w:hAnsi="Times New Roman" w:cs="Times New Roman"/>
                  <w:color w:val="000000"/>
                  <w:sz w:val="24"/>
                  <w:szCs w:val="24"/>
                </w:rPr>
                <w:delText>7</w:delText>
              </w:r>
            </w:del>
          </w:p>
        </w:tc>
        <w:tc>
          <w:tcPr>
            <w:tcW w:w="466" w:type="pct"/>
            <w:shd w:val="clear" w:color="auto" w:fill="auto"/>
            <w:noWrap/>
            <w:vAlign w:val="bottom"/>
            <w:hideMark/>
            <w:tcPrChange w:id="1014" w:author="Mohammad Nayeem Hasan" w:date="2025-05-07T14:56:00Z" w16du:dateUtc="2025-05-07T08:56:00Z">
              <w:tcPr>
                <w:tcW w:w="409" w:type="pct"/>
                <w:gridSpan w:val="2"/>
                <w:shd w:val="clear" w:color="auto" w:fill="auto"/>
                <w:noWrap/>
                <w:vAlign w:val="bottom"/>
                <w:hideMark/>
              </w:tcPr>
            </w:tcPrChange>
          </w:tcPr>
          <w:p w14:paraId="31B88217" w14:textId="066518CE"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ins w:id="1015" w:author="Mohammad Nayeem Hasan" w:date="2025-05-07T22:09:00Z" w16du:dateUtc="2025-05-07T16:09:00Z">
              <w:r w:rsidR="0028515E">
                <w:rPr>
                  <w:rFonts w:ascii="Times New Roman" w:hAnsi="Times New Roman" w:cs="Times New Roman"/>
                  <w:color w:val="000000"/>
                  <w:sz w:val="24"/>
                  <w:szCs w:val="24"/>
                </w:rPr>
                <w:t>869</w:t>
              </w:r>
            </w:ins>
            <w:del w:id="1016" w:author="Mohammad Nayeem Hasan" w:date="2025-05-07T22:09:00Z" w16du:dateUtc="2025-05-07T16:09:00Z">
              <w:r w:rsidRPr="0079412E" w:rsidDel="0028515E">
                <w:rPr>
                  <w:rFonts w:ascii="Times New Roman" w:hAnsi="Times New Roman" w:cs="Times New Roman"/>
                  <w:color w:val="000000"/>
                  <w:sz w:val="24"/>
                  <w:szCs w:val="24"/>
                </w:rPr>
                <w:delText>753</w:delText>
              </w:r>
            </w:del>
            <w:r w:rsidRPr="0079412E">
              <w:rPr>
                <w:rFonts w:ascii="Times New Roman" w:hAnsi="Times New Roman" w:cs="Times New Roman"/>
                <w:color w:val="000000"/>
                <w:sz w:val="24"/>
                <w:szCs w:val="24"/>
              </w:rPr>
              <w:t>.</w:t>
            </w:r>
            <w:ins w:id="1017" w:author="Mohammad Nayeem Hasan" w:date="2025-05-07T22:09:00Z" w16du:dateUtc="2025-05-07T16:09:00Z">
              <w:r w:rsidR="0028515E">
                <w:rPr>
                  <w:rFonts w:ascii="Times New Roman" w:hAnsi="Times New Roman" w:cs="Times New Roman"/>
                  <w:color w:val="000000"/>
                  <w:sz w:val="24"/>
                  <w:szCs w:val="24"/>
                </w:rPr>
                <w:t>76</w:t>
              </w:r>
            </w:ins>
            <w:del w:id="1018" w:author="Mohammad Nayeem Hasan" w:date="2025-05-07T22:09:00Z" w16du:dateUtc="2025-05-07T16:09:00Z">
              <w:r w:rsidRPr="0079412E" w:rsidDel="0028515E">
                <w:rPr>
                  <w:rFonts w:ascii="Times New Roman" w:hAnsi="Times New Roman" w:cs="Times New Roman"/>
                  <w:color w:val="000000"/>
                  <w:sz w:val="24"/>
                  <w:szCs w:val="24"/>
                </w:rPr>
                <w:delText>0</w:delText>
              </w:r>
              <w:r w:rsidDel="0028515E">
                <w:rPr>
                  <w:rFonts w:ascii="Times New Roman" w:hAnsi="Times New Roman" w:cs="Times New Roman"/>
                  <w:color w:val="000000"/>
                  <w:sz w:val="24"/>
                  <w:szCs w:val="24"/>
                </w:rPr>
                <w:delText>6</w:delText>
              </w:r>
            </w:del>
          </w:p>
        </w:tc>
        <w:tc>
          <w:tcPr>
            <w:tcW w:w="376" w:type="pct"/>
            <w:shd w:val="clear" w:color="auto" w:fill="auto"/>
            <w:noWrap/>
            <w:vAlign w:val="bottom"/>
            <w:hideMark/>
            <w:tcPrChange w:id="1019" w:author="Mohammad Nayeem Hasan" w:date="2025-05-07T14:56:00Z" w16du:dateUtc="2025-05-07T08:56:00Z">
              <w:tcPr>
                <w:tcW w:w="446" w:type="pct"/>
                <w:gridSpan w:val="2"/>
                <w:shd w:val="clear" w:color="auto" w:fill="auto"/>
                <w:noWrap/>
                <w:vAlign w:val="bottom"/>
                <w:hideMark/>
              </w:tcPr>
            </w:tcPrChange>
          </w:tcPr>
          <w:p w14:paraId="0E6368E7" w14:textId="5983082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w:t>
            </w:r>
            <w:ins w:id="1020" w:author="Mohammad Nayeem Hasan" w:date="2025-05-07T22:09:00Z" w16du:dateUtc="2025-05-07T16:09:00Z">
              <w:r w:rsidR="0028515E">
                <w:rPr>
                  <w:rFonts w:ascii="Times New Roman" w:hAnsi="Times New Roman" w:cs="Times New Roman"/>
                  <w:color w:val="000000"/>
                  <w:sz w:val="24"/>
                  <w:szCs w:val="24"/>
                </w:rPr>
                <w:t>46</w:t>
              </w:r>
            </w:ins>
            <w:del w:id="1021" w:author="Mohammad Nayeem Hasan" w:date="2025-05-07T22:09:00Z" w16du:dateUtc="2025-05-07T16:09:00Z">
              <w:r w:rsidRPr="0079412E" w:rsidDel="0028515E">
                <w:rPr>
                  <w:rFonts w:ascii="Times New Roman" w:hAnsi="Times New Roman" w:cs="Times New Roman"/>
                  <w:color w:val="000000"/>
                  <w:sz w:val="24"/>
                  <w:szCs w:val="24"/>
                </w:rPr>
                <w:delText>1</w:delText>
              </w:r>
              <w:r w:rsidDel="0028515E">
                <w:rPr>
                  <w:rFonts w:ascii="Times New Roman" w:hAnsi="Times New Roman" w:cs="Times New Roman"/>
                  <w:color w:val="000000"/>
                  <w:sz w:val="24"/>
                  <w:szCs w:val="24"/>
                </w:rPr>
                <w:delText>5</w:delText>
              </w:r>
            </w:del>
          </w:p>
        </w:tc>
        <w:tc>
          <w:tcPr>
            <w:tcW w:w="343" w:type="pct"/>
            <w:vAlign w:val="bottom"/>
            <w:tcPrChange w:id="1022" w:author="Mohammad Nayeem Hasan" w:date="2025-05-07T14:56:00Z" w16du:dateUtc="2025-05-07T08:56:00Z">
              <w:tcPr>
                <w:tcW w:w="277" w:type="pct"/>
                <w:vAlign w:val="bottom"/>
              </w:tcPr>
            </w:tcPrChange>
          </w:tcPr>
          <w:p w14:paraId="16BC106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0.12</w:t>
            </w:r>
          </w:p>
        </w:tc>
      </w:tr>
      <w:tr w:rsidR="00F57067" w:rsidRPr="0079412E" w14:paraId="22CDBB66" w14:textId="77777777" w:rsidTr="00A81135">
        <w:trPr>
          <w:trHeight w:val="300"/>
          <w:trPrChange w:id="1023" w:author="Mohammad Nayeem Hasan" w:date="2025-05-07T14:56:00Z" w16du:dateUtc="2025-05-07T08:56:00Z">
            <w:trPr>
              <w:gridAfter w:val="0"/>
              <w:trHeight w:val="300"/>
            </w:trPr>
          </w:trPrChange>
        </w:trPr>
        <w:tc>
          <w:tcPr>
            <w:tcW w:w="863" w:type="pct"/>
            <w:shd w:val="clear" w:color="auto" w:fill="auto"/>
            <w:noWrap/>
            <w:vAlign w:val="bottom"/>
            <w:hideMark/>
            <w:tcPrChange w:id="1024" w:author="Mohammad Nayeem Hasan" w:date="2025-05-07T14:56:00Z" w16du:dateUtc="2025-05-07T08:56:00Z">
              <w:tcPr>
                <w:tcW w:w="875" w:type="pct"/>
                <w:shd w:val="clear" w:color="auto" w:fill="auto"/>
                <w:noWrap/>
                <w:vAlign w:val="bottom"/>
                <w:hideMark/>
              </w:tcPr>
            </w:tcPrChange>
          </w:tcPr>
          <w:p w14:paraId="489D6B4B"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Reunion</w:t>
            </w:r>
          </w:p>
        </w:tc>
        <w:tc>
          <w:tcPr>
            <w:tcW w:w="918" w:type="pct"/>
            <w:shd w:val="clear" w:color="auto" w:fill="auto"/>
            <w:noWrap/>
            <w:vAlign w:val="bottom"/>
            <w:hideMark/>
            <w:tcPrChange w:id="1025" w:author="Mohammad Nayeem Hasan" w:date="2025-05-07T14:56:00Z" w16du:dateUtc="2025-05-07T08:56:00Z">
              <w:tcPr>
                <w:tcW w:w="931" w:type="pct"/>
                <w:gridSpan w:val="2"/>
                <w:shd w:val="clear" w:color="auto" w:fill="auto"/>
                <w:noWrap/>
                <w:vAlign w:val="bottom"/>
                <w:hideMark/>
              </w:tcPr>
            </w:tcPrChange>
          </w:tcPr>
          <w:p w14:paraId="5A2A0A3D"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Europe</w:t>
            </w:r>
            <w:del w:id="1026" w:author="Mohammad Nayeem Hasan" w:date="2025-05-07T16:07:00Z" w16du:dateUtc="2025-05-07T10:07:00Z">
              <w:r w:rsidRPr="0079412E" w:rsidDel="005268AF">
                <w:rPr>
                  <w:rFonts w:ascii="Times New Roman" w:hAnsi="Times New Roman" w:cs="Times New Roman"/>
                  <w:color w:val="000000"/>
                  <w:sz w:val="24"/>
                  <w:szCs w:val="24"/>
                </w:rPr>
                <w:delText>an Region</w:delText>
              </w:r>
            </w:del>
          </w:p>
        </w:tc>
        <w:tc>
          <w:tcPr>
            <w:tcW w:w="701" w:type="pct"/>
            <w:shd w:val="clear" w:color="auto" w:fill="auto"/>
            <w:noWrap/>
            <w:vAlign w:val="bottom"/>
            <w:hideMark/>
            <w:tcPrChange w:id="1027" w:author="Mohammad Nayeem Hasan" w:date="2025-05-07T14:56:00Z" w16du:dateUtc="2025-05-07T08:56:00Z">
              <w:tcPr>
                <w:tcW w:w="711" w:type="pct"/>
                <w:gridSpan w:val="2"/>
                <w:shd w:val="clear" w:color="auto" w:fill="auto"/>
                <w:noWrap/>
                <w:vAlign w:val="bottom"/>
                <w:hideMark/>
              </w:tcPr>
            </w:tcPrChange>
          </w:tcPr>
          <w:p w14:paraId="19D7B8E1"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1028" w:author="Mohammad Nayeem Hasan" w:date="2025-05-07T14:56:00Z" w16du:dateUtc="2025-05-07T08:56:00Z">
              <w:tcPr>
                <w:tcW w:w="582" w:type="pct"/>
                <w:gridSpan w:val="2"/>
              </w:tcPr>
            </w:tcPrChange>
          </w:tcPr>
          <w:p w14:paraId="4085E33A" w14:textId="333BE80C" w:rsidR="00F57067" w:rsidRPr="0079412E" w:rsidRDefault="00D46C2D" w:rsidP="00F57067">
            <w:pPr>
              <w:spacing w:after="0" w:line="240" w:lineRule="auto"/>
              <w:jc w:val="right"/>
              <w:rPr>
                <w:rFonts w:ascii="Times New Roman" w:hAnsi="Times New Roman" w:cs="Times New Roman"/>
                <w:color w:val="000000"/>
                <w:sz w:val="24"/>
                <w:szCs w:val="24"/>
              </w:rPr>
            </w:pPr>
            <w:ins w:id="1029"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1030" w:author="Mohammad Nayeem Hasan" w:date="2025-05-07T14:56:00Z" w16du:dateUtc="2025-05-07T08:56:00Z">
              <w:tcPr>
                <w:tcW w:w="430" w:type="pct"/>
                <w:gridSpan w:val="2"/>
                <w:shd w:val="clear" w:color="auto" w:fill="auto"/>
                <w:noWrap/>
                <w:vAlign w:val="bottom"/>
                <w:hideMark/>
              </w:tcPr>
            </w:tcPrChange>
          </w:tcPr>
          <w:p w14:paraId="03DC46BD" w14:textId="05A90733"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1227</w:t>
            </w:r>
          </w:p>
        </w:tc>
        <w:tc>
          <w:tcPr>
            <w:tcW w:w="334" w:type="pct"/>
            <w:shd w:val="clear" w:color="auto" w:fill="auto"/>
            <w:noWrap/>
            <w:vAlign w:val="bottom"/>
            <w:hideMark/>
            <w:tcPrChange w:id="1031" w:author="Mohammad Nayeem Hasan" w:date="2025-05-07T14:56:00Z" w16du:dateUtc="2025-05-07T08:56:00Z">
              <w:tcPr>
                <w:tcW w:w="339" w:type="pct"/>
                <w:gridSpan w:val="2"/>
                <w:shd w:val="clear" w:color="auto" w:fill="auto"/>
                <w:noWrap/>
                <w:vAlign w:val="bottom"/>
                <w:hideMark/>
              </w:tcPr>
            </w:tcPrChange>
          </w:tcPr>
          <w:p w14:paraId="34928093"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w:t>
            </w:r>
          </w:p>
        </w:tc>
        <w:tc>
          <w:tcPr>
            <w:tcW w:w="466" w:type="pct"/>
            <w:shd w:val="clear" w:color="auto" w:fill="auto"/>
            <w:noWrap/>
            <w:vAlign w:val="bottom"/>
            <w:hideMark/>
            <w:tcPrChange w:id="1032" w:author="Mohammad Nayeem Hasan" w:date="2025-05-07T14:56:00Z" w16du:dateUtc="2025-05-07T08:56:00Z">
              <w:tcPr>
                <w:tcW w:w="409" w:type="pct"/>
                <w:gridSpan w:val="2"/>
                <w:shd w:val="clear" w:color="auto" w:fill="auto"/>
                <w:noWrap/>
                <w:vAlign w:val="bottom"/>
                <w:hideMark/>
              </w:tcPr>
            </w:tcPrChange>
          </w:tcPr>
          <w:p w14:paraId="735B5EEA" w14:textId="7C994212"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1270.0</w:t>
            </w:r>
            <w:r>
              <w:rPr>
                <w:rFonts w:ascii="Times New Roman" w:hAnsi="Times New Roman" w:cs="Times New Roman"/>
                <w:color w:val="000000"/>
                <w:sz w:val="24"/>
                <w:szCs w:val="24"/>
              </w:rPr>
              <w:t>2</w:t>
            </w:r>
          </w:p>
        </w:tc>
        <w:tc>
          <w:tcPr>
            <w:tcW w:w="376" w:type="pct"/>
            <w:shd w:val="clear" w:color="auto" w:fill="auto"/>
            <w:noWrap/>
            <w:vAlign w:val="bottom"/>
            <w:hideMark/>
            <w:tcPrChange w:id="1033" w:author="Mohammad Nayeem Hasan" w:date="2025-05-07T14:56:00Z" w16du:dateUtc="2025-05-07T08:56:00Z">
              <w:tcPr>
                <w:tcW w:w="446" w:type="pct"/>
                <w:gridSpan w:val="2"/>
                <w:shd w:val="clear" w:color="auto" w:fill="auto"/>
                <w:noWrap/>
                <w:vAlign w:val="bottom"/>
                <w:hideMark/>
              </w:tcPr>
            </w:tcPrChange>
          </w:tcPr>
          <w:p w14:paraId="13553D35" w14:textId="7DD9A1F9"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4.14</w:t>
            </w:r>
          </w:p>
        </w:tc>
        <w:tc>
          <w:tcPr>
            <w:tcW w:w="343" w:type="pct"/>
            <w:vAlign w:val="bottom"/>
            <w:tcPrChange w:id="1034" w:author="Mohammad Nayeem Hasan" w:date="2025-05-07T14:56:00Z" w16du:dateUtc="2025-05-07T08:56:00Z">
              <w:tcPr>
                <w:tcW w:w="277" w:type="pct"/>
                <w:vAlign w:val="bottom"/>
              </w:tcPr>
            </w:tcPrChange>
          </w:tcPr>
          <w:p w14:paraId="4819DA05"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0.33</w:t>
            </w:r>
          </w:p>
        </w:tc>
      </w:tr>
      <w:tr w:rsidR="00844561" w:rsidRPr="0079412E" w14:paraId="5E6E328B" w14:textId="77777777" w:rsidTr="00A81135">
        <w:trPr>
          <w:trHeight w:val="300"/>
          <w:trPrChange w:id="1035" w:author="Mohammad Nayeem Hasan" w:date="2025-05-07T14:56:00Z" w16du:dateUtc="2025-05-07T08:56:00Z">
            <w:trPr>
              <w:gridAfter w:val="0"/>
              <w:trHeight w:val="300"/>
            </w:trPr>
          </w:trPrChange>
        </w:trPr>
        <w:tc>
          <w:tcPr>
            <w:tcW w:w="863" w:type="pct"/>
            <w:shd w:val="clear" w:color="auto" w:fill="auto"/>
            <w:noWrap/>
            <w:vAlign w:val="bottom"/>
            <w:hideMark/>
            <w:tcPrChange w:id="1036" w:author="Mohammad Nayeem Hasan" w:date="2025-05-07T14:56:00Z" w16du:dateUtc="2025-05-07T08:56:00Z">
              <w:tcPr>
                <w:tcW w:w="875" w:type="pct"/>
                <w:shd w:val="clear" w:color="auto" w:fill="auto"/>
                <w:noWrap/>
                <w:vAlign w:val="bottom"/>
                <w:hideMark/>
              </w:tcPr>
            </w:tcPrChange>
          </w:tcPr>
          <w:p w14:paraId="499AF9C4"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Barthelemy</w:t>
            </w:r>
          </w:p>
        </w:tc>
        <w:tc>
          <w:tcPr>
            <w:tcW w:w="918" w:type="pct"/>
            <w:shd w:val="clear" w:color="auto" w:fill="auto"/>
            <w:noWrap/>
            <w:hideMark/>
            <w:tcPrChange w:id="1037" w:author="Mohammad Nayeem Hasan" w:date="2025-05-07T14:56:00Z" w16du:dateUtc="2025-05-07T08:56:00Z">
              <w:tcPr>
                <w:tcW w:w="931" w:type="pct"/>
                <w:gridSpan w:val="2"/>
                <w:shd w:val="clear" w:color="auto" w:fill="auto"/>
                <w:noWrap/>
                <w:vAlign w:val="bottom"/>
                <w:hideMark/>
              </w:tcPr>
            </w:tcPrChange>
          </w:tcPr>
          <w:p w14:paraId="596CB981" w14:textId="0A90FA18"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038" w:author="Mohammad Nayeem Hasan" w:date="2025-05-07T14:07:00Z" w16du:dateUtc="2025-05-07T08:07:00Z">
              <w:r w:rsidRPr="00FE2CA8">
                <w:rPr>
                  <w:rFonts w:ascii="Times New Roman" w:hAnsi="Times New Roman" w:cs="Times New Roman"/>
                  <w:color w:val="000000"/>
                  <w:sz w:val="24"/>
                  <w:szCs w:val="24"/>
                </w:rPr>
                <w:t>America</w:t>
              </w:r>
            </w:ins>
            <w:del w:id="1039" w:author="Mohammad Nayeem Hasan" w:date="2025-05-07T14:07:00Z" w16du:dateUtc="2025-05-07T08:07:00Z">
              <w:r w:rsidRPr="0079412E" w:rsidDel="00465DE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040" w:author="Mohammad Nayeem Hasan" w:date="2025-05-07T14:56:00Z" w16du:dateUtc="2025-05-07T08:56:00Z">
              <w:tcPr>
                <w:tcW w:w="711" w:type="pct"/>
                <w:gridSpan w:val="2"/>
                <w:shd w:val="clear" w:color="auto" w:fill="auto"/>
                <w:noWrap/>
                <w:vAlign w:val="bottom"/>
                <w:hideMark/>
              </w:tcPr>
            </w:tcPrChange>
          </w:tcPr>
          <w:p w14:paraId="3B1579E2"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041" w:author="Mohammad Nayeem Hasan" w:date="2025-05-07T14:56:00Z" w16du:dateUtc="2025-05-07T08:56:00Z">
              <w:tcPr>
                <w:tcW w:w="582" w:type="pct"/>
                <w:gridSpan w:val="2"/>
              </w:tcPr>
            </w:tcPrChange>
          </w:tcPr>
          <w:p w14:paraId="387A8F9F" w14:textId="555D98B9" w:rsidR="00844561" w:rsidRPr="0079412E" w:rsidRDefault="00A81135" w:rsidP="00844561">
            <w:pPr>
              <w:spacing w:after="0" w:line="240" w:lineRule="auto"/>
              <w:jc w:val="right"/>
              <w:rPr>
                <w:rFonts w:ascii="Times New Roman" w:hAnsi="Times New Roman" w:cs="Times New Roman"/>
                <w:color w:val="000000"/>
                <w:sz w:val="24"/>
                <w:szCs w:val="24"/>
              </w:rPr>
            </w:pPr>
            <w:ins w:id="1042" w:author="Mohammad Nayeem Hasan" w:date="2025-05-07T14:57:00Z" w16du:dateUtc="2025-05-07T08:57: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043" w:author="Mohammad Nayeem Hasan" w:date="2025-05-07T14:56:00Z" w16du:dateUtc="2025-05-07T08:56:00Z">
              <w:tcPr>
                <w:tcW w:w="430" w:type="pct"/>
                <w:gridSpan w:val="2"/>
                <w:shd w:val="clear" w:color="auto" w:fill="auto"/>
                <w:noWrap/>
                <w:vAlign w:val="bottom"/>
                <w:hideMark/>
              </w:tcPr>
            </w:tcPrChange>
          </w:tcPr>
          <w:p w14:paraId="41F19BC8" w14:textId="61DB633A"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173</w:t>
            </w:r>
          </w:p>
        </w:tc>
        <w:tc>
          <w:tcPr>
            <w:tcW w:w="334" w:type="pct"/>
            <w:shd w:val="clear" w:color="auto" w:fill="auto"/>
            <w:noWrap/>
            <w:vAlign w:val="bottom"/>
            <w:hideMark/>
            <w:tcPrChange w:id="1044" w:author="Mohammad Nayeem Hasan" w:date="2025-05-07T14:56:00Z" w16du:dateUtc="2025-05-07T08:56:00Z">
              <w:tcPr>
                <w:tcW w:w="339" w:type="pct"/>
                <w:gridSpan w:val="2"/>
                <w:shd w:val="clear" w:color="auto" w:fill="auto"/>
                <w:noWrap/>
                <w:vAlign w:val="bottom"/>
                <w:hideMark/>
              </w:tcPr>
            </w:tcPrChange>
          </w:tcPr>
          <w:p w14:paraId="6CF228D6"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045" w:author="Mohammad Nayeem Hasan" w:date="2025-05-07T14:56:00Z" w16du:dateUtc="2025-05-07T08:56:00Z">
              <w:tcPr>
                <w:tcW w:w="409" w:type="pct"/>
                <w:gridSpan w:val="2"/>
                <w:shd w:val="clear" w:color="auto" w:fill="auto"/>
                <w:noWrap/>
                <w:vAlign w:val="bottom"/>
                <w:hideMark/>
              </w:tcPr>
            </w:tcPrChange>
          </w:tcPr>
          <w:p w14:paraId="21158A23"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15928.55</w:t>
            </w:r>
          </w:p>
        </w:tc>
        <w:tc>
          <w:tcPr>
            <w:tcW w:w="376" w:type="pct"/>
            <w:shd w:val="clear" w:color="auto" w:fill="auto"/>
            <w:noWrap/>
            <w:vAlign w:val="bottom"/>
            <w:hideMark/>
            <w:tcPrChange w:id="1046" w:author="Mohammad Nayeem Hasan" w:date="2025-05-07T14:56:00Z" w16du:dateUtc="2025-05-07T08:56:00Z">
              <w:tcPr>
                <w:tcW w:w="446" w:type="pct"/>
                <w:gridSpan w:val="2"/>
                <w:shd w:val="clear" w:color="auto" w:fill="auto"/>
                <w:noWrap/>
                <w:vAlign w:val="bottom"/>
                <w:hideMark/>
              </w:tcPr>
            </w:tcPrChange>
          </w:tcPr>
          <w:p w14:paraId="526125D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047" w:author="Mohammad Nayeem Hasan" w:date="2025-05-07T14:56:00Z" w16du:dateUtc="2025-05-07T08:56:00Z">
              <w:tcPr>
                <w:tcW w:w="277" w:type="pct"/>
                <w:vAlign w:val="bottom"/>
              </w:tcPr>
            </w:tcPrChange>
          </w:tcPr>
          <w:p w14:paraId="73F6CEF3"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A81135" w:rsidRPr="0079412E" w14:paraId="4F702E1B" w14:textId="77777777" w:rsidTr="00A81135">
        <w:trPr>
          <w:trHeight w:val="300"/>
          <w:trPrChange w:id="1048" w:author="Mohammad Nayeem Hasan" w:date="2025-05-07T14:56:00Z" w16du:dateUtc="2025-05-07T08:56:00Z">
            <w:trPr>
              <w:gridAfter w:val="0"/>
              <w:trHeight w:val="300"/>
            </w:trPr>
          </w:trPrChange>
        </w:trPr>
        <w:tc>
          <w:tcPr>
            <w:tcW w:w="863" w:type="pct"/>
            <w:shd w:val="clear" w:color="auto" w:fill="auto"/>
            <w:noWrap/>
            <w:vAlign w:val="bottom"/>
            <w:hideMark/>
            <w:tcPrChange w:id="1049" w:author="Mohammad Nayeem Hasan" w:date="2025-05-07T14:56:00Z" w16du:dateUtc="2025-05-07T08:56:00Z">
              <w:tcPr>
                <w:tcW w:w="875" w:type="pct"/>
                <w:shd w:val="clear" w:color="auto" w:fill="auto"/>
                <w:noWrap/>
                <w:vAlign w:val="bottom"/>
                <w:hideMark/>
              </w:tcPr>
            </w:tcPrChange>
          </w:tcPr>
          <w:p w14:paraId="4495D87C" w14:textId="77777777"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Kitts</w:t>
            </w:r>
          </w:p>
        </w:tc>
        <w:tc>
          <w:tcPr>
            <w:tcW w:w="918" w:type="pct"/>
            <w:shd w:val="clear" w:color="auto" w:fill="auto"/>
            <w:noWrap/>
            <w:hideMark/>
            <w:tcPrChange w:id="1050" w:author="Mohammad Nayeem Hasan" w:date="2025-05-07T14:56:00Z" w16du:dateUtc="2025-05-07T08:56:00Z">
              <w:tcPr>
                <w:tcW w:w="931" w:type="pct"/>
                <w:gridSpan w:val="2"/>
                <w:shd w:val="clear" w:color="auto" w:fill="auto"/>
                <w:noWrap/>
                <w:vAlign w:val="bottom"/>
                <w:hideMark/>
              </w:tcPr>
            </w:tcPrChange>
          </w:tcPr>
          <w:p w14:paraId="439EECA8" w14:textId="36D088C6"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ins w:id="1051" w:author="Mohammad Nayeem Hasan" w:date="2025-05-07T14:07:00Z" w16du:dateUtc="2025-05-07T08:07:00Z">
              <w:r w:rsidRPr="00FE2CA8">
                <w:rPr>
                  <w:rFonts w:ascii="Times New Roman" w:hAnsi="Times New Roman" w:cs="Times New Roman"/>
                  <w:color w:val="000000"/>
                  <w:sz w:val="24"/>
                  <w:szCs w:val="24"/>
                </w:rPr>
                <w:t>America</w:t>
              </w:r>
            </w:ins>
            <w:del w:id="1052" w:author="Mohammad Nayeem Hasan" w:date="2025-05-07T14:07:00Z" w16du:dateUtc="2025-05-07T08:07:00Z">
              <w:r w:rsidRPr="0079412E" w:rsidDel="00465DE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053" w:author="Mohammad Nayeem Hasan" w:date="2025-05-07T14:56:00Z" w16du:dateUtc="2025-05-07T08:56:00Z">
              <w:tcPr>
                <w:tcW w:w="711" w:type="pct"/>
                <w:gridSpan w:val="2"/>
                <w:shd w:val="clear" w:color="auto" w:fill="auto"/>
                <w:noWrap/>
                <w:vAlign w:val="bottom"/>
                <w:hideMark/>
              </w:tcPr>
            </w:tcPrChange>
          </w:tcPr>
          <w:p w14:paraId="42E9BA2E" w14:textId="77777777"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054" w:author="Mohammad Nayeem Hasan" w:date="2025-05-07T14:56:00Z" w16du:dateUtc="2025-05-07T08:56:00Z">
              <w:tcPr>
                <w:tcW w:w="582" w:type="pct"/>
                <w:gridSpan w:val="2"/>
              </w:tcPr>
            </w:tcPrChange>
          </w:tcPr>
          <w:p w14:paraId="4D371185" w14:textId="214332B3" w:rsidR="00A81135" w:rsidRPr="0079412E" w:rsidRDefault="00A81135" w:rsidP="00A81135">
            <w:pPr>
              <w:spacing w:after="0" w:line="240" w:lineRule="auto"/>
              <w:jc w:val="right"/>
              <w:rPr>
                <w:rFonts w:ascii="Times New Roman" w:hAnsi="Times New Roman" w:cs="Times New Roman"/>
                <w:color w:val="000000"/>
                <w:sz w:val="24"/>
                <w:szCs w:val="24"/>
              </w:rPr>
            </w:pPr>
            <w:ins w:id="1055" w:author="Mohammad Nayeem Hasan" w:date="2025-05-07T14:58:00Z" w16du:dateUtc="2025-05-07T08:58:00Z">
              <w:r w:rsidRPr="00B835A6">
                <w:rPr>
                  <w:rFonts w:ascii="Times New Roman" w:hAnsi="Times New Roman" w:cs="Times New Roman"/>
                  <w:color w:val="000000"/>
                  <w:sz w:val="24"/>
                  <w:szCs w:val="24"/>
                </w:rPr>
                <w:t>Northern</w:t>
              </w:r>
            </w:ins>
          </w:p>
        </w:tc>
        <w:tc>
          <w:tcPr>
            <w:tcW w:w="424" w:type="pct"/>
            <w:shd w:val="clear" w:color="auto" w:fill="auto"/>
            <w:noWrap/>
            <w:vAlign w:val="bottom"/>
            <w:hideMark/>
            <w:tcPrChange w:id="1056" w:author="Mohammad Nayeem Hasan" w:date="2025-05-07T14:56:00Z" w16du:dateUtc="2025-05-07T08:56:00Z">
              <w:tcPr>
                <w:tcW w:w="430" w:type="pct"/>
                <w:gridSpan w:val="2"/>
                <w:shd w:val="clear" w:color="auto" w:fill="auto"/>
                <w:noWrap/>
                <w:vAlign w:val="bottom"/>
                <w:hideMark/>
              </w:tcPr>
            </w:tcPrChange>
          </w:tcPr>
          <w:p w14:paraId="1B9845B0" w14:textId="00A82243"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253</w:t>
            </w:r>
          </w:p>
        </w:tc>
        <w:tc>
          <w:tcPr>
            <w:tcW w:w="334" w:type="pct"/>
            <w:shd w:val="clear" w:color="auto" w:fill="auto"/>
            <w:noWrap/>
            <w:vAlign w:val="bottom"/>
            <w:hideMark/>
            <w:tcPrChange w:id="1057" w:author="Mohammad Nayeem Hasan" w:date="2025-05-07T14:56:00Z" w16du:dateUtc="2025-05-07T08:56:00Z">
              <w:tcPr>
                <w:tcW w:w="339" w:type="pct"/>
                <w:gridSpan w:val="2"/>
                <w:shd w:val="clear" w:color="auto" w:fill="auto"/>
                <w:noWrap/>
                <w:vAlign w:val="bottom"/>
                <w:hideMark/>
              </w:tcPr>
            </w:tcPrChange>
          </w:tcPr>
          <w:p w14:paraId="3BB635A6"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058" w:author="Mohammad Nayeem Hasan" w:date="2025-05-07T14:56:00Z" w16du:dateUtc="2025-05-07T08:56:00Z">
              <w:tcPr>
                <w:tcW w:w="409" w:type="pct"/>
                <w:gridSpan w:val="2"/>
                <w:shd w:val="clear" w:color="auto" w:fill="auto"/>
                <w:noWrap/>
                <w:vAlign w:val="bottom"/>
                <w:hideMark/>
              </w:tcPr>
            </w:tcPrChange>
          </w:tcPr>
          <w:p w14:paraId="5834EA6F" w14:textId="71A84D6B"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5314.4</w:t>
            </w:r>
            <w:r>
              <w:rPr>
                <w:rFonts w:ascii="Times New Roman" w:hAnsi="Times New Roman" w:cs="Times New Roman"/>
                <w:color w:val="000000"/>
                <w:sz w:val="24"/>
                <w:szCs w:val="24"/>
              </w:rPr>
              <w:t>6</w:t>
            </w:r>
          </w:p>
        </w:tc>
        <w:tc>
          <w:tcPr>
            <w:tcW w:w="376" w:type="pct"/>
            <w:shd w:val="clear" w:color="auto" w:fill="auto"/>
            <w:noWrap/>
            <w:vAlign w:val="bottom"/>
            <w:hideMark/>
            <w:tcPrChange w:id="1059" w:author="Mohammad Nayeem Hasan" w:date="2025-05-07T14:56:00Z" w16du:dateUtc="2025-05-07T08:56:00Z">
              <w:tcPr>
                <w:tcW w:w="446" w:type="pct"/>
                <w:gridSpan w:val="2"/>
                <w:shd w:val="clear" w:color="auto" w:fill="auto"/>
                <w:noWrap/>
                <w:vAlign w:val="bottom"/>
                <w:hideMark/>
              </w:tcPr>
            </w:tcPrChange>
          </w:tcPr>
          <w:p w14:paraId="011288F5"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060" w:author="Mohammad Nayeem Hasan" w:date="2025-05-07T14:56:00Z" w16du:dateUtc="2025-05-07T08:56:00Z">
              <w:tcPr>
                <w:tcW w:w="277" w:type="pct"/>
                <w:vAlign w:val="bottom"/>
              </w:tcPr>
            </w:tcPrChange>
          </w:tcPr>
          <w:p w14:paraId="3F1CD04F"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p>
        </w:tc>
      </w:tr>
      <w:tr w:rsidR="00A81135" w:rsidRPr="0079412E" w14:paraId="6F03BC73" w14:textId="77777777" w:rsidTr="00A81135">
        <w:trPr>
          <w:trHeight w:val="300"/>
          <w:trPrChange w:id="1061" w:author="Mohammad Nayeem Hasan" w:date="2025-05-07T14:56:00Z" w16du:dateUtc="2025-05-07T08:56:00Z">
            <w:trPr>
              <w:gridAfter w:val="0"/>
              <w:trHeight w:val="300"/>
            </w:trPr>
          </w:trPrChange>
        </w:trPr>
        <w:tc>
          <w:tcPr>
            <w:tcW w:w="863" w:type="pct"/>
            <w:shd w:val="clear" w:color="auto" w:fill="auto"/>
            <w:noWrap/>
            <w:vAlign w:val="bottom"/>
            <w:hideMark/>
            <w:tcPrChange w:id="1062" w:author="Mohammad Nayeem Hasan" w:date="2025-05-07T14:56:00Z" w16du:dateUtc="2025-05-07T08:56:00Z">
              <w:tcPr>
                <w:tcW w:w="875" w:type="pct"/>
                <w:shd w:val="clear" w:color="auto" w:fill="auto"/>
                <w:noWrap/>
                <w:vAlign w:val="bottom"/>
                <w:hideMark/>
              </w:tcPr>
            </w:tcPrChange>
          </w:tcPr>
          <w:p w14:paraId="1DA5AB16" w14:textId="77777777"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Lucia</w:t>
            </w:r>
          </w:p>
        </w:tc>
        <w:tc>
          <w:tcPr>
            <w:tcW w:w="918" w:type="pct"/>
            <w:shd w:val="clear" w:color="auto" w:fill="auto"/>
            <w:noWrap/>
            <w:hideMark/>
            <w:tcPrChange w:id="1063" w:author="Mohammad Nayeem Hasan" w:date="2025-05-07T14:56:00Z" w16du:dateUtc="2025-05-07T08:56:00Z">
              <w:tcPr>
                <w:tcW w:w="931" w:type="pct"/>
                <w:gridSpan w:val="2"/>
                <w:shd w:val="clear" w:color="auto" w:fill="auto"/>
                <w:noWrap/>
                <w:vAlign w:val="bottom"/>
                <w:hideMark/>
              </w:tcPr>
            </w:tcPrChange>
          </w:tcPr>
          <w:p w14:paraId="77A12655" w14:textId="404C66ED"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ins w:id="1064" w:author="Mohammad Nayeem Hasan" w:date="2025-05-07T14:07:00Z" w16du:dateUtc="2025-05-07T08:07:00Z">
              <w:r w:rsidRPr="00FE2CA8">
                <w:rPr>
                  <w:rFonts w:ascii="Times New Roman" w:hAnsi="Times New Roman" w:cs="Times New Roman"/>
                  <w:color w:val="000000"/>
                  <w:sz w:val="24"/>
                  <w:szCs w:val="24"/>
                </w:rPr>
                <w:t>America</w:t>
              </w:r>
            </w:ins>
            <w:del w:id="1065" w:author="Mohammad Nayeem Hasan" w:date="2025-05-07T14:07:00Z" w16du:dateUtc="2025-05-07T08:07:00Z">
              <w:r w:rsidRPr="0079412E" w:rsidDel="00465DE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066" w:author="Mohammad Nayeem Hasan" w:date="2025-05-07T14:56:00Z" w16du:dateUtc="2025-05-07T08:56:00Z">
              <w:tcPr>
                <w:tcW w:w="711" w:type="pct"/>
                <w:gridSpan w:val="2"/>
                <w:shd w:val="clear" w:color="auto" w:fill="auto"/>
                <w:noWrap/>
                <w:vAlign w:val="bottom"/>
                <w:hideMark/>
              </w:tcPr>
            </w:tcPrChange>
          </w:tcPr>
          <w:p w14:paraId="7C4885AF" w14:textId="77777777"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067" w:author="Mohammad Nayeem Hasan" w:date="2025-05-07T14:56:00Z" w16du:dateUtc="2025-05-07T08:56:00Z">
              <w:tcPr>
                <w:tcW w:w="582" w:type="pct"/>
                <w:gridSpan w:val="2"/>
              </w:tcPr>
            </w:tcPrChange>
          </w:tcPr>
          <w:p w14:paraId="0AD2759B" w14:textId="29FCC63C" w:rsidR="00A81135" w:rsidRPr="0079412E" w:rsidRDefault="00A81135" w:rsidP="00A81135">
            <w:pPr>
              <w:spacing w:after="0" w:line="240" w:lineRule="auto"/>
              <w:jc w:val="right"/>
              <w:rPr>
                <w:rFonts w:ascii="Times New Roman" w:hAnsi="Times New Roman" w:cs="Times New Roman"/>
                <w:color w:val="000000"/>
                <w:sz w:val="24"/>
                <w:szCs w:val="24"/>
              </w:rPr>
            </w:pPr>
            <w:ins w:id="1068" w:author="Mohammad Nayeem Hasan" w:date="2025-05-07T14:58:00Z" w16du:dateUtc="2025-05-07T08:58:00Z">
              <w:r w:rsidRPr="00B835A6">
                <w:rPr>
                  <w:rFonts w:ascii="Times New Roman" w:hAnsi="Times New Roman" w:cs="Times New Roman"/>
                  <w:color w:val="000000"/>
                  <w:sz w:val="24"/>
                  <w:szCs w:val="24"/>
                </w:rPr>
                <w:t>Northern</w:t>
              </w:r>
            </w:ins>
          </w:p>
        </w:tc>
        <w:tc>
          <w:tcPr>
            <w:tcW w:w="424" w:type="pct"/>
            <w:shd w:val="clear" w:color="auto" w:fill="auto"/>
            <w:noWrap/>
            <w:vAlign w:val="bottom"/>
            <w:hideMark/>
            <w:tcPrChange w:id="1069" w:author="Mohammad Nayeem Hasan" w:date="2025-05-07T14:56:00Z" w16du:dateUtc="2025-05-07T08:56:00Z">
              <w:tcPr>
                <w:tcW w:w="430" w:type="pct"/>
                <w:gridSpan w:val="2"/>
                <w:shd w:val="clear" w:color="auto" w:fill="auto"/>
                <w:noWrap/>
                <w:vAlign w:val="bottom"/>
                <w:hideMark/>
              </w:tcPr>
            </w:tcPrChange>
          </w:tcPr>
          <w:p w14:paraId="053D7FB1" w14:textId="3CCC75DD"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432</w:t>
            </w:r>
          </w:p>
        </w:tc>
        <w:tc>
          <w:tcPr>
            <w:tcW w:w="334" w:type="pct"/>
            <w:shd w:val="clear" w:color="auto" w:fill="auto"/>
            <w:noWrap/>
            <w:vAlign w:val="bottom"/>
            <w:hideMark/>
            <w:tcPrChange w:id="1070" w:author="Mohammad Nayeem Hasan" w:date="2025-05-07T14:56:00Z" w16du:dateUtc="2025-05-07T08:56:00Z">
              <w:tcPr>
                <w:tcW w:w="339" w:type="pct"/>
                <w:gridSpan w:val="2"/>
                <w:shd w:val="clear" w:color="auto" w:fill="auto"/>
                <w:noWrap/>
                <w:vAlign w:val="bottom"/>
                <w:hideMark/>
              </w:tcPr>
            </w:tcPrChange>
          </w:tcPr>
          <w:p w14:paraId="2358592F"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071" w:author="Mohammad Nayeem Hasan" w:date="2025-05-07T14:56:00Z" w16du:dateUtc="2025-05-07T08:56:00Z">
              <w:tcPr>
                <w:tcW w:w="409" w:type="pct"/>
                <w:gridSpan w:val="2"/>
                <w:shd w:val="clear" w:color="auto" w:fill="auto"/>
                <w:noWrap/>
                <w:vAlign w:val="bottom"/>
                <w:hideMark/>
              </w:tcPr>
            </w:tcPrChange>
          </w:tcPr>
          <w:p w14:paraId="0F62162D" w14:textId="60AEE599"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2404.66</w:t>
            </w:r>
          </w:p>
        </w:tc>
        <w:tc>
          <w:tcPr>
            <w:tcW w:w="376" w:type="pct"/>
            <w:shd w:val="clear" w:color="auto" w:fill="auto"/>
            <w:noWrap/>
            <w:vAlign w:val="bottom"/>
            <w:hideMark/>
            <w:tcPrChange w:id="1072" w:author="Mohammad Nayeem Hasan" w:date="2025-05-07T14:56:00Z" w16du:dateUtc="2025-05-07T08:56:00Z">
              <w:tcPr>
                <w:tcW w:w="446" w:type="pct"/>
                <w:gridSpan w:val="2"/>
                <w:shd w:val="clear" w:color="auto" w:fill="auto"/>
                <w:noWrap/>
                <w:vAlign w:val="bottom"/>
                <w:hideMark/>
              </w:tcPr>
            </w:tcPrChange>
          </w:tcPr>
          <w:p w14:paraId="40F9755E"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073" w:author="Mohammad Nayeem Hasan" w:date="2025-05-07T14:56:00Z" w16du:dateUtc="2025-05-07T08:56:00Z">
              <w:tcPr>
                <w:tcW w:w="277" w:type="pct"/>
                <w:vAlign w:val="bottom"/>
              </w:tcPr>
            </w:tcPrChange>
          </w:tcPr>
          <w:p w14:paraId="3D1879C1"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p>
        </w:tc>
      </w:tr>
      <w:tr w:rsidR="00A81135" w:rsidRPr="0079412E" w14:paraId="0BCD9154" w14:textId="77777777" w:rsidTr="00A81135">
        <w:trPr>
          <w:trHeight w:val="300"/>
          <w:trPrChange w:id="1074" w:author="Mohammad Nayeem Hasan" w:date="2025-05-07T14:56:00Z" w16du:dateUtc="2025-05-07T08:56:00Z">
            <w:trPr>
              <w:gridAfter w:val="0"/>
              <w:trHeight w:val="300"/>
            </w:trPr>
          </w:trPrChange>
        </w:trPr>
        <w:tc>
          <w:tcPr>
            <w:tcW w:w="863" w:type="pct"/>
            <w:shd w:val="clear" w:color="auto" w:fill="auto"/>
            <w:noWrap/>
            <w:vAlign w:val="bottom"/>
            <w:hideMark/>
            <w:tcPrChange w:id="1075" w:author="Mohammad Nayeem Hasan" w:date="2025-05-07T14:56:00Z" w16du:dateUtc="2025-05-07T08:56:00Z">
              <w:tcPr>
                <w:tcW w:w="875" w:type="pct"/>
                <w:shd w:val="clear" w:color="auto" w:fill="auto"/>
                <w:noWrap/>
                <w:vAlign w:val="bottom"/>
                <w:hideMark/>
              </w:tcPr>
            </w:tcPrChange>
          </w:tcPr>
          <w:p w14:paraId="7D6171B9" w14:textId="77777777"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Martin</w:t>
            </w:r>
          </w:p>
        </w:tc>
        <w:tc>
          <w:tcPr>
            <w:tcW w:w="918" w:type="pct"/>
            <w:shd w:val="clear" w:color="auto" w:fill="auto"/>
            <w:noWrap/>
            <w:hideMark/>
            <w:tcPrChange w:id="1076" w:author="Mohammad Nayeem Hasan" w:date="2025-05-07T14:56:00Z" w16du:dateUtc="2025-05-07T08:56:00Z">
              <w:tcPr>
                <w:tcW w:w="931" w:type="pct"/>
                <w:gridSpan w:val="2"/>
                <w:shd w:val="clear" w:color="auto" w:fill="auto"/>
                <w:noWrap/>
                <w:vAlign w:val="bottom"/>
                <w:hideMark/>
              </w:tcPr>
            </w:tcPrChange>
          </w:tcPr>
          <w:p w14:paraId="1E54C06B" w14:textId="285616CA"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ins w:id="1077" w:author="Mohammad Nayeem Hasan" w:date="2025-05-07T14:07:00Z" w16du:dateUtc="2025-05-07T08:07:00Z">
              <w:r w:rsidRPr="00FE2CA8">
                <w:rPr>
                  <w:rFonts w:ascii="Times New Roman" w:hAnsi="Times New Roman" w:cs="Times New Roman"/>
                  <w:color w:val="000000"/>
                  <w:sz w:val="24"/>
                  <w:szCs w:val="24"/>
                </w:rPr>
                <w:t>America</w:t>
              </w:r>
            </w:ins>
            <w:del w:id="1078" w:author="Mohammad Nayeem Hasan" w:date="2025-05-07T14:07:00Z" w16du:dateUtc="2025-05-07T08:07:00Z">
              <w:r w:rsidRPr="0079412E" w:rsidDel="00465DE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079" w:author="Mohammad Nayeem Hasan" w:date="2025-05-07T14:56:00Z" w16du:dateUtc="2025-05-07T08:56:00Z">
              <w:tcPr>
                <w:tcW w:w="711" w:type="pct"/>
                <w:gridSpan w:val="2"/>
                <w:shd w:val="clear" w:color="auto" w:fill="auto"/>
                <w:noWrap/>
                <w:vAlign w:val="bottom"/>
                <w:hideMark/>
              </w:tcPr>
            </w:tcPrChange>
          </w:tcPr>
          <w:p w14:paraId="3466863D" w14:textId="77777777" w:rsidR="00A81135" w:rsidRPr="0079412E" w:rsidRDefault="00A81135" w:rsidP="00A81135">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080" w:author="Mohammad Nayeem Hasan" w:date="2025-05-07T14:56:00Z" w16du:dateUtc="2025-05-07T08:56:00Z">
              <w:tcPr>
                <w:tcW w:w="582" w:type="pct"/>
                <w:gridSpan w:val="2"/>
              </w:tcPr>
            </w:tcPrChange>
          </w:tcPr>
          <w:p w14:paraId="215D878F" w14:textId="614DB107" w:rsidR="00A81135" w:rsidRPr="0079412E" w:rsidRDefault="00A81135" w:rsidP="00A81135">
            <w:pPr>
              <w:spacing w:after="0" w:line="240" w:lineRule="auto"/>
              <w:jc w:val="right"/>
              <w:rPr>
                <w:rFonts w:ascii="Times New Roman" w:hAnsi="Times New Roman" w:cs="Times New Roman"/>
                <w:color w:val="000000"/>
                <w:sz w:val="24"/>
                <w:szCs w:val="24"/>
              </w:rPr>
            </w:pPr>
            <w:ins w:id="1081" w:author="Mohammad Nayeem Hasan" w:date="2025-05-07T14:58:00Z" w16du:dateUtc="2025-05-07T08:58:00Z">
              <w:r w:rsidRPr="00B835A6">
                <w:rPr>
                  <w:rFonts w:ascii="Times New Roman" w:hAnsi="Times New Roman" w:cs="Times New Roman"/>
                  <w:color w:val="000000"/>
                  <w:sz w:val="24"/>
                  <w:szCs w:val="24"/>
                </w:rPr>
                <w:t>Northern</w:t>
              </w:r>
            </w:ins>
          </w:p>
        </w:tc>
        <w:tc>
          <w:tcPr>
            <w:tcW w:w="424" w:type="pct"/>
            <w:shd w:val="clear" w:color="auto" w:fill="auto"/>
            <w:noWrap/>
            <w:vAlign w:val="bottom"/>
            <w:hideMark/>
            <w:tcPrChange w:id="1082" w:author="Mohammad Nayeem Hasan" w:date="2025-05-07T14:56:00Z" w16du:dateUtc="2025-05-07T08:56:00Z">
              <w:tcPr>
                <w:tcW w:w="430" w:type="pct"/>
                <w:gridSpan w:val="2"/>
                <w:shd w:val="clear" w:color="auto" w:fill="auto"/>
                <w:noWrap/>
                <w:vAlign w:val="bottom"/>
                <w:hideMark/>
              </w:tcPr>
            </w:tcPrChange>
          </w:tcPr>
          <w:p w14:paraId="5C38A2EE" w14:textId="3547DFB2"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624</w:t>
            </w:r>
          </w:p>
        </w:tc>
        <w:tc>
          <w:tcPr>
            <w:tcW w:w="334" w:type="pct"/>
            <w:shd w:val="clear" w:color="auto" w:fill="auto"/>
            <w:noWrap/>
            <w:vAlign w:val="bottom"/>
            <w:hideMark/>
            <w:tcPrChange w:id="1083" w:author="Mohammad Nayeem Hasan" w:date="2025-05-07T14:56:00Z" w16du:dateUtc="2025-05-07T08:56:00Z">
              <w:tcPr>
                <w:tcW w:w="339" w:type="pct"/>
                <w:gridSpan w:val="2"/>
                <w:shd w:val="clear" w:color="auto" w:fill="auto"/>
                <w:noWrap/>
                <w:vAlign w:val="bottom"/>
                <w:hideMark/>
              </w:tcPr>
            </w:tcPrChange>
          </w:tcPr>
          <w:p w14:paraId="03CF7D53"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084" w:author="Mohammad Nayeem Hasan" w:date="2025-05-07T14:56:00Z" w16du:dateUtc="2025-05-07T08:56:00Z">
              <w:tcPr>
                <w:tcW w:w="409" w:type="pct"/>
                <w:gridSpan w:val="2"/>
                <w:shd w:val="clear" w:color="auto" w:fill="auto"/>
                <w:noWrap/>
                <w:vAlign w:val="bottom"/>
                <w:hideMark/>
              </w:tcPr>
            </w:tcPrChange>
          </w:tcPr>
          <w:p w14:paraId="4A078C1A"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19531.74</w:t>
            </w:r>
          </w:p>
        </w:tc>
        <w:tc>
          <w:tcPr>
            <w:tcW w:w="376" w:type="pct"/>
            <w:shd w:val="clear" w:color="auto" w:fill="auto"/>
            <w:noWrap/>
            <w:vAlign w:val="bottom"/>
            <w:hideMark/>
            <w:tcPrChange w:id="1085" w:author="Mohammad Nayeem Hasan" w:date="2025-05-07T14:56:00Z" w16du:dateUtc="2025-05-07T08:56:00Z">
              <w:tcPr>
                <w:tcW w:w="446" w:type="pct"/>
                <w:gridSpan w:val="2"/>
                <w:shd w:val="clear" w:color="auto" w:fill="auto"/>
                <w:noWrap/>
                <w:vAlign w:val="bottom"/>
                <w:hideMark/>
              </w:tcPr>
            </w:tcPrChange>
          </w:tcPr>
          <w:p w14:paraId="1E96AF11"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086" w:author="Mohammad Nayeem Hasan" w:date="2025-05-07T14:56:00Z" w16du:dateUtc="2025-05-07T08:56:00Z">
              <w:tcPr>
                <w:tcW w:w="277" w:type="pct"/>
                <w:vAlign w:val="bottom"/>
              </w:tcPr>
            </w:tcPrChange>
          </w:tcPr>
          <w:p w14:paraId="15C6EF0D" w14:textId="77777777" w:rsidR="00A81135" w:rsidRPr="0079412E" w:rsidRDefault="00A81135" w:rsidP="00A81135">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131D818D" w14:textId="77777777" w:rsidTr="00A81135">
        <w:trPr>
          <w:trHeight w:val="300"/>
          <w:trPrChange w:id="1087" w:author="Mohammad Nayeem Hasan" w:date="2025-05-07T14:56:00Z" w16du:dateUtc="2025-05-07T08:56:00Z">
            <w:trPr>
              <w:gridAfter w:val="0"/>
              <w:trHeight w:val="300"/>
            </w:trPr>
          </w:trPrChange>
        </w:trPr>
        <w:tc>
          <w:tcPr>
            <w:tcW w:w="863" w:type="pct"/>
            <w:shd w:val="clear" w:color="auto" w:fill="auto"/>
            <w:noWrap/>
            <w:vAlign w:val="bottom"/>
            <w:hideMark/>
            <w:tcPrChange w:id="1088" w:author="Mohammad Nayeem Hasan" w:date="2025-05-07T14:56:00Z" w16du:dateUtc="2025-05-07T08:56:00Z">
              <w:tcPr>
                <w:tcW w:w="875" w:type="pct"/>
                <w:shd w:val="clear" w:color="auto" w:fill="auto"/>
                <w:noWrap/>
                <w:vAlign w:val="bottom"/>
                <w:hideMark/>
              </w:tcPr>
            </w:tcPrChange>
          </w:tcPr>
          <w:p w14:paraId="684D018E"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Saint Vincent</w:t>
            </w:r>
          </w:p>
        </w:tc>
        <w:tc>
          <w:tcPr>
            <w:tcW w:w="918" w:type="pct"/>
            <w:shd w:val="clear" w:color="auto" w:fill="auto"/>
            <w:noWrap/>
            <w:hideMark/>
            <w:tcPrChange w:id="1089" w:author="Mohammad Nayeem Hasan" w:date="2025-05-07T14:56:00Z" w16du:dateUtc="2025-05-07T08:56:00Z">
              <w:tcPr>
                <w:tcW w:w="931" w:type="pct"/>
                <w:gridSpan w:val="2"/>
                <w:shd w:val="clear" w:color="auto" w:fill="auto"/>
                <w:noWrap/>
                <w:vAlign w:val="bottom"/>
                <w:hideMark/>
              </w:tcPr>
            </w:tcPrChange>
          </w:tcPr>
          <w:p w14:paraId="6D418DB5" w14:textId="0315320F"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090" w:author="Mohammad Nayeem Hasan" w:date="2025-05-07T14:07:00Z" w16du:dateUtc="2025-05-07T08:07:00Z">
              <w:r w:rsidRPr="00FE2CA8">
                <w:rPr>
                  <w:rFonts w:ascii="Times New Roman" w:hAnsi="Times New Roman" w:cs="Times New Roman"/>
                  <w:color w:val="000000"/>
                  <w:sz w:val="24"/>
                  <w:szCs w:val="24"/>
                </w:rPr>
                <w:t>America</w:t>
              </w:r>
            </w:ins>
            <w:del w:id="1091" w:author="Mohammad Nayeem Hasan" w:date="2025-05-07T14:07:00Z" w16du:dateUtc="2025-05-07T08:07:00Z">
              <w:r w:rsidRPr="0079412E" w:rsidDel="00465DE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092" w:author="Mohammad Nayeem Hasan" w:date="2025-05-07T14:56:00Z" w16du:dateUtc="2025-05-07T08:56:00Z">
              <w:tcPr>
                <w:tcW w:w="711" w:type="pct"/>
                <w:gridSpan w:val="2"/>
                <w:shd w:val="clear" w:color="auto" w:fill="auto"/>
                <w:noWrap/>
                <w:vAlign w:val="bottom"/>
                <w:hideMark/>
              </w:tcPr>
            </w:tcPrChange>
          </w:tcPr>
          <w:p w14:paraId="06E652E4"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093" w:author="Mohammad Nayeem Hasan" w:date="2025-05-07T14:56:00Z" w16du:dateUtc="2025-05-07T08:56:00Z">
              <w:tcPr>
                <w:tcW w:w="582" w:type="pct"/>
                <w:gridSpan w:val="2"/>
              </w:tcPr>
            </w:tcPrChange>
          </w:tcPr>
          <w:p w14:paraId="5C4E9892" w14:textId="4F19FC1E" w:rsidR="00844561" w:rsidRPr="0079412E" w:rsidRDefault="00A81135" w:rsidP="00844561">
            <w:pPr>
              <w:spacing w:after="0" w:line="240" w:lineRule="auto"/>
              <w:jc w:val="right"/>
              <w:rPr>
                <w:rFonts w:ascii="Times New Roman" w:hAnsi="Times New Roman" w:cs="Times New Roman"/>
                <w:color w:val="000000"/>
                <w:sz w:val="24"/>
                <w:szCs w:val="24"/>
              </w:rPr>
            </w:pPr>
            <w:ins w:id="1094" w:author="Mohammad Nayeem Hasan" w:date="2025-05-07T15:02:00Z" w16du:dateUtc="2025-05-07T09:02: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095" w:author="Mohammad Nayeem Hasan" w:date="2025-05-07T14:56:00Z" w16du:dateUtc="2025-05-07T08:56:00Z">
              <w:tcPr>
                <w:tcW w:w="430" w:type="pct"/>
                <w:gridSpan w:val="2"/>
                <w:shd w:val="clear" w:color="auto" w:fill="auto"/>
                <w:noWrap/>
                <w:vAlign w:val="bottom"/>
                <w:hideMark/>
              </w:tcPr>
            </w:tcPrChange>
          </w:tcPr>
          <w:p w14:paraId="4D06AB4D" w14:textId="1C008DDA"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971</w:t>
            </w:r>
          </w:p>
        </w:tc>
        <w:tc>
          <w:tcPr>
            <w:tcW w:w="334" w:type="pct"/>
            <w:shd w:val="clear" w:color="auto" w:fill="auto"/>
            <w:noWrap/>
            <w:vAlign w:val="bottom"/>
            <w:hideMark/>
            <w:tcPrChange w:id="1096" w:author="Mohammad Nayeem Hasan" w:date="2025-05-07T14:56:00Z" w16du:dateUtc="2025-05-07T08:56:00Z">
              <w:tcPr>
                <w:tcW w:w="339" w:type="pct"/>
                <w:gridSpan w:val="2"/>
                <w:shd w:val="clear" w:color="auto" w:fill="auto"/>
                <w:noWrap/>
                <w:vAlign w:val="bottom"/>
                <w:hideMark/>
              </w:tcPr>
            </w:tcPrChange>
          </w:tcPr>
          <w:p w14:paraId="13E684D6"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097" w:author="Mohammad Nayeem Hasan" w:date="2025-05-07T14:56:00Z" w16du:dateUtc="2025-05-07T08:56:00Z">
              <w:tcPr>
                <w:tcW w:w="409" w:type="pct"/>
                <w:gridSpan w:val="2"/>
                <w:shd w:val="clear" w:color="auto" w:fill="auto"/>
                <w:noWrap/>
                <w:vAlign w:val="bottom"/>
                <w:hideMark/>
              </w:tcPr>
            </w:tcPrChange>
          </w:tcPr>
          <w:p w14:paraId="0D82D3BF" w14:textId="15DF7AD0"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9306.8</w:t>
            </w:r>
            <w:r>
              <w:rPr>
                <w:rFonts w:ascii="Times New Roman" w:hAnsi="Times New Roman" w:cs="Times New Roman"/>
                <w:color w:val="000000"/>
                <w:sz w:val="24"/>
                <w:szCs w:val="24"/>
              </w:rPr>
              <w:t>3</w:t>
            </w:r>
          </w:p>
        </w:tc>
        <w:tc>
          <w:tcPr>
            <w:tcW w:w="376" w:type="pct"/>
            <w:shd w:val="clear" w:color="auto" w:fill="auto"/>
            <w:noWrap/>
            <w:vAlign w:val="bottom"/>
            <w:hideMark/>
            <w:tcPrChange w:id="1098" w:author="Mohammad Nayeem Hasan" w:date="2025-05-07T14:56:00Z" w16du:dateUtc="2025-05-07T08:56:00Z">
              <w:tcPr>
                <w:tcW w:w="446" w:type="pct"/>
                <w:gridSpan w:val="2"/>
                <w:shd w:val="clear" w:color="auto" w:fill="auto"/>
                <w:noWrap/>
                <w:vAlign w:val="bottom"/>
                <w:hideMark/>
              </w:tcPr>
            </w:tcPrChange>
          </w:tcPr>
          <w:p w14:paraId="6F01FD3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099" w:author="Mohammad Nayeem Hasan" w:date="2025-05-07T14:56:00Z" w16du:dateUtc="2025-05-07T08:56:00Z">
              <w:tcPr>
                <w:tcW w:w="277" w:type="pct"/>
                <w:vAlign w:val="bottom"/>
              </w:tcPr>
            </w:tcPrChange>
          </w:tcPr>
          <w:p w14:paraId="3A5CBF23"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F57067" w:rsidRPr="0079412E" w14:paraId="4C3E9F33" w14:textId="77777777" w:rsidTr="00A81135">
        <w:trPr>
          <w:trHeight w:val="300"/>
          <w:trPrChange w:id="1100" w:author="Mohammad Nayeem Hasan" w:date="2025-05-07T14:56:00Z" w16du:dateUtc="2025-05-07T08:56:00Z">
            <w:trPr>
              <w:gridAfter w:val="0"/>
              <w:trHeight w:val="300"/>
            </w:trPr>
          </w:trPrChange>
        </w:trPr>
        <w:tc>
          <w:tcPr>
            <w:tcW w:w="863" w:type="pct"/>
            <w:shd w:val="clear" w:color="auto" w:fill="auto"/>
            <w:noWrap/>
            <w:vAlign w:val="bottom"/>
            <w:hideMark/>
            <w:tcPrChange w:id="1101" w:author="Mohammad Nayeem Hasan" w:date="2025-05-07T14:56:00Z" w16du:dateUtc="2025-05-07T08:56:00Z">
              <w:tcPr>
                <w:tcW w:w="875" w:type="pct"/>
                <w:shd w:val="clear" w:color="auto" w:fill="auto"/>
                <w:noWrap/>
                <w:vAlign w:val="bottom"/>
                <w:hideMark/>
              </w:tcPr>
            </w:tcPrChange>
          </w:tcPr>
          <w:p w14:paraId="6DFFBDE9"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Samoa</w:t>
            </w:r>
          </w:p>
        </w:tc>
        <w:tc>
          <w:tcPr>
            <w:tcW w:w="918" w:type="pct"/>
            <w:shd w:val="clear" w:color="auto" w:fill="auto"/>
            <w:noWrap/>
            <w:vAlign w:val="bottom"/>
            <w:hideMark/>
            <w:tcPrChange w:id="1102" w:author="Mohammad Nayeem Hasan" w:date="2025-05-07T14:56:00Z" w16du:dateUtc="2025-05-07T08:56:00Z">
              <w:tcPr>
                <w:tcW w:w="931" w:type="pct"/>
                <w:gridSpan w:val="2"/>
                <w:shd w:val="clear" w:color="auto" w:fill="auto"/>
                <w:noWrap/>
                <w:vAlign w:val="bottom"/>
                <w:hideMark/>
              </w:tcPr>
            </w:tcPrChange>
          </w:tcPr>
          <w:p w14:paraId="07257C9F" w14:textId="3EE6B4E9"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Western Pacifi</w:t>
            </w:r>
            <w:ins w:id="1103" w:author="Mohammad Nayeem Hasan" w:date="2025-05-07T15:52:00Z" w16du:dateUtc="2025-05-07T09:52:00Z">
              <w:r w:rsidR="00E808B2">
                <w:rPr>
                  <w:rFonts w:ascii="Times New Roman" w:hAnsi="Times New Roman" w:cs="Times New Roman"/>
                  <w:color w:val="000000"/>
                  <w:sz w:val="24"/>
                  <w:szCs w:val="24"/>
                </w:rPr>
                <w:t>c</w:t>
              </w:r>
            </w:ins>
            <w:del w:id="1104" w:author="Mohammad Nayeem Hasan" w:date="2025-05-07T15:52:00Z" w16du:dateUtc="2025-05-07T09:52:00Z">
              <w:r w:rsidRPr="0079412E" w:rsidDel="00E808B2">
                <w:rPr>
                  <w:rFonts w:ascii="Times New Roman" w:hAnsi="Times New Roman" w:cs="Times New Roman"/>
                  <w:color w:val="000000"/>
                  <w:sz w:val="24"/>
                  <w:szCs w:val="24"/>
                </w:rPr>
                <w:delText>c Region</w:delText>
              </w:r>
            </w:del>
          </w:p>
        </w:tc>
        <w:tc>
          <w:tcPr>
            <w:tcW w:w="701" w:type="pct"/>
            <w:shd w:val="clear" w:color="auto" w:fill="auto"/>
            <w:noWrap/>
            <w:vAlign w:val="bottom"/>
            <w:hideMark/>
            <w:tcPrChange w:id="1105" w:author="Mohammad Nayeem Hasan" w:date="2025-05-07T14:56:00Z" w16du:dateUtc="2025-05-07T08:56:00Z">
              <w:tcPr>
                <w:tcW w:w="711" w:type="pct"/>
                <w:gridSpan w:val="2"/>
                <w:shd w:val="clear" w:color="auto" w:fill="auto"/>
                <w:noWrap/>
                <w:vAlign w:val="bottom"/>
                <w:hideMark/>
              </w:tcPr>
            </w:tcPrChange>
          </w:tcPr>
          <w:p w14:paraId="442AA5AB" w14:textId="77777777" w:rsidR="00F57067" w:rsidRPr="0079412E" w:rsidRDefault="00F57067" w:rsidP="00F57067">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1106" w:author="Mohammad Nayeem Hasan" w:date="2025-05-07T14:56:00Z" w16du:dateUtc="2025-05-07T08:56:00Z">
              <w:tcPr>
                <w:tcW w:w="582" w:type="pct"/>
                <w:gridSpan w:val="2"/>
              </w:tcPr>
            </w:tcPrChange>
          </w:tcPr>
          <w:p w14:paraId="568E6E8C" w14:textId="57CD7DDE" w:rsidR="00F57067" w:rsidRPr="0079412E" w:rsidRDefault="00D46C2D" w:rsidP="00F57067">
            <w:pPr>
              <w:spacing w:after="0" w:line="240" w:lineRule="auto"/>
              <w:jc w:val="right"/>
              <w:rPr>
                <w:rFonts w:ascii="Times New Roman" w:hAnsi="Times New Roman" w:cs="Times New Roman"/>
                <w:color w:val="000000"/>
                <w:sz w:val="24"/>
                <w:szCs w:val="24"/>
              </w:rPr>
            </w:pPr>
            <w:ins w:id="1107"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1108" w:author="Mohammad Nayeem Hasan" w:date="2025-05-07T14:56:00Z" w16du:dateUtc="2025-05-07T08:56:00Z">
              <w:tcPr>
                <w:tcW w:w="430" w:type="pct"/>
                <w:gridSpan w:val="2"/>
                <w:shd w:val="clear" w:color="auto" w:fill="auto"/>
                <w:noWrap/>
                <w:vAlign w:val="bottom"/>
                <w:hideMark/>
              </w:tcPr>
            </w:tcPrChange>
          </w:tcPr>
          <w:p w14:paraId="33227D05" w14:textId="448C5465"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473</w:t>
            </w:r>
          </w:p>
        </w:tc>
        <w:tc>
          <w:tcPr>
            <w:tcW w:w="334" w:type="pct"/>
            <w:shd w:val="clear" w:color="auto" w:fill="auto"/>
            <w:noWrap/>
            <w:vAlign w:val="bottom"/>
            <w:hideMark/>
            <w:tcPrChange w:id="1109" w:author="Mohammad Nayeem Hasan" w:date="2025-05-07T14:56:00Z" w16du:dateUtc="2025-05-07T08:56:00Z">
              <w:tcPr>
                <w:tcW w:w="339" w:type="pct"/>
                <w:gridSpan w:val="2"/>
                <w:shd w:val="clear" w:color="auto" w:fill="auto"/>
                <w:noWrap/>
                <w:vAlign w:val="bottom"/>
                <w:hideMark/>
              </w:tcPr>
            </w:tcPrChange>
          </w:tcPr>
          <w:p w14:paraId="4D22F1DF"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110" w:author="Mohammad Nayeem Hasan" w:date="2025-05-07T14:56:00Z" w16du:dateUtc="2025-05-07T08:56:00Z">
              <w:tcPr>
                <w:tcW w:w="409" w:type="pct"/>
                <w:gridSpan w:val="2"/>
                <w:shd w:val="clear" w:color="auto" w:fill="auto"/>
                <w:noWrap/>
                <w:vAlign w:val="bottom"/>
                <w:hideMark/>
              </w:tcPr>
            </w:tcPrChange>
          </w:tcPr>
          <w:p w14:paraId="50A5D5AC" w14:textId="1C11B451"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2162.1</w:t>
            </w:r>
            <w:r>
              <w:rPr>
                <w:rFonts w:ascii="Times New Roman" w:hAnsi="Times New Roman" w:cs="Times New Roman"/>
                <w:color w:val="000000"/>
                <w:sz w:val="24"/>
                <w:szCs w:val="24"/>
              </w:rPr>
              <w:t>5</w:t>
            </w:r>
          </w:p>
        </w:tc>
        <w:tc>
          <w:tcPr>
            <w:tcW w:w="376" w:type="pct"/>
            <w:shd w:val="clear" w:color="auto" w:fill="auto"/>
            <w:noWrap/>
            <w:vAlign w:val="bottom"/>
            <w:hideMark/>
            <w:tcPrChange w:id="1111" w:author="Mohammad Nayeem Hasan" w:date="2025-05-07T14:56:00Z" w16du:dateUtc="2025-05-07T08:56:00Z">
              <w:tcPr>
                <w:tcW w:w="446" w:type="pct"/>
                <w:gridSpan w:val="2"/>
                <w:shd w:val="clear" w:color="auto" w:fill="auto"/>
                <w:noWrap/>
                <w:vAlign w:val="bottom"/>
                <w:hideMark/>
              </w:tcPr>
            </w:tcPrChange>
          </w:tcPr>
          <w:p w14:paraId="05030347"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112" w:author="Mohammad Nayeem Hasan" w:date="2025-05-07T14:56:00Z" w16du:dateUtc="2025-05-07T08:56:00Z">
              <w:tcPr>
                <w:tcW w:w="277" w:type="pct"/>
                <w:vAlign w:val="bottom"/>
              </w:tcPr>
            </w:tcPrChange>
          </w:tcPr>
          <w:p w14:paraId="5FA15B76" w14:textId="77777777" w:rsidR="00F57067" w:rsidRPr="0079412E" w:rsidRDefault="00F57067" w:rsidP="00F57067">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34BD6001" w14:textId="77777777" w:rsidTr="00A81135">
        <w:trPr>
          <w:trHeight w:val="300"/>
          <w:trPrChange w:id="1113" w:author="Mohammad Nayeem Hasan" w:date="2025-05-07T14:56:00Z" w16du:dateUtc="2025-05-07T08:56:00Z">
            <w:trPr>
              <w:gridAfter w:val="0"/>
              <w:trHeight w:val="300"/>
            </w:trPr>
          </w:trPrChange>
        </w:trPr>
        <w:tc>
          <w:tcPr>
            <w:tcW w:w="863" w:type="pct"/>
            <w:shd w:val="clear" w:color="auto" w:fill="auto"/>
            <w:noWrap/>
            <w:vAlign w:val="bottom"/>
            <w:hideMark/>
            <w:tcPrChange w:id="1114" w:author="Mohammad Nayeem Hasan" w:date="2025-05-07T14:56:00Z" w16du:dateUtc="2025-05-07T08:56:00Z">
              <w:tcPr>
                <w:tcW w:w="875" w:type="pct"/>
                <w:shd w:val="clear" w:color="auto" w:fill="auto"/>
                <w:noWrap/>
                <w:vAlign w:val="bottom"/>
                <w:hideMark/>
              </w:tcPr>
            </w:tcPrChange>
          </w:tcPr>
          <w:p w14:paraId="196E3F7F"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lastRenderedPageBreak/>
              <w:t>Sao Tome and Principe</w:t>
            </w:r>
          </w:p>
        </w:tc>
        <w:tc>
          <w:tcPr>
            <w:tcW w:w="918" w:type="pct"/>
            <w:shd w:val="clear" w:color="auto" w:fill="auto"/>
            <w:noWrap/>
            <w:vAlign w:val="bottom"/>
            <w:hideMark/>
            <w:tcPrChange w:id="1115" w:author="Mohammad Nayeem Hasan" w:date="2025-05-07T14:56:00Z" w16du:dateUtc="2025-05-07T08:56:00Z">
              <w:tcPr>
                <w:tcW w:w="931" w:type="pct"/>
                <w:gridSpan w:val="2"/>
                <w:shd w:val="clear" w:color="auto" w:fill="auto"/>
                <w:noWrap/>
                <w:vAlign w:val="bottom"/>
                <w:hideMark/>
              </w:tcPr>
            </w:tcPrChange>
          </w:tcPr>
          <w:p w14:paraId="3586A80E" w14:textId="63517D8E"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116" w:author="Mohammad Nayeem Hasan" w:date="2025-05-07T14:05:00Z" w16du:dateUtc="2025-05-07T08:05: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1117" w:author="Mohammad Nayeem Hasan" w:date="2025-05-07T14:05:00Z" w16du:dateUtc="2025-05-07T08:05:00Z">
              <w:r w:rsidRPr="0079412E" w:rsidDel="00E825A7">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1118" w:author="Mohammad Nayeem Hasan" w:date="2025-05-07T14:56:00Z" w16du:dateUtc="2025-05-07T08:56:00Z">
              <w:tcPr>
                <w:tcW w:w="711" w:type="pct"/>
                <w:gridSpan w:val="2"/>
                <w:shd w:val="clear" w:color="auto" w:fill="auto"/>
                <w:noWrap/>
                <w:vAlign w:val="bottom"/>
                <w:hideMark/>
              </w:tcPr>
            </w:tcPrChange>
          </w:tcPr>
          <w:p w14:paraId="09E9EE6A"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1119" w:author="Mohammad Nayeem Hasan" w:date="2025-05-07T14:56:00Z" w16du:dateUtc="2025-05-07T08:56:00Z">
              <w:tcPr>
                <w:tcW w:w="582" w:type="pct"/>
                <w:gridSpan w:val="2"/>
              </w:tcPr>
            </w:tcPrChange>
          </w:tcPr>
          <w:p w14:paraId="7E980D2B" w14:textId="1E071CF0" w:rsidR="00844561" w:rsidRPr="0079412E" w:rsidRDefault="00E808B2" w:rsidP="00844561">
            <w:pPr>
              <w:spacing w:after="0" w:line="240" w:lineRule="auto"/>
              <w:jc w:val="right"/>
              <w:rPr>
                <w:rFonts w:ascii="Times New Roman" w:hAnsi="Times New Roman" w:cs="Times New Roman"/>
                <w:color w:val="000000"/>
                <w:sz w:val="24"/>
                <w:szCs w:val="24"/>
              </w:rPr>
            </w:pPr>
            <w:ins w:id="1120" w:author="Mohammad Nayeem Hasan" w:date="2025-05-07T15:53:00Z" w16du:dateUtc="2025-05-07T09:5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121" w:author="Mohammad Nayeem Hasan" w:date="2025-05-07T14:56:00Z" w16du:dateUtc="2025-05-07T08:56:00Z">
              <w:tcPr>
                <w:tcW w:w="430" w:type="pct"/>
                <w:gridSpan w:val="2"/>
                <w:shd w:val="clear" w:color="auto" w:fill="auto"/>
                <w:noWrap/>
                <w:vAlign w:val="bottom"/>
                <w:hideMark/>
              </w:tcPr>
            </w:tcPrChange>
          </w:tcPr>
          <w:p w14:paraId="6E6C1D5D" w14:textId="13ECCD98"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w:t>
            </w:r>
          </w:p>
        </w:tc>
        <w:tc>
          <w:tcPr>
            <w:tcW w:w="334" w:type="pct"/>
            <w:shd w:val="clear" w:color="auto" w:fill="auto"/>
            <w:noWrap/>
            <w:vAlign w:val="bottom"/>
            <w:hideMark/>
            <w:tcPrChange w:id="1122" w:author="Mohammad Nayeem Hasan" w:date="2025-05-07T14:56:00Z" w16du:dateUtc="2025-05-07T08:56:00Z">
              <w:tcPr>
                <w:tcW w:w="339" w:type="pct"/>
                <w:gridSpan w:val="2"/>
                <w:shd w:val="clear" w:color="auto" w:fill="auto"/>
                <w:noWrap/>
                <w:vAlign w:val="bottom"/>
                <w:hideMark/>
              </w:tcPr>
            </w:tcPrChange>
          </w:tcPr>
          <w:p w14:paraId="44AF763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123" w:author="Mohammad Nayeem Hasan" w:date="2025-05-07T14:56:00Z" w16du:dateUtc="2025-05-07T08:56:00Z">
              <w:tcPr>
                <w:tcW w:w="409" w:type="pct"/>
                <w:gridSpan w:val="2"/>
                <w:shd w:val="clear" w:color="auto" w:fill="auto"/>
                <w:noWrap/>
                <w:vAlign w:val="bottom"/>
                <w:hideMark/>
              </w:tcPr>
            </w:tcPrChange>
          </w:tcPr>
          <w:p w14:paraId="1A56F885" w14:textId="674EDBC5"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143.4</w:t>
            </w:r>
            <w:r>
              <w:rPr>
                <w:rFonts w:ascii="Times New Roman" w:hAnsi="Times New Roman" w:cs="Times New Roman"/>
                <w:color w:val="000000"/>
                <w:sz w:val="24"/>
                <w:szCs w:val="24"/>
              </w:rPr>
              <w:t>3</w:t>
            </w:r>
          </w:p>
        </w:tc>
        <w:tc>
          <w:tcPr>
            <w:tcW w:w="376" w:type="pct"/>
            <w:shd w:val="clear" w:color="auto" w:fill="auto"/>
            <w:noWrap/>
            <w:vAlign w:val="bottom"/>
            <w:hideMark/>
            <w:tcPrChange w:id="1124" w:author="Mohammad Nayeem Hasan" w:date="2025-05-07T14:56:00Z" w16du:dateUtc="2025-05-07T08:56:00Z">
              <w:tcPr>
                <w:tcW w:w="446" w:type="pct"/>
                <w:gridSpan w:val="2"/>
                <w:shd w:val="clear" w:color="auto" w:fill="auto"/>
                <w:noWrap/>
                <w:vAlign w:val="bottom"/>
                <w:hideMark/>
              </w:tcPr>
            </w:tcPrChange>
          </w:tcPr>
          <w:p w14:paraId="1588C64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125" w:author="Mohammad Nayeem Hasan" w:date="2025-05-07T14:56:00Z" w16du:dateUtc="2025-05-07T08:56:00Z">
              <w:tcPr>
                <w:tcW w:w="277" w:type="pct"/>
                <w:vAlign w:val="bottom"/>
              </w:tcPr>
            </w:tcPrChange>
          </w:tcPr>
          <w:p w14:paraId="3B2C7CD2"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5F672AE0" w14:textId="77777777" w:rsidTr="00A81135">
        <w:trPr>
          <w:trHeight w:val="300"/>
          <w:trPrChange w:id="1126" w:author="Mohammad Nayeem Hasan" w:date="2025-05-07T14:56:00Z" w16du:dateUtc="2025-05-07T08:56:00Z">
            <w:trPr>
              <w:gridAfter w:val="0"/>
              <w:trHeight w:val="300"/>
            </w:trPr>
          </w:trPrChange>
        </w:trPr>
        <w:tc>
          <w:tcPr>
            <w:tcW w:w="863" w:type="pct"/>
            <w:shd w:val="clear" w:color="auto" w:fill="auto"/>
            <w:noWrap/>
            <w:vAlign w:val="bottom"/>
            <w:hideMark/>
            <w:tcPrChange w:id="1127" w:author="Mohammad Nayeem Hasan" w:date="2025-05-07T14:56:00Z" w16du:dateUtc="2025-05-07T08:56:00Z">
              <w:tcPr>
                <w:tcW w:w="875" w:type="pct"/>
                <w:shd w:val="clear" w:color="auto" w:fill="auto"/>
                <w:noWrap/>
                <w:vAlign w:val="bottom"/>
                <w:hideMark/>
              </w:tcPr>
            </w:tcPrChange>
          </w:tcPr>
          <w:p w14:paraId="6018C66D"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Saudi Arabia</w:t>
            </w:r>
          </w:p>
        </w:tc>
        <w:tc>
          <w:tcPr>
            <w:tcW w:w="918" w:type="pct"/>
            <w:shd w:val="clear" w:color="auto" w:fill="auto"/>
            <w:noWrap/>
            <w:vAlign w:val="bottom"/>
            <w:hideMark/>
            <w:tcPrChange w:id="1128" w:author="Mohammad Nayeem Hasan" w:date="2025-05-07T14:56:00Z" w16du:dateUtc="2025-05-07T08:56:00Z">
              <w:tcPr>
                <w:tcW w:w="931" w:type="pct"/>
                <w:gridSpan w:val="2"/>
                <w:shd w:val="clear" w:color="auto" w:fill="auto"/>
                <w:noWrap/>
                <w:vAlign w:val="bottom"/>
                <w:hideMark/>
              </w:tcPr>
            </w:tcPrChange>
          </w:tcPr>
          <w:p w14:paraId="3181290D" w14:textId="0D942445"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129" w:author="Mohammad Nayeem Hasan" w:date="2025-05-07T13:51:00Z" w16du:dateUtc="2025-05-07T07:51:00Z">
              <w:r w:rsidRPr="00F57067">
                <w:rPr>
                  <w:rFonts w:ascii="Times New Roman" w:hAnsi="Times New Roman" w:cs="Times New Roman"/>
                  <w:color w:val="000000"/>
                  <w:sz w:val="24"/>
                  <w:szCs w:val="24"/>
                </w:rPr>
                <w:t>Eastern Mediterranean</w:t>
              </w:r>
            </w:ins>
            <w:del w:id="1130" w:author="Mohammad Nayeem Hasan" w:date="2025-05-07T13:51:00Z" w16du:dateUtc="2025-05-07T07:51:00Z">
              <w:r w:rsidRPr="0079412E" w:rsidDel="00F57067">
                <w:rPr>
                  <w:rFonts w:ascii="Times New Roman" w:hAnsi="Times New Roman" w:cs="Times New Roman"/>
                  <w:color w:val="000000"/>
                  <w:sz w:val="24"/>
                  <w:szCs w:val="24"/>
                </w:rPr>
                <w:delText>Eastern Mediterranean Region</w:delText>
              </w:r>
            </w:del>
          </w:p>
        </w:tc>
        <w:tc>
          <w:tcPr>
            <w:tcW w:w="701" w:type="pct"/>
            <w:shd w:val="clear" w:color="auto" w:fill="auto"/>
            <w:noWrap/>
            <w:vAlign w:val="bottom"/>
            <w:hideMark/>
            <w:tcPrChange w:id="1131" w:author="Mohammad Nayeem Hasan" w:date="2025-05-07T14:56:00Z" w16du:dateUtc="2025-05-07T08:56:00Z">
              <w:tcPr>
                <w:tcW w:w="711" w:type="pct"/>
                <w:gridSpan w:val="2"/>
                <w:shd w:val="clear" w:color="auto" w:fill="auto"/>
                <w:noWrap/>
                <w:vAlign w:val="bottom"/>
                <w:hideMark/>
              </w:tcPr>
            </w:tcPrChange>
          </w:tcPr>
          <w:p w14:paraId="4310AF50"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1132" w:author="Mohammad Nayeem Hasan" w:date="2025-05-07T14:56:00Z" w16du:dateUtc="2025-05-07T08:56:00Z">
              <w:tcPr>
                <w:tcW w:w="582" w:type="pct"/>
                <w:gridSpan w:val="2"/>
              </w:tcPr>
            </w:tcPrChange>
          </w:tcPr>
          <w:p w14:paraId="46D9BE42" w14:textId="5C07BA9A" w:rsidR="00844561" w:rsidRPr="0079412E" w:rsidRDefault="00E808B2" w:rsidP="00844561">
            <w:pPr>
              <w:spacing w:after="0" w:line="240" w:lineRule="auto"/>
              <w:jc w:val="right"/>
              <w:rPr>
                <w:rFonts w:ascii="Times New Roman" w:hAnsi="Times New Roman" w:cs="Times New Roman"/>
                <w:color w:val="000000"/>
                <w:sz w:val="24"/>
                <w:szCs w:val="24"/>
              </w:rPr>
            </w:pPr>
            <w:ins w:id="1133" w:author="Mohammad Nayeem Hasan" w:date="2025-05-07T15:53:00Z" w16du:dateUtc="2025-05-07T09:5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134" w:author="Mohammad Nayeem Hasan" w:date="2025-05-07T14:56:00Z" w16du:dateUtc="2025-05-07T08:56:00Z">
              <w:tcPr>
                <w:tcW w:w="430" w:type="pct"/>
                <w:gridSpan w:val="2"/>
                <w:shd w:val="clear" w:color="auto" w:fill="auto"/>
                <w:noWrap/>
                <w:vAlign w:val="bottom"/>
                <w:hideMark/>
              </w:tcPr>
            </w:tcPrChange>
          </w:tcPr>
          <w:p w14:paraId="722276DD" w14:textId="1A9E52C3"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8193</w:t>
            </w:r>
          </w:p>
        </w:tc>
        <w:tc>
          <w:tcPr>
            <w:tcW w:w="334" w:type="pct"/>
            <w:shd w:val="clear" w:color="auto" w:fill="auto"/>
            <w:noWrap/>
            <w:vAlign w:val="bottom"/>
            <w:hideMark/>
            <w:tcPrChange w:id="1135" w:author="Mohammad Nayeem Hasan" w:date="2025-05-07T14:56:00Z" w16du:dateUtc="2025-05-07T08:56:00Z">
              <w:tcPr>
                <w:tcW w:w="339" w:type="pct"/>
                <w:gridSpan w:val="2"/>
                <w:shd w:val="clear" w:color="auto" w:fill="auto"/>
                <w:noWrap/>
                <w:vAlign w:val="bottom"/>
                <w:hideMark/>
              </w:tcPr>
            </w:tcPrChange>
          </w:tcPr>
          <w:p w14:paraId="2F36DE3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136" w:author="Mohammad Nayeem Hasan" w:date="2025-05-07T14:56:00Z" w16du:dateUtc="2025-05-07T08:56:00Z">
              <w:tcPr>
                <w:tcW w:w="409" w:type="pct"/>
                <w:gridSpan w:val="2"/>
                <w:shd w:val="clear" w:color="auto" w:fill="auto"/>
                <w:noWrap/>
                <w:vAlign w:val="bottom"/>
                <w:hideMark/>
              </w:tcPr>
            </w:tcPrChange>
          </w:tcPr>
          <w:p w14:paraId="66F7CD67" w14:textId="60F1404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227.</w:t>
            </w:r>
            <w:r>
              <w:rPr>
                <w:rFonts w:ascii="Times New Roman" w:hAnsi="Times New Roman" w:cs="Times New Roman"/>
                <w:color w:val="000000"/>
                <w:sz w:val="24"/>
                <w:szCs w:val="24"/>
              </w:rPr>
              <w:t>90</w:t>
            </w:r>
          </w:p>
        </w:tc>
        <w:tc>
          <w:tcPr>
            <w:tcW w:w="376" w:type="pct"/>
            <w:shd w:val="clear" w:color="auto" w:fill="auto"/>
            <w:noWrap/>
            <w:vAlign w:val="bottom"/>
            <w:hideMark/>
            <w:tcPrChange w:id="1137" w:author="Mohammad Nayeem Hasan" w:date="2025-05-07T14:56:00Z" w16du:dateUtc="2025-05-07T08:56:00Z">
              <w:tcPr>
                <w:tcW w:w="446" w:type="pct"/>
                <w:gridSpan w:val="2"/>
                <w:shd w:val="clear" w:color="auto" w:fill="auto"/>
                <w:noWrap/>
                <w:vAlign w:val="bottom"/>
                <w:hideMark/>
              </w:tcPr>
            </w:tcPrChange>
          </w:tcPr>
          <w:p w14:paraId="4B8FD810"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138" w:author="Mohammad Nayeem Hasan" w:date="2025-05-07T14:56:00Z" w16du:dateUtc="2025-05-07T08:56:00Z">
              <w:tcPr>
                <w:tcW w:w="277" w:type="pct"/>
                <w:vAlign w:val="bottom"/>
              </w:tcPr>
            </w:tcPrChange>
          </w:tcPr>
          <w:p w14:paraId="6860AA03"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64D88FF1" w14:textId="77777777" w:rsidTr="00A81135">
        <w:trPr>
          <w:trHeight w:val="300"/>
          <w:trPrChange w:id="1139" w:author="Mohammad Nayeem Hasan" w:date="2025-05-07T14:56:00Z" w16du:dateUtc="2025-05-07T08:56:00Z">
            <w:trPr>
              <w:gridAfter w:val="0"/>
              <w:trHeight w:val="300"/>
            </w:trPr>
          </w:trPrChange>
        </w:trPr>
        <w:tc>
          <w:tcPr>
            <w:tcW w:w="863" w:type="pct"/>
            <w:shd w:val="clear" w:color="auto" w:fill="auto"/>
            <w:noWrap/>
            <w:vAlign w:val="bottom"/>
            <w:hideMark/>
            <w:tcPrChange w:id="1140" w:author="Mohammad Nayeem Hasan" w:date="2025-05-07T14:56:00Z" w16du:dateUtc="2025-05-07T08:56:00Z">
              <w:tcPr>
                <w:tcW w:w="875" w:type="pct"/>
                <w:shd w:val="clear" w:color="auto" w:fill="auto"/>
                <w:noWrap/>
                <w:vAlign w:val="bottom"/>
                <w:hideMark/>
              </w:tcPr>
            </w:tcPrChange>
          </w:tcPr>
          <w:p w14:paraId="13E4C1E6"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Senegal</w:t>
            </w:r>
          </w:p>
        </w:tc>
        <w:tc>
          <w:tcPr>
            <w:tcW w:w="918" w:type="pct"/>
            <w:shd w:val="clear" w:color="auto" w:fill="auto"/>
            <w:noWrap/>
            <w:vAlign w:val="bottom"/>
            <w:hideMark/>
            <w:tcPrChange w:id="1141" w:author="Mohammad Nayeem Hasan" w:date="2025-05-07T14:56:00Z" w16du:dateUtc="2025-05-07T08:56:00Z">
              <w:tcPr>
                <w:tcW w:w="931" w:type="pct"/>
                <w:gridSpan w:val="2"/>
                <w:shd w:val="clear" w:color="auto" w:fill="auto"/>
                <w:noWrap/>
                <w:vAlign w:val="bottom"/>
                <w:hideMark/>
              </w:tcPr>
            </w:tcPrChange>
          </w:tcPr>
          <w:p w14:paraId="49EF44F5" w14:textId="706944D2"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142" w:author="Mohammad Nayeem Hasan" w:date="2025-05-07T14:05:00Z" w16du:dateUtc="2025-05-07T08:05: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1143" w:author="Mohammad Nayeem Hasan" w:date="2025-05-07T14:05:00Z" w16du:dateUtc="2025-05-07T08:05:00Z">
              <w:r w:rsidRPr="0079412E" w:rsidDel="00872CB6">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1144" w:author="Mohammad Nayeem Hasan" w:date="2025-05-07T14:56:00Z" w16du:dateUtc="2025-05-07T08:56:00Z">
              <w:tcPr>
                <w:tcW w:w="711" w:type="pct"/>
                <w:gridSpan w:val="2"/>
                <w:shd w:val="clear" w:color="auto" w:fill="auto"/>
                <w:noWrap/>
                <w:vAlign w:val="bottom"/>
                <w:hideMark/>
              </w:tcPr>
            </w:tcPrChange>
          </w:tcPr>
          <w:p w14:paraId="7B3551E1"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1145" w:author="Mohammad Nayeem Hasan" w:date="2025-05-07T14:56:00Z" w16du:dateUtc="2025-05-07T08:56:00Z">
              <w:tcPr>
                <w:tcW w:w="582" w:type="pct"/>
                <w:gridSpan w:val="2"/>
              </w:tcPr>
            </w:tcPrChange>
          </w:tcPr>
          <w:p w14:paraId="59A5EB17" w14:textId="75D63F8A" w:rsidR="00844561" w:rsidRPr="0079412E" w:rsidRDefault="00E808B2" w:rsidP="00844561">
            <w:pPr>
              <w:spacing w:after="0" w:line="240" w:lineRule="auto"/>
              <w:jc w:val="right"/>
              <w:rPr>
                <w:rFonts w:ascii="Times New Roman" w:hAnsi="Times New Roman" w:cs="Times New Roman"/>
                <w:color w:val="000000"/>
                <w:sz w:val="24"/>
                <w:szCs w:val="24"/>
              </w:rPr>
            </w:pPr>
            <w:ins w:id="1146" w:author="Mohammad Nayeem Hasan" w:date="2025-05-07T15:53:00Z" w16du:dateUtc="2025-05-07T09:5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147" w:author="Mohammad Nayeem Hasan" w:date="2025-05-07T14:56:00Z" w16du:dateUtc="2025-05-07T08:56:00Z">
              <w:tcPr>
                <w:tcW w:w="430" w:type="pct"/>
                <w:gridSpan w:val="2"/>
                <w:shd w:val="clear" w:color="auto" w:fill="auto"/>
                <w:noWrap/>
                <w:vAlign w:val="bottom"/>
                <w:hideMark/>
              </w:tcPr>
            </w:tcPrChange>
          </w:tcPr>
          <w:p w14:paraId="47930DA3" w14:textId="3D3948AD"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1208</w:t>
            </w:r>
          </w:p>
        </w:tc>
        <w:tc>
          <w:tcPr>
            <w:tcW w:w="334" w:type="pct"/>
            <w:shd w:val="clear" w:color="auto" w:fill="auto"/>
            <w:noWrap/>
            <w:vAlign w:val="bottom"/>
            <w:hideMark/>
            <w:tcPrChange w:id="1148" w:author="Mohammad Nayeem Hasan" w:date="2025-05-07T14:56:00Z" w16du:dateUtc="2025-05-07T08:56:00Z">
              <w:tcPr>
                <w:tcW w:w="339" w:type="pct"/>
                <w:gridSpan w:val="2"/>
                <w:shd w:val="clear" w:color="auto" w:fill="auto"/>
                <w:noWrap/>
                <w:vAlign w:val="bottom"/>
                <w:hideMark/>
              </w:tcPr>
            </w:tcPrChange>
          </w:tcPr>
          <w:p w14:paraId="6F7F0B71"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9</w:t>
            </w:r>
          </w:p>
        </w:tc>
        <w:tc>
          <w:tcPr>
            <w:tcW w:w="466" w:type="pct"/>
            <w:shd w:val="clear" w:color="auto" w:fill="auto"/>
            <w:noWrap/>
            <w:vAlign w:val="bottom"/>
            <w:hideMark/>
            <w:tcPrChange w:id="1149" w:author="Mohammad Nayeem Hasan" w:date="2025-05-07T14:56:00Z" w16du:dateUtc="2025-05-07T08:56:00Z">
              <w:tcPr>
                <w:tcW w:w="409" w:type="pct"/>
                <w:gridSpan w:val="2"/>
                <w:shd w:val="clear" w:color="auto" w:fill="auto"/>
                <w:noWrap/>
                <w:vAlign w:val="bottom"/>
                <w:hideMark/>
              </w:tcPr>
            </w:tcPrChange>
          </w:tcPr>
          <w:p w14:paraId="77E6D719" w14:textId="11DEB3BC"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71.5</w:t>
            </w:r>
            <w:r>
              <w:rPr>
                <w:rFonts w:ascii="Times New Roman" w:hAnsi="Times New Roman" w:cs="Times New Roman"/>
                <w:color w:val="000000"/>
                <w:sz w:val="24"/>
                <w:szCs w:val="24"/>
              </w:rPr>
              <w:t>8</w:t>
            </w:r>
          </w:p>
        </w:tc>
        <w:tc>
          <w:tcPr>
            <w:tcW w:w="376" w:type="pct"/>
            <w:shd w:val="clear" w:color="auto" w:fill="auto"/>
            <w:noWrap/>
            <w:vAlign w:val="bottom"/>
            <w:hideMark/>
            <w:tcPrChange w:id="1150" w:author="Mohammad Nayeem Hasan" w:date="2025-05-07T14:56:00Z" w16du:dateUtc="2025-05-07T08:56:00Z">
              <w:tcPr>
                <w:tcW w:w="446" w:type="pct"/>
                <w:gridSpan w:val="2"/>
                <w:shd w:val="clear" w:color="auto" w:fill="auto"/>
                <w:noWrap/>
                <w:vAlign w:val="bottom"/>
                <w:hideMark/>
              </w:tcPr>
            </w:tcPrChange>
          </w:tcPr>
          <w:p w14:paraId="6DD6CD65" w14:textId="7FF9D3BE"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0.53</w:t>
            </w:r>
          </w:p>
        </w:tc>
        <w:tc>
          <w:tcPr>
            <w:tcW w:w="343" w:type="pct"/>
            <w:vAlign w:val="bottom"/>
            <w:tcPrChange w:id="1151" w:author="Mohammad Nayeem Hasan" w:date="2025-05-07T14:56:00Z" w16du:dateUtc="2025-05-07T08:56:00Z">
              <w:tcPr>
                <w:tcW w:w="277" w:type="pct"/>
                <w:vAlign w:val="bottom"/>
              </w:tcPr>
            </w:tcPrChange>
          </w:tcPr>
          <w:p w14:paraId="64928A82"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0.75</w:t>
            </w:r>
          </w:p>
        </w:tc>
      </w:tr>
      <w:tr w:rsidR="00844561" w:rsidRPr="0079412E" w14:paraId="19EFE3F8" w14:textId="77777777" w:rsidTr="00A81135">
        <w:trPr>
          <w:trHeight w:val="300"/>
          <w:trPrChange w:id="1152" w:author="Mohammad Nayeem Hasan" w:date="2025-05-07T14:56:00Z" w16du:dateUtc="2025-05-07T08:56:00Z">
            <w:trPr>
              <w:gridAfter w:val="0"/>
              <w:trHeight w:val="300"/>
            </w:trPr>
          </w:trPrChange>
        </w:trPr>
        <w:tc>
          <w:tcPr>
            <w:tcW w:w="863" w:type="pct"/>
            <w:shd w:val="clear" w:color="auto" w:fill="auto"/>
            <w:noWrap/>
            <w:vAlign w:val="bottom"/>
            <w:hideMark/>
            <w:tcPrChange w:id="1153" w:author="Mohammad Nayeem Hasan" w:date="2025-05-07T14:56:00Z" w16du:dateUtc="2025-05-07T08:56:00Z">
              <w:tcPr>
                <w:tcW w:w="875" w:type="pct"/>
                <w:shd w:val="clear" w:color="auto" w:fill="auto"/>
                <w:noWrap/>
                <w:vAlign w:val="bottom"/>
                <w:hideMark/>
              </w:tcPr>
            </w:tcPrChange>
          </w:tcPr>
          <w:p w14:paraId="6316EDE9"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Seychelles</w:t>
            </w:r>
          </w:p>
        </w:tc>
        <w:tc>
          <w:tcPr>
            <w:tcW w:w="918" w:type="pct"/>
            <w:shd w:val="clear" w:color="auto" w:fill="auto"/>
            <w:noWrap/>
            <w:vAlign w:val="bottom"/>
            <w:hideMark/>
            <w:tcPrChange w:id="1154" w:author="Mohammad Nayeem Hasan" w:date="2025-05-07T14:56:00Z" w16du:dateUtc="2025-05-07T08:56:00Z">
              <w:tcPr>
                <w:tcW w:w="931" w:type="pct"/>
                <w:gridSpan w:val="2"/>
                <w:shd w:val="clear" w:color="auto" w:fill="auto"/>
                <w:noWrap/>
                <w:vAlign w:val="bottom"/>
                <w:hideMark/>
              </w:tcPr>
            </w:tcPrChange>
          </w:tcPr>
          <w:p w14:paraId="01B1E9ED" w14:textId="4A422BE6"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155" w:author="Mohammad Nayeem Hasan" w:date="2025-05-07T14:05:00Z" w16du:dateUtc="2025-05-07T08:05: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1156" w:author="Mohammad Nayeem Hasan" w:date="2025-05-07T14:05:00Z" w16du:dateUtc="2025-05-07T08:05:00Z">
              <w:r w:rsidRPr="0079412E" w:rsidDel="00872CB6">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1157" w:author="Mohammad Nayeem Hasan" w:date="2025-05-07T14:56:00Z" w16du:dateUtc="2025-05-07T08:56:00Z">
              <w:tcPr>
                <w:tcW w:w="711" w:type="pct"/>
                <w:gridSpan w:val="2"/>
                <w:shd w:val="clear" w:color="auto" w:fill="auto"/>
                <w:noWrap/>
                <w:vAlign w:val="bottom"/>
                <w:hideMark/>
              </w:tcPr>
            </w:tcPrChange>
          </w:tcPr>
          <w:p w14:paraId="2167DA41"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1158" w:author="Mohammad Nayeem Hasan" w:date="2025-05-07T14:56:00Z" w16du:dateUtc="2025-05-07T08:56:00Z">
              <w:tcPr>
                <w:tcW w:w="582" w:type="pct"/>
                <w:gridSpan w:val="2"/>
              </w:tcPr>
            </w:tcPrChange>
          </w:tcPr>
          <w:p w14:paraId="03AC9AAD" w14:textId="2DF95C99" w:rsidR="00844561" w:rsidRPr="0079412E" w:rsidRDefault="00D46C2D" w:rsidP="00844561">
            <w:pPr>
              <w:spacing w:after="0" w:line="240" w:lineRule="auto"/>
              <w:jc w:val="right"/>
              <w:rPr>
                <w:rFonts w:ascii="Times New Roman" w:hAnsi="Times New Roman" w:cs="Times New Roman"/>
                <w:color w:val="000000"/>
                <w:sz w:val="24"/>
                <w:szCs w:val="24"/>
              </w:rPr>
            </w:pPr>
            <w:ins w:id="1159"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1160" w:author="Mohammad Nayeem Hasan" w:date="2025-05-07T14:56:00Z" w16du:dateUtc="2025-05-07T08:56:00Z">
              <w:tcPr>
                <w:tcW w:w="430" w:type="pct"/>
                <w:gridSpan w:val="2"/>
                <w:shd w:val="clear" w:color="auto" w:fill="auto"/>
                <w:noWrap/>
                <w:vAlign w:val="bottom"/>
                <w:hideMark/>
              </w:tcPr>
            </w:tcPrChange>
          </w:tcPr>
          <w:p w14:paraId="282CA916" w14:textId="15A55B4F"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2583</w:t>
            </w:r>
          </w:p>
        </w:tc>
        <w:tc>
          <w:tcPr>
            <w:tcW w:w="334" w:type="pct"/>
            <w:shd w:val="clear" w:color="auto" w:fill="auto"/>
            <w:noWrap/>
            <w:vAlign w:val="bottom"/>
            <w:hideMark/>
            <w:tcPrChange w:id="1161" w:author="Mohammad Nayeem Hasan" w:date="2025-05-07T14:56:00Z" w16du:dateUtc="2025-05-07T08:56:00Z">
              <w:tcPr>
                <w:tcW w:w="339" w:type="pct"/>
                <w:gridSpan w:val="2"/>
                <w:shd w:val="clear" w:color="auto" w:fill="auto"/>
                <w:noWrap/>
                <w:vAlign w:val="bottom"/>
                <w:hideMark/>
              </w:tcPr>
            </w:tcPrChange>
          </w:tcPr>
          <w:p w14:paraId="545F87A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162" w:author="Mohammad Nayeem Hasan" w:date="2025-05-07T14:56:00Z" w16du:dateUtc="2025-05-07T08:56:00Z">
              <w:tcPr>
                <w:tcW w:w="409" w:type="pct"/>
                <w:gridSpan w:val="2"/>
                <w:shd w:val="clear" w:color="auto" w:fill="auto"/>
                <w:noWrap/>
                <w:vAlign w:val="bottom"/>
                <w:hideMark/>
              </w:tcPr>
            </w:tcPrChange>
          </w:tcPr>
          <w:p w14:paraId="6FE5247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24260.13</w:t>
            </w:r>
          </w:p>
        </w:tc>
        <w:tc>
          <w:tcPr>
            <w:tcW w:w="376" w:type="pct"/>
            <w:shd w:val="clear" w:color="auto" w:fill="auto"/>
            <w:noWrap/>
            <w:vAlign w:val="bottom"/>
            <w:hideMark/>
            <w:tcPrChange w:id="1163" w:author="Mohammad Nayeem Hasan" w:date="2025-05-07T14:56:00Z" w16du:dateUtc="2025-05-07T08:56:00Z">
              <w:tcPr>
                <w:tcW w:w="446" w:type="pct"/>
                <w:gridSpan w:val="2"/>
                <w:shd w:val="clear" w:color="auto" w:fill="auto"/>
                <w:noWrap/>
                <w:vAlign w:val="bottom"/>
                <w:hideMark/>
              </w:tcPr>
            </w:tcPrChange>
          </w:tcPr>
          <w:p w14:paraId="44B56FB4"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164" w:author="Mohammad Nayeem Hasan" w:date="2025-05-07T14:56:00Z" w16du:dateUtc="2025-05-07T08:56:00Z">
              <w:tcPr>
                <w:tcW w:w="277" w:type="pct"/>
                <w:vAlign w:val="bottom"/>
              </w:tcPr>
            </w:tcPrChange>
          </w:tcPr>
          <w:p w14:paraId="7F8B3151"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7FBD8ABD" w14:textId="77777777" w:rsidTr="00A81135">
        <w:trPr>
          <w:trHeight w:val="300"/>
          <w:trPrChange w:id="1165" w:author="Mohammad Nayeem Hasan" w:date="2025-05-07T14:56:00Z" w16du:dateUtc="2025-05-07T08:56:00Z">
            <w:trPr>
              <w:gridAfter w:val="0"/>
              <w:trHeight w:val="300"/>
            </w:trPr>
          </w:trPrChange>
        </w:trPr>
        <w:tc>
          <w:tcPr>
            <w:tcW w:w="863" w:type="pct"/>
            <w:shd w:val="clear" w:color="auto" w:fill="auto"/>
            <w:noWrap/>
            <w:vAlign w:val="bottom"/>
            <w:hideMark/>
            <w:tcPrChange w:id="1166" w:author="Mohammad Nayeem Hasan" w:date="2025-05-07T14:56:00Z" w16du:dateUtc="2025-05-07T08:56:00Z">
              <w:tcPr>
                <w:tcW w:w="875" w:type="pct"/>
                <w:shd w:val="clear" w:color="auto" w:fill="auto"/>
                <w:noWrap/>
                <w:vAlign w:val="bottom"/>
                <w:hideMark/>
              </w:tcPr>
            </w:tcPrChange>
          </w:tcPr>
          <w:p w14:paraId="2309582B"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Sierra Leone</w:t>
            </w:r>
          </w:p>
        </w:tc>
        <w:tc>
          <w:tcPr>
            <w:tcW w:w="918" w:type="pct"/>
            <w:shd w:val="clear" w:color="auto" w:fill="auto"/>
            <w:noWrap/>
            <w:vAlign w:val="bottom"/>
            <w:hideMark/>
            <w:tcPrChange w:id="1167" w:author="Mohammad Nayeem Hasan" w:date="2025-05-07T14:56:00Z" w16du:dateUtc="2025-05-07T08:56:00Z">
              <w:tcPr>
                <w:tcW w:w="931" w:type="pct"/>
                <w:gridSpan w:val="2"/>
                <w:shd w:val="clear" w:color="auto" w:fill="auto"/>
                <w:noWrap/>
                <w:vAlign w:val="bottom"/>
                <w:hideMark/>
              </w:tcPr>
            </w:tcPrChange>
          </w:tcPr>
          <w:p w14:paraId="38883081" w14:textId="3EF3B9A1"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168" w:author="Mohammad Nayeem Hasan" w:date="2025-05-07T14:05:00Z" w16du:dateUtc="2025-05-07T08:05:00Z">
              <w:r w:rsidRPr="0079412E">
                <w:rPr>
                  <w:rFonts w:ascii="Times New Roman" w:hAnsi="Times New Roman" w:cs="Times New Roman"/>
                  <w:color w:val="000000"/>
                  <w:sz w:val="24"/>
                  <w:szCs w:val="24"/>
                </w:rPr>
                <w:t>Africa</w:t>
              </w:r>
              <w:r>
                <w:rPr>
                  <w:rFonts w:ascii="Times New Roman" w:hAnsi="Times New Roman" w:cs="Times New Roman"/>
                  <w:color w:val="000000"/>
                  <w:sz w:val="24"/>
                  <w:szCs w:val="24"/>
                </w:rPr>
                <w:t xml:space="preserve"> </w:t>
              </w:r>
            </w:ins>
            <w:del w:id="1169" w:author="Mohammad Nayeem Hasan" w:date="2025-05-07T14:05:00Z" w16du:dateUtc="2025-05-07T08:05:00Z">
              <w:r w:rsidRPr="0079412E" w:rsidDel="00872CB6">
                <w:rPr>
                  <w:rFonts w:ascii="Times New Roman" w:hAnsi="Times New Roman" w:cs="Times New Roman"/>
                  <w:color w:val="000000"/>
                  <w:sz w:val="24"/>
                  <w:szCs w:val="24"/>
                </w:rPr>
                <w:delText>African Region</w:delText>
              </w:r>
            </w:del>
          </w:p>
        </w:tc>
        <w:tc>
          <w:tcPr>
            <w:tcW w:w="701" w:type="pct"/>
            <w:shd w:val="clear" w:color="auto" w:fill="auto"/>
            <w:noWrap/>
            <w:vAlign w:val="bottom"/>
            <w:hideMark/>
            <w:tcPrChange w:id="1170" w:author="Mohammad Nayeem Hasan" w:date="2025-05-07T14:56:00Z" w16du:dateUtc="2025-05-07T08:56:00Z">
              <w:tcPr>
                <w:tcW w:w="711" w:type="pct"/>
                <w:gridSpan w:val="2"/>
                <w:shd w:val="clear" w:color="auto" w:fill="auto"/>
                <w:noWrap/>
                <w:vAlign w:val="bottom"/>
                <w:hideMark/>
              </w:tcPr>
            </w:tcPrChange>
          </w:tcPr>
          <w:p w14:paraId="5BB99842"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Africa</w:t>
            </w:r>
          </w:p>
        </w:tc>
        <w:tc>
          <w:tcPr>
            <w:tcW w:w="574" w:type="pct"/>
            <w:tcPrChange w:id="1171" w:author="Mohammad Nayeem Hasan" w:date="2025-05-07T14:56:00Z" w16du:dateUtc="2025-05-07T08:56:00Z">
              <w:tcPr>
                <w:tcW w:w="582" w:type="pct"/>
                <w:gridSpan w:val="2"/>
              </w:tcPr>
            </w:tcPrChange>
          </w:tcPr>
          <w:p w14:paraId="0A8F4AD2" w14:textId="344995A6" w:rsidR="00844561" w:rsidRPr="0079412E" w:rsidRDefault="00E808B2" w:rsidP="00844561">
            <w:pPr>
              <w:spacing w:after="0" w:line="240" w:lineRule="auto"/>
              <w:jc w:val="right"/>
              <w:rPr>
                <w:rFonts w:ascii="Times New Roman" w:hAnsi="Times New Roman" w:cs="Times New Roman"/>
                <w:color w:val="000000"/>
                <w:sz w:val="24"/>
                <w:szCs w:val="24"/>
              </w:rPr>
            </w:pPr>
            <w:ins w:id="1172" w:author="Mohammad Nayeem Hasan" w:date="2025-05-07T15:53:00Z" w16du:dateUtc="2025-05-07T09:5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173" w:author="Mohammad Nayeem Hasan" w:date="2025-05-07T14:56:00Z" w16du:dateUtc="2025-05-07T08:56:00Z">
              <w:tcPr>
                <w:tcW w:w="430" w:type="pct"/>
                <w:gridSpan w:val="2"/>
                <w:shd w:val="clear" w:color="auto" w:fill="auto"/>
                <w:noWrap/>
                <w:vAlign w:val="bottom"/>
                <w:hideMark/>
              </w:tcPr>
            </w:tcPrChange>
          </w:tcPr>
          <w:p w14:paraId="7A12FC2E" w14:textId="5E44A588"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w:t>
            </w:r>
          </w:p>
        </w:tc>
        <w:tc>
          <w:tcPr>
            <w:tcW w:w="334" w:type="pct"/>
            <w:shd w:val="clear" w:color="auto" w:fill="auto"/>
            <w:noWrap/>
            <w:vAlign w:val="bottom"/>
            <w:hideMark/>
            <w:tcPrChange w:id="1174" w:author="Mohammad Nayeem Hasan" w:date="2025-05-07T14:56:00Z" w16du:dateUtc="2025-05-07T08:56:00Z">
              <w:tcPr>
                <w:tcW w:w="339" w:type="pct"/>
                <w:gridSpan w:val="2"/>
                <w:shd w:val="clear" w:color="auto" w:fill="auto"/>
                <w:noWrap/>
                <w:vAlign w:val="bottom"/>
                <w:hideMark/>
              </w:tcPr>
            </w:tcPrChange>
          </w:tcPr>
          <w:p w14:paraId="4561799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175" w:author="Mohammad Nayeem Hasan" w:date="2025-05-07T14:56:00Z" w16du:dateUtc="2025-05-07T08:56:00Z">
              <w:tcPr>
                <w:tcW w:w="409" w:type="pct"/>
                <w:gridSpan w:val="2"/>
                <w:shd w:val="clear" w:color="auto" w:fill="auto"/>
                <w:noWrap/>
                <w:vAlign w:val="bottom"/>
                <w:hideMark/>
              </w:tcPr>
            </w:tcPrChange>
          </w:tcPr>
          <w:p w14:paraId="478303C1" w14:textId="36A0F086"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0.1</w:t>
            </w:r>
            <w:r>
              <w:rPr>
                <w:rFonts w:ascii="Times New Roman" w:hAnsi="Times New Roman" w:cs="Times New Roman"/>
                <w:color w:val="000000"/>
                <w:sz w:val="24"/>
                <w:szCs w:val="24"/>
              </w:rPr>
              <w:t>2</w:t>
            </w:r>
          </w:p>
        </w:tc>
        <w:tc>
          <w:tcPr>
            <w:tcW w:w="376" w:type="pct"/>
            <w:shd w:val="clear" w:color="auto" w:fill="auto"/>
            <w:noWrap/>
            <w:vAlign w:val="bottom"/>
            <w:hideMark/>
            <w:tcPrChange w:id="1176" w:author="Mohammad Nayeem Hasan" w:date="2025-05-07T14:56:00Z" w16du:dateUtc="2025-05-07T08:56:00Z">
              <w:tcPr>
                <w:tcW w:w="446" w:type="pct"/>
                <w:gridSpan w:val="2"/>
                <w:shd w:val="clear" w:color="auto" w:fill="auto"/>
                <w:noWrap/>
                <w:vAlign w:val="bottom"/>
                <w:hideMark/>
              </w:tcPr>
            </w:tcPrChange>
          </w:tcPr>
          <w:p w14:paraId="0833D1C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177" w:author="Mohammad Nayeem Hasan" w:date="2025-05-07T14:56:00Z" w16du:dateUtc="2025-05-07T08:56:00Z">
              <w:tcPr>
                <w:tcW w:w="277" w:type="pct"/>
                <w:vAlign w:val="bottom"/>
              </w:tcPr>
            </w:tcPrChange>
          </w:tcPr>
          <w:p w14:paraId="47040195"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6252B757" w14:textId="77777777" w:rsidTr="00A81135">
        <w:trPr>
          <w:trHeight w:val="300"/>
          <w:trPrChange w:id="1178" w:author="Mohammad Nayeem Hasan" w:date="2025-05-07T14:56:00Z" w16du:dateUtc="2025-05-07T08:56:00Z">
            <w:trPr>
              <w:gridAfter w:val="0"/>
              <w:trHeight w:val="300"/>
            </w:trPr>
          </w:trPrChange>
        </w:trPr>
        <w:tc>
          <w:tcPr>
            <w:tcW w:w="863" w:type="pct"/>
            <w:shd w:val="clear" w:color="auto" w:fill="auto"/>
            <w:noWrap/>
            <w:vAlign w:val="bottom"/>
            <w:hideMark/>
            <w:tcPrChange w:id="1179" w:author="Mohammad Nayeem Hasan" w:date="2025-05-07T14:56:00Z" w16du:dateUtc="2025-05-07T08:56:00Z">
              <w:tcPr>
                <w:tcW w:w="875" w:type="pct"/>
                <w:shd w:val="clear" w:color="auto" w:fill="auto"/>
                <w:noWrap/>
                <w:vAlign w:val="bottom"/>
                <w:hideMark/>
              </w:tcPr>
            </w:tcPrChange>
          </w:tcPr>
          <w:p w14:paraId="25807E28"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Singapore</w:t>
            </w:r>
          </w:p>
        </w:tc>
        <w:tc>
          <w:tcPr>
            <w:tcW w:w="918" w:type="pct"/>
            <w:shd w:val="clear" w:color="auto" w:fill="auto"/>
            <w:noWrap/>
            <w:vAlign w:val="bottom"/>
            <w:hideMark/>
            <w:tcPrChange w:id="1180" w:author="Mohammad Nayeem Hasan" w:date="2025-05-07T14:56:00Z" w16du:dateUtc="2025-05-07T08:56:00Z">
              <w:tcPr>
                <w:tcW w:w="931" w:type="pct"/>
                <w:gridSpan w:val="2"/>
                <w:shd w:val="clear" w:color="auto" w:fill="auto"/>
                <w:noWrap/>
                <w:vAlign w:val="bottom"/>
                <w:hideMark/>
              </w:tcPr>
            </w:tcPrChange>
          </w:tcPr>
          <w:p w14:paraId="4D7483FF" w14:textId="5F1A82DF"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181" w:author="Mohammad Nayeem Hasan" w:date="2025-05-07T14:11:00Z" w16du:dateUtc="2025-05-07T08:11:00Z">
              <w:r w:rsidRPr="0079412E">
                <w:rPr>
                  <w:rFonts w:ascii="Times New Roman" w:hAnsi="Times New Roman" w:cs="Times New Roman"/>
                  <w:color w:val="000000"/>
                  <w:sz w:val="24"/>
                  <w:szCs w:val="24"/>
                </w:rPr>
                <w:t>Western Pacific</w:t>
              </w:r>
            </w:ins>
            <w:del w:id="1182" w:author="Mohammad Nayeem Hasan" w:date="2025-05-07T14:11:00Z" w16du:dateUtc="2025-05-07T08:11:00Z">
              <w:r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1183" w:author="Mohammad Nayeem Hasan" w:date="2025-05-07T14:56:00Z" w16du:dateUtc="2025-05-07T08:56:00Z">
              <w:tcPr>
                <w:tcW w:w="711" w:type="pct"/>
                <w:gridSpan w:val="2"/>
                <w:shd w:val="clear" w:color="auto" w:fill="auto"/>
                <w:noWrap/>
                <w:vAlign w:val="bottom"/>
                <w:hideMark/>
              </w:tcPr>
            </w:tcPrChange>
          </w:tcPr>
          <w:p w14:paraId="09F8A1B6"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Asia</w:t>
            </w:r>
          </w:p>
        </w:tc>
        <w:tc>
          <w:tcPr>
            <w:tcW w:w="574" w:type="pct"/>
            <w:tcPrChange w:id="1184" w:author="Mohammad Nayeem Hasan" w:date="2025-05-07T14:56:00Z" w16du:dateUtc="2025-05-07T08:56:00Z">
              <w:tcPr>
                <w:tcW w:w="582" w:type="pct"/>
                <w:gridSpan w:val="2"/>
              </w:tcPr>
            </w:tcPrChange>
          </w:tcPr>
          <w:p w14:paraId="79BC05AE" w14:textId="6CF5E290" w:rsidR="00844561" w:rsidRPr="0079412E" w:rsidRDefault="00E808B2" w:rsidP="00844561">
            <w:pPr>
              <w:spacing w:after="0" w:line="240" w:lineRule="auto"/>
              <w:jc w:val="right"/>
              <w:rPr>
                <w:rFonts w:ascii="Times New Roman" w:hAnsi="Times New Roman" w:cs="Times New Roman"/>
                <w:color w:val="000000"/>
                <w:sz w:val="24"/>
                <w:szCs w:val="24"/>
              </w:rPr>
            </w:pPr>
            <w:ins w:id="1185" w:author="Mohammad Nayeem Hasan" w:date="2025-05-07T15:53:00Z" w16du:dateUtc="2025-05-07T09:53: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186" w:author="Mohammad Nayeem Hasan" w:date="2025-05-07T14:56:00Z" w16du:dateUtc="2025-05-07T08:56:00Z">
              <w:tcPr>
                <w:tcW w:w="430" w:type="pct"/>
                <w:gridSpan w:val="2"/>
                <w:shd w:val="clear" w:color="auto" w:fill="auto"/>
                <w:noWrap/>
                <w:vAlign w:val="bottom"/>
                <w:hideMark/>
              </w:tcPr>
            </w:tcPrChange>
          </w:tcPr>
          <w:p w14:paraId="22606EF4" w14:textId="13172390"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13655</w:t>
            </w:r>
          </w:p>
        </w:tc>
        <w:tc>
          <w:tcPr>
            <w:tcW w:w="334" w:type="pct"/>
            <w:shd w:val="clear" w:color="auto" w:fill="auto"/>
            <w:noWrap/>
            <w:vAlign w:val="bottom"/>
            <w:hideMark/>
            <w:tcPrChange w:id="1187" w:author="Mohammad Nayeem Hasan" w:date="2025-05-07T14:56:00Z" w16du:dateUtc="2025-05-07T08:56:00Z">
              <w:tcPr>
                <w:tcW w:w="339" w:type="pct"/>
                <w:gridSpan w:val="2"/>
                <w:shd w:val="clear" w:color="auto" w:fill="auto"/>
                <w:noWrap/>
                <w:vAlign w:val="bottom"/>
                <w:hideMark/>
              </w:tcPr>
            </w:tcPrChange>
          </w:tcPr>
          <w:p w14:paraId="688D4414"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188" w:author="Mohammad Nayeem Hasan" w:date="2025-05-07T14:56:00Z" w16du:dateUtc="2025-05-07T08:56:00Z">
              <w:tcPr>
                <w:tcW w:w="409" w:type="pct"/>
                <w:gridSpan w:val="2"/>
                <w:shd w:val="clear" w:color="auto" w:fill="auto"/>
                <w:noWrap/>
                <w:vAlign w:val="bottom"/>
                <w:hideMark/>
              </w:tcPr>
            </w:tcPrChange>
          </w:tcPr>
          <w:p w14:paraId="0E79B160" w14:textId="5738050B"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2298.41</w:t>
            </w:r>
          </w:p>
        </w:tc>
        <w:tc>
          <w:tcPr>
            <w:tcW w:w="376" w:type="pct"/>
            <w:shd w:val="clear" w:color="auto" w:fill="auto"/>
            <w:noWrap/>
            <w:vAlign w:val="bottom"/>
            <w:hideMark/>
            <w:tcPrChange w:id="1189" w:author="Mohammad Nayeem Hasan" w:date="2025-05-07T14:56:00Z" w16du:dateUtc="2025-05-07T08:56:00Z">
              <w:tcPr>
                <w:tcW w:w="446" w:type="pct"/>
                <w:gridSpan w:val="2"/>
                <w:shd w:val="clear" w:color="auto" w:fill="auto"/>
                <w:noWrap/>
                <w:vAlign w:val="bottom"/>
                <w:hideMark/>
              </w:tcPr>
            </w:tcPrChange>
          </w:tcPr>
          <w:p w14:paraId="6D9657E2"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190" w:author="Mohammad Nayeem Hasan" w:date="2025-05-07T14:56:00Z" w16du:dateUtc="2025-05-07T08:56:00Z">
              <w:tcPr>
                <w:tcW w:w="277" w:type="pct"/>
                <w:vAlign w:val="bottom"/>
              </w:tcPr>
            </w:tcPrChange>
          </w:tcPr>
          <w:p w14:paraId="3BB6792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2D65304B" w14:textId="77777777" w:rsidTr="00A81135">
        <w:trPr>
          <w:trHeight w:val="300"/>
          <w:trPrChange w:id="1191" w:author="Mohammad Nayeem Hasan" w:date="2025-05-07T14:56:00Z" w16du:dateUtc="2025-05-07T08:56:00Z">
            <w:trPr>
              <w:gridAfter w:val="0"/>
              <w:trHeight w:val="300"/>
            </w:trPr>
          </w:trPrChange>
        </w:trPr>
        <w:tc>
          <w:tcPr>
            <w:tcW w:w="863" w:type="pct"/>
            <w:shd w:val="clear" w:color="auto" w:fill="auto"/>
            <w:noWrap/>
            <w:vAlign w:val="bottom"/>
            <w:hideMark/>
            <w:tcPrChange w:id="1192" w:author="Mohammad Nayeem Hasan" w:date="2025-05-07T14:56:00Z" w16du:dateUtc="2025-05-07T08:56:00Z">
              <w:tcPr>
                <w:tcW w:w="875" w:type="pct"/>
                <w:shd w:val="clear" w:color="auto" w:fill="auto"/>
                <w:noWrap/>
                <w:vAlign w:val="bottom"/>
                <w:hideMark/>
              </w:tcPr>
            </w:tcPrChange>
          </w:tcPr>
          <w:p w14:paraId="1A506D35"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Sint Maarten</w:t>
            </w:r>
          </w:p>
        </w:tc>
        <w:tc>
          <w:tcPr>
            <w:tcW w:w="918" w:type="pct"/>
            <w:shd w:val="clear" w:color="auto" w:fill="auto"/>
            <w:noWrap/>
            <w:vAlign w:val="bottom"/>
            <w:hideMark/>
            <w:tcPrChange w:id="1193" w:author="Mohammad Nayeem Hasan" w:date="2025-05-07T14:56:00Z" w16du:dateUtc="2025-05-07T08:56:00Z">
              <w:tcPr>
                <w:tcW w:w="931" w:type="pct"/>
                <w:gridSpan w:val="2"/>
                <w:shd w:val="clear" w:color="auto" w:fill="auto"/>
                <w:noWrap/>
                <w:vAlign w:val="bottom"/>
                <w:hideMark/>
              </w:tcPr>
            </w:tcPrChange>
          </w:tcPr>
          <w:p w14:paraId="1A7A539C" w14:textId="0182AB71"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194" w:author="Mohammad Nayeem Hasan" w:date="2025-05-07T14:07:00Z" w16du:dateUtc="2025-05-07T08:07:00Z">
              <w:r w:rsidRPr="00844561">
                <w:rPr>
                  <w:rFonts w:ascii="Times New Roman" w:hAnsi="Times New Roman" w:cs="Times New Roman"/>
                  <w:color w:val="000000"/>
                  <w:sz w:val="24"/>
                  <w:szCs w:val="24"/>
                </w:rPr>
                <w:t>America</w:t>
              </w:r>
            </w:ins>
            <w:del w:id="1195" w:author="Mohammad Nayeem Hasan" w:date="2025-05-07T14:07:00Z" w16du:dateUtc="2025-05-07T08:07:00Z">
              <w:r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hideMark/>
            <w:tcPrChange w:id="1196" w:author="Mohammad Nayeem Hasan" w:date="2025-05-07T14:56:00Z" w16du:dateUtc="2025-05-07T08:56:00Z">
              <w:tcPr>
                <w:tcW w:w="711" w:type="pct"/>
                <w:gridSpan w:val="2"/>
                <w:shd w:val="clear" w:color="auto" w:fill="auto"/>
                <w:noWrap/>
                <w:vAlign w:val="bottom"/>
                <w:hideMark/>
              </w:tcPr>
            </w:tcPrChange>
          </w:tcPr>
          <w:p w14:paraId="61E65AD7"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North America</w:t>
            </w:r>
          </w:p>
        </w:tc>
        <w:tc>
          <w:tcPr>
            <w:tcW w:w="574" w:type="pct"/>
            <w:tcPrChange w:id="1197" w:author="Mohammad Nayeem Hasan" w:date="2025-05-07T14:56:00Z" w16du:dateUtc="2025-05-07T08:56:00Z">
              <w:tcPr>
                <w:tcW w:w="582" w:type="pct"/>
                <w:gridSpan w:val="2"/>
              </w:tcPr>
            </w:tcPrChange>
          </w:tcPr>
          <w:p w14:paraId="12ECD158" w14:textId="7CDBE177" w:rsidR="00844561" w:rsidRPr="0079412E" w:rsidRDefault="00E808B2" w:rsidP="00844561">
            <w:pPr>
              <w:spacing w:after="0" w:line="240" w:lineRule="auto"/>
              <w:jc w:val="right"/>
              <w:rPr>
                <w:rFonts w:ascii="Times New Roman" w:hAnsi="Times New Roman" w:cs="Times New Roman"/>
                <w:color w:val="000000"/>
                <w:sz w:val="24"/>
                <w:szCs w:val="24"/>
              </w:rPr>
            </w:pPr>
            <w:ins w:id="1198" w:author="Mohammad Nayeem Hasan" w:date="2025-05-07T15:54:00Z" w16du:dateUtc="2025-05-07T09:54:00Z">
              <w:r w:rsidRPr="00ED320C">
                <w:rPr>
                  <w:rFonts w:ascii="Times New Roman" w:hAnsi="Times New Roman" w:cs="Times New Roman"/>
                  <w:color w:val="000000"/>
                  <w:sz w:val="24"/>
                  <w:szCs w:val="24"/>
                </w:rPr>
                <w:t>Northern</w:t>
              </w:r>
            </w:ins>
          </w:p>
        </w:tc>
        <w:tc>
          <w:tcPr>
            <w:tcW w:w="424" w:type="pct"/>
            <w:shd w:val="clear" w:color="auto" w:fill="auto"/>
            <w:noWrap/>
            <w:vAlign w:val="bottom"/>
            <w:hideMark/>
            <w:tcPrChange w:id="1199" w:author="Mohammad Nayeem Hasan" w:date="2025-05-07T14:56:00Z" w16du:dateUtc="2025-05-07T08:56:00Z">
              <w:tcPr>
                <w:tcW w:w="430" w:type="pct"/>
                <w:gridSpan w:val="2"/>
                <w:shd w:val="clear" w:color="auto" w:fill="auto"/>
                <w:noWrap/>
                <w:vAlign w:val="bottom"/>
                <w:hideMark/>
              </w:tcPr>
            </w:tcPrChange>
          </w:tcPr>
          <w:p w14:paraId="5D37DBC5" w14:textId="3DD797F1"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144</w:t>
            </w:r>
          </w:p>
        </w:tc>
        <w:tc>
          <w:tcPr>
            <w:tcW w:w="334" w:type="pct"/>
            <w:shd w:val="clear" w:color="auto" w:fill="auto"/>
            <w:noWrap/>
            <w:vAlign w:val="bottom"/>
            <w:hideMark/>
            <w:tcPrChange w:id="1200" w:author="Mohammad Nayeem Hasan" w:date="2025-05-07T14:56:00Z" w16du:dateUtc="2025-05-07T08:56:00Z">
              <w:tcPr>
                <w:tcW w:w="339" w:type="pct"/>
                <w:gridSpan w:val="2"/>
                <w:shd w:val="clear" w:color="auto" w:fill="auto"/>
                <w:noWrap/>
                <w:vAlign w:val="bottom"/>
                <w:hideMark/>
              </w:tcPr>
            </w:tcPrChange>
          </w:tcPr>
          <w:p w14:paraId="42F70376"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201" w:author="Mohammad Nayeem Hasan" w:date="2025-05-07T14:56:00Z" w16du:dateUtc="2025-05-07T08:56:00Z">
              <w:tcPr>
                <w:tcW w:w="409" w:type="pct"/>
                <w:gridSpan w:val="2"/>
                <w:shd w:val="clear" w:color="auto" w:fill="auto"/>
                <w:noWrap/>
                <w:vAlign w:val="bottom"/>
                <w:hideMark/>
              </w:tcPr>
            </w:tcPrChange>
          </w:tcPr>
          <w:p w14:paraId="194C991D" w14:textId="64623741"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3269.6</w:t>
            </w:r>
            <w:r>
              <w:rPr>
                <w:rFonts w:ascii="Times New Roman" w:hAnsi="Times New Roman" w:cs="Times New Roman"/>
                <w:color w:val="000000"/>
                <w:sz w:val="24"/>
                <w:szCs w:val="24"/>
              </w:rPr>
              <w:t>1</w:t>
            </w:r>
          </w:p>
        </w:tc>
        <w:tc>
          <w:tcPr>
            <w:tcW w:w="376" w:type="pct"/>
            <w:shd w:val="clear" w:color="auto" w:fill="auto"/>
            <w:noWrap/>
            <w:vAlign w:val="bottom"/>
            <w:hideMark/>
            <w:tcPrChange w:id="1202" w:author="Mohammad Nayeem Hasan" w:date="2025-05-07T14:56:00Z" w16du:dateUtc="2025-05-07T08:56:00Z">
              <w:tcPr>
                <w:tcW w:w="446" w:type="pct"/>
                <w:gridSpan w:val="2"/>
                <w:shd w:val="clear" w:color="auto" w:fill="auto"/>
                <w:noWrap/>
                <w:vAlign w:val="bottom"/>
                <w:hideMark/>
              </w:tcPr>
            </w:tcPrChange>
          </w:tcPr>
          <w:p w14:paraId="2A9ABFC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203" w:author="Mohammad Nayeem Hasan" w:date="2025-05-07T14:56:00Z" w16du:dateUtc="2025-05-07T08:56:00Z">
              <w:tcPr>
                <w:tcW w:w="277" w:type="pct"/>
                <w:vAlign w:val="bottom"/>
              </w:tcPr>
            </w:tcPrChange>
          </w:tcPr>
          <w:p w14:paraId="0DBD2C9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35856F2F" w14:textId="77777777" w:rsidTr="00A81135">
        <w:trPr>
          <w:trHeight w:val="300"/>
          <w:trPrChange w:id="1204" w:author="Mohammad Nayeem Hasan" w:date="2025-05-07T14:56:00Z" w16du:dateUtc="2025-05-07T08:56:00Z">
            <w:trPr>
              <w:gridAfter w:val="0"/>
              <w:trHeight w:val="300"/>
            </w:trPr>
          </w:trPrChange>
        </w:trPr>
        <w:tc>
          <w:tcPr>
            <w:tcW w:w="863" w:type="pct"/>
            <w:shd w:val="clear" w:color="auto" w:fill="auto"/>
            <w:noWrap/>
            <w:vAlign w:val="bottom"/>
            <w:hideMark/>
            <w:tcPrChange w:id="1205" w:author="Mohammad Nayeem Hasan" w:date="2025-05-07T14:56:00Z" w16du:dateUtc="2025-05-07T08:56:00Z">
              <w:tcPr>
                <w:tcW w:w="875" w:type="pct"/>
                <w:shd w:val="clear" w:color="auto" w:fill="auto"/>
                <w:noWrap/>
                <w:vAlign w:val="bottom"/>
                <w:hideMark/>
              </w:tcPr>
            </w:tcPrChange>
          </w:tcPr>
          <w:p w14:paraId="1DFA7C00"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Solomon Islands</w:t>
            </w:r>
          </w:p>
        </w:tc>
        <w:tc>
          <w:tcPr>
            <w:tcW w:w="918" w:type="pct"/>
            <w:shd w:val="clear" w:color="auto" w:fill="auto"/>
            <w:noWrap/>
            <w:vAlign w:val="bottom"/>
            <w:hideMark/>
            <w:tcPrChange w:id="1206" w:author="Mohammad Nayeem Hasan" w:date="2025-05-07T14:56:00Z" w16du:dateUtc="2025-05-07T08:56:00Z">
              <w:tcPr>
                <w:tcW w:w="931" w:type="pct"/>
                <w:gridSpan w:val="2"/>
                <w:shd w:val="clear" w:color="auto" w:fill="auto"/>
                <w:noWrap/>
                <w:vAlign w:val="bottom"/>
                <w:hideMark/>
              </w:tcPr>
            </w:tcPrChange>
          </w:tcPr>
          <w:p w14:paraId="2D73BBCE" w14:textId="544556C8"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ins w:id="1207" w:author="Mohammad Nayeem Hasan" w:date="2025-05-07T14:11:00Z" w16du:dateUtc="2025-05-07T08:11:00Z">
              <w:r w:rsidRPr="0079412E">
                <w:rPr>
                  <w:rFonts w:ascii="Times New Roman" w:hAnsi="Times New Roman" w:cs="Times New Roman"/>
                  <w:color w:val="000000"/>
                  <w:sz w:val="24"/>
                  <w:szCs w:val="24"/>
                </w:rPr>
                <w:t>Western Pacific</w:t>
              </w:r>
            </w:ins>
            <w:del w:id="1208" w:author="Mohammad Nayeem Hasan" w:date="2025-05-07T14:11:00Z" w16du:dateUtc="2025-05-07T08:11:00Z">
              <w:r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hideMark/>
            <w:tcPrChange w:id="1209" w:author="Mohammad Nayeem Hasan" w:date="2025-05-07T14:56:00Z" w16du:dateUtc="2025-05-07T08:56:00Z">
              <w:tcPr>
                <w:tcW w:w="711" w:type="pct"/>
                <w:gridSpan w:val="2"/>
                <w:shd w:val="clear" w:color="auto" w:fill="auto"/>
                <w:noWrap/>
                <w:vAlign w:val="bottom"/>
                <w:hideMark/>
              </w:tcPr>
            </w:tcPrChange>
          </w:tcPr>
          <w:p w14:paraId="4BF8A354" w14:textId="77777777" w:rsidR="00844561" w:rsidRPr="0079412E" w:rsidRDefault="00844561" w:rsidP="00844561">
            <w:pPr>
              <w:spacing w:after="0" w:line="240" w:lineRule="auto"/>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Oceania</w:t>
            </w:r>
          </w:p>
        </w:tc>
        <w:tc>
          <w:tcPr>
            <w:tcW w:w="574" w:type="pct"/>
            <w:tcPrChange w:id="1210" w:author="Mohammad Nayeem Hasan" w:date="2025-05-07T14:56:00Z" w16du:dateUtc="2025-05-07T08:56:00Z">
              <w:tcPr>
                <w:tcW w:w="582" w:type="pct"/>
                <w:gridSpan w:val="2"/>
              </w:tcPr>
            </w:tcPrChange>
          </w:tcPr>
          <w:p w14:paraId="5E068752" w14:textId="7BEF475A" w:rsidR="00844561" w:rsidRPr="0079412E" w:rsidRDefault="00D46C2D" w:rsidP="00844561">
            <w:pPr>
              <w:spacing w:after="0" w:line="240" w:lineRule="auto"/>
              <w:jc w:val="right"/>
              <w:rPr>
                <w:rFonts w:ascii="Times New Roman" w:hAnsi="Times New Roman" w:cs="Times New Roman"/>
                <w:color w:val="000000"/>
                <w:sz w:val="24"/>
                <w:szCs w:val="24"/>
              </w:rPr>
            </w:pPr>
            <w:ins w:id="1211" w:author="Mohammad Nayeem Hasan" w:date="2025-05-07T16:03:00Z" w16du:dateUtc="2025-05-07T10:03:00Z">
              <w:r w:rsidRPr="00E808B2">
                <w:rPr>
                  <w:rFonts w:ascii="Times New Roman" w:hAnsi="Times New Roman" w:cs="Times New Roman"/>
                  <w:color w:val="000000"/>
                  <w:sz w:val="24"/>
                  <w:szCs w:val="24"/>
                </w:rPr>
                <w:t>Southern</w:t>
              </w:r>
            </w:ins>
          </w:p>
        </w:tc>
        <w:tc>
          <w:tcPr>
            <w:tcW w:w="424" w:type="pct"/>
            <w:shd w:val="clear" w:color="auto" w:fill="auto"/>
            <w:noWrap/>
            <w:vAlign w:val="bottom"/>
            <w:hideMark/>
            <w:tcPrChange w:id="1212" w:author="Mohammad Nayeem Hasan" w:date="2025-05-07T14:56:00Z" w16du:dateUtc="2025-05-07T08:56:00Z">
              <w:tcPr>
                <w:tcW w:w="430" w:type="pct"/>
                <w:gridSpan w:val="2"/>
                <w:shd w:val="clear" w:color="auto" w:fill="auto"/>
                <w:noWrap/>
                <w:vAlign w:val="bottom"/>
                <w:hideMark/>
              </w:tcPr>
            </w:tcPrChange>
          </w:tcPr>
          <w:p w14:paraId="1C9EB106" w14:textId="236B14B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125</w:t>
            </w:r>
          </w:p>
        </w:tc>
        <w:tc>
          <w:tcPr>
            <w:tcW w:w="334" w:type="pct"/>
            <w:shd w:val="clear" w:color="auto" w:fill="auto"/>
            <w:noWrap/>
            <w:vAlign w:val="bottom"/>
            <w:hideMark/>
            <w:tcPrChange w:id="1213" w:author="Mohammad Nayeem Hasan" w:date="2025-05-07T14:56:00Z" w16du:dateUtc="2025-05-07T08:56:00Z">
              <w:tcPr>
                <w:tcW w:w="339" w:type="pct"/>
                <w:gridSpan w:val="2"/>
                <w:shd w:val="clear" w:color="auto" w:fill="auto"/>
                <w:noWrap/>
                <w:vAlign w:val="bottom"/>
                <w:hideMark/>
              </w:tcPr>
            </w:tcPrChange>
          </w:tcPr>
          <w:p w14:paraId="0EF9EF0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466" w:type="pct"/>
            <w:shd w:val="clear" w:color="auto" w:fill="auto"/>
            <w:noWrap/>
            <w:vAlign w:val="bottom"/>
            <w:hideMark/>
            <w:tcPrChange w:id="1214" w:author="Mohammad Nayeem Hasan" w:date="2025-05-07T14:56:00Z" w16du:dateUtc="2025-05-07T08:56:00Z">
              <w:tcPr>
                <w:tcW w:w="409" w:type="pct"/>
                <w:gridSpan w:val="2"/>
                <w:shd w:val="clear" w:color="auto" w:fill="auto"/>
                <w:noWrap/>
                <w:vAlign w:val="bottom"/>
                <w:hideMark/>
              </w:tcPr>
            </w:tcPrChange>
          </w:tcPr>
          <w:p w14:paraId="25547E38" w14:textId="2E4F05F2"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176.59</w:t>
            </w:r>
          </w:p>
        </w:tc>
        <w:tc>
          <w:tcPr>
            <w:tcW w:w="376" w:type="pct"/>
            <w:shd w:val="clear" w:color="auto" w:fill="auto"/>
            <w:noWrap/>
            <w:vAlign w:val="bottom"/>
            <w:hideMark/>
            <w:tcPrChange w:id="1215" w:author="Mohammad Nayeem Hasan" w:date="2025-05-07T14:56:00Z" w16du:dateUtc="2025-05-07T08:56:00Z">
              <w:tcPr>
                <w:tcW w:w="446" w:type="pct"/>
                <w:gridSpan w:val="2"/>
                <w:shd w:val="clear" w:color="auto" w:fill="auto"/>
                <w:noWrap/>
                <w:vAlign w:val="bottom"/>
                <w:hideMark/>
              </w:tcPr>
            </w:tcPrChange>
          </w:tcPr>
          <w:p w14:paraId="357B028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w:t>
            </w:r>
          </w:p>
        </w:tc>
        <w:tc>
          <w:tcPr>
            <w:tcW w:w="343" w:type="pct"/>
            <w:vAlign w:val="bottom"/>
            <w:tcPrChange w:id="1216" w:author="Mohammad Nayeem Hasan" w:date="2025-05-07T14:56:00Z" w16du:dateUtc="2025-05-07T08:56:00Z">
              <w:tcPr>
                <w:tcW w:w="277" w:type="pct"/>
                <w:vAlign w:val="bottom"/>
              </w:tcPr>
            </w:tcPrChange>
          </w:tcPr>
          <w:p w14:paraId="4B1D1397"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52F27E2A" w14:textId="77777777" w:rsidTr="00A81135">
        <w:trPr>
          <w:trHeight w:val="300"/>
          <w:trPrChange w:id="1217" w:author="Mohammad Nayeem Hasan" w:date="2025-05-07T14:56:00Z" w16du:dateUtc="2025-05-07T08:56:00Z">
            <w:trPr>
              <w:gridAfter w:val="0"/>
              <w:trHeight w:val="300"/>
            </w:trPr>
          </w:trPrChange>
        </w:trPr>
        <w:tc>
          <w:tcPr>
            <w:tcW w:w="863" w:type="pct"/>
            <w:shd w:val="clear" w:color="auto" w:fill="auto"/>
            <w:noWrap/>
            <w:vAlign w:val="bottom"/>
            <w:tcPrChange w:id="1218" w:author="Mohammad Nayeem Hasan" w:date="2025-05-07T14:56:00Z" w16du:dateUtc="2025-05-07T08:56:00Z">
              <w:tcPr>
                <w:tcW w:w="875" w:type="pct"/>
                <w:shd w:val="clear" w:color="auto" w:fill="auto"/>
                <w:noWrap/>
                <w:vAlign w:val="bottom"/>
              </w:tcPr>
            </w:tcPrChange>
          </w:tcPr>
          <w:p w14:paraId="5B07240E"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Spain</w:t>
            </w:r>
          </w:p>
        </w:tc>
        <w:tc>
          <w:tcPr>
            <w:tcW w:w="918" w:type="pct"/>
            <w:shd w:val="clear" w:color="auto" w:fill="auto"/>
            <w:noWrap/>
            <w:vAlign w:val="bottom"/>
            <w:tcPrChange w:id="1219" w:author="Mohammad Nayeem Hasan" w:date="2025-05-07T14:56:00Z" w16du:dateUtc="2025-05-07T08:56:00Z">
              <w:tcPr>
                <w:tcW w:w="931" w:type="pct"/>
                <w:gridSpan w:val="2"/>
                <w:shd w:val="clear" w:color="auto" w:fill="auto"/>
                <w:noWrap/>
                <w:vAlign w:val="bottom"/>
              </w:tcPr>
            </w:tcPrChange>
          </w:tcPr>
          <w:p w14:paraId="3BFF1FF4"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Europe</w:t>
            </w:r>
            <w:del w:id="1220" w:author="Mohammad Nayeem Hasan" w:date="2025-05-07T16:07:00Z" w16du:dateUtc="2025-05-07T10:07:00Z">
              <w:r w:rsidRPr="0079412E" w:rsidDel="005268AF">
                <w:rPr>
                  <w:rFonts w:ascii="Times New Roman" w:hAnsi="Times New Roman" w:cs="Times New Roman"/>
                  <w:color w:val="000000"/>
                  <w:sz w:val="24"/>
                  <w:szCs w:val="24"/>
                </w:rPr>
                <w:delText>an Region</w:delText>
              </w:r>
            </w:del>
          </w:p>
        </w:tc>
        <w:tc>
          <w:tcPr>
            <w:tcW w:w="701" w:type="pct"/>
            <w:shd w:val="clear" w:color="auto" w:fill="auto"/>
            <w:noWrap/>
            <w:vAlign w:val="bottom"/>
            <w:tcPrChange w:id="1221" w:author="Mohammad Nayeem Hasan" w:date="2025-05-07T14:56:00Z" w16du:dateUtc="2025-05-07T08:56:00Z">
              <w:tcPr>
                <w:tcW w:w="711" w:type="pct"/>
                <w:gridSpan w:val="2"/>
                <w:shd w:val="clear" w:color="auto" w:fill="auto"/>
                <w:noWrap/>
                <w:vAlign w:val="bottom"/>
              </w:tcPr>
            </w:tcPrChange>
          </w:tcPr>
          <w:p w14:paraId="45799893"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Europe</w:t>
            </w:r>
          </w:p>
        </w:tc>
        <w:tc>
          <w:tcPr>
            <w:tcW w:w="574" w:type="pct"/>
            <w:tcPrChange w:id="1222" w:author="Mohammad Nayeem Hasan" w:date="2025-05-07T14:56:00Z" w16du:dateUtc="2025-05-07T08:56:00Z">
              <w:tcPr>
                <w:tcW w:w="582" w:type="pct"/>
                <w:gridSpan w:val="2"/>
              </w:tcPr>
            </w:tcPrChange>
          </w:tcPr>
          <w:p w14:paraId="1F7092E3" w14:textId="36F9A42A" w:rsidR="00844561" w:rsidRPr="0079412E" w:rsidRDefault="00E808B2" w:rsidP="00844561">
            <w:pPr>
              <w:spacing w:after="0" w:line="240" w:lineRule="auto"/>
              <w:jc w:val="right"/>
              <w:rPr>
                <w:rFonts w:ascii="Times New Roman" w:hAnsi="Times New Roman" w:cs="Times New Roman"/>
                <w:color w:val="000000"/>
                <w:sz w:val="24"/>
                <w:szCs w:val="24"/>
              </w:rPr>
            </w:pPr>
            <w:ins w:id="1223" w:author="Mohammad Nayeem Hasan" w:date="2025-05-07T15:54:00Z" w16du:dateUtc="2025-05-07T09:54: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224" w:author="Mohammad Nayeem Hasan" w:date="2025-05-07T14:56:00Z" w16du:dateUtc="2025-05-07T08:56:00Z">
              <w:tcPr>
                <w:tcW w:w="430" w:type="pct"/>
                <w:gridSpan w:val="2"/>
                <w:shd w:val="clear" w:color="auto" w:fill="auto"/>
                <w:noWrap/>
                <w:vAlign w:val="bottom"/>
              </w:tcPr>
            </w:tcPrChange>
          </w:tcPr>
          <w:p w14:paraId="64DF1D6F" w14:textId="1E077718"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w:t>
            </w:r>
          </w:p>
        </w:tc>
        <w:tc>
          <w:tcPr>
            <w:tcW w:w="334" w:type="pct"/>
            <w:shd w:val="clear" w:color="auto" w:fill="auto"/>
            <w:noWrap/>
            <w:vAlign w:val="bottom"/>
            <w:tcPrChange w:id="1225" w:author="Mohammad Nayeem Hasan" w:date="2025-05-07T14:56:00Z" w16du:dateUtc="2025-05-07T08:56:00Z">
              <w:tcPr>
                <w:tcW w:w="339" w:type="pct"/>
                <w:gridSpan w:val="2"/>
                <w:shd w:val="clear" w:color="auto" w:fill="auto"/>
                <w:noWrap/>
                <w:vAlign w:val="bottom"/>
              </w:tcPr>
            </w:tcPrChange>
          </w:tcPr>
          <w:p w14:paraId="5E7929F4"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226" w:author="Mohammad Nayeem Hasan" w:date="2025-05-07T14:56:00Z" w16du:dateUtc="2025-05-07T08:56:00Z">
              <w:tcPr>
                <w:tcW w:w="409" w:type="pct"/>
                <w:gridSpan w:val="2"/>
                <w:shd w:val="clear" w:color="auto" w:fill="auto"/>
                <w:noWrap/>
                <w:vAlign w:val="bottom"/>
              </w:tcPr>
            </w:tcPrChange>
          </w:tcPr>
          <w:p w14:paraId="694B4E6E" w14:textId="472FA1FA"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0.21</w:t>
            </w:r>
          </w:p>
        </w:tc>
        <w:tc>
          <w:tcPr>
            <w:tcW w:w="376" w:type="pct"/>
            <w:shd w:val="clear" w:color="auto" w:fill="auto"/>
            <w:noWrap/>
            <w:vAlign w:val="bottom"/>
            <w:tcPrChange w:id="1227" w:author="Mohammad Nayeem Hasan" w:date="2025-05-07T14:56:00Z" w16du:dateUtc="2025-05-07T08:56:00Z">
              <w:tcPr>
                <w:tcW w:w="446" w:type="pct"/>
                <w:gridSpan w:val="2"/>
                <w:shd w:val="clear" w:color="auto" w:fill="auto"/>
                <w:noWrap/>
                <w:vAlign w:val="bottom"/>
              </w:tcPr>
            </w:tcPrChange>
          </w:tcPr>
          <w:p w14:paraId="090CB52B"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228" w:author="Mohammad Nayeem Hasan" w:date="2025-05-07T14:56:00Z" w16du:dateUtc="2025-05-07T08:56:00Z">
              <w:tcPr>
                <w:tcW w:w="277" w:type="pct"/>
                <w:vAlign w:val="bottom"/>
              </w:tcPr>
            </w:tcPrChange>
          </w:tcPr>
          <w:p w14:paraId="478EF8F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3773468C" w14:textId="77777777" w:rsidTr="00A81135">
        <w:trPr>
          <w:trHeight w:val="300"/>
          <w:trPrChange w:id="1229" w:author="Mohammad Nayeem Hasan" w:date="2025-05-07T14:56:00Z" w16du:dateUtc="2025-05-07T08:56:00Z">
            <w:trPr>
              <w:gridAfter w:val="0"/>
              <w:trHeight w:val="300"/>
            </w:trPr>
          </w:trPrChange>
        </w:trPr>
        <w:tc>
          <w:tcPr>
            <w:tcW w:w="863" w:type="pct"/>
            <w:shd w:val="clear" w:color="auto" w:fill="auto"/>
            <w:noWrap/>
            <w:vAlign w:val="bottom"/>
            <w:tcPrChange w:id="1230" w:author="Mohammad Nayeem Hasan" w:date="2025-05-07T14:56:00Z" w16du:dateUtc="2025-05-07T08:56:00Z">
              <w:tcPr>
                <w:tcW w:w="875" w:type="pct"/>
                <w:shd w:val="clear" w:color="auto" w:fill="auto"/>
                <w:noWrap/>
                <w:vAlign w:val="bottom"/>
              </w:tcPr>
            </w:tcPrChange>
          </w:tcPr>
          <w:p w14:paraId="3BDEE7F3"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Sri Lanka</w:t>
            </w:r>
          </w:p>
        </w:tc>
        <w:tc>
          <w:tcPr>
            <w:tcW w:w="918" w:type="pct"/>
            <w:shd w:val="clear" w:color="auto" w:fill="auto"/>
            <w:noWrap/>
            <w:vAlign w:val="bottom"/>
            <w:tcPrChange w:id="1231" w:author="Mohammad Nayeem Hasan" w:date="2025-05-07T14:56:00Z" w16du:dateUtc="2025-05-07T08:56:00Z">
              <w:tcPr>
                <w:tcW w:w="931" w:type="pct"/>
                <w:gridSpan w:val="2"/>
                <w:shd w:val="clear" w:color="auto" w:fill="auto"/>
                <w:noWrap/>
                <w:vAlign w:val="bottom"/>
              </w:tcPr>
            </w:tcPrChange>
          </w:tcPr>
          <w:p w14:paraId="7175352F" w14:textId="123D61C7" w:rsidR="00844561" w:rsidRPr="0079412E" w:rsidRDefault="00844561" w:rsidP="00844561">
            <w:pPr>
              <w:spacing w:after="0" w:line="240" w:lineRule="auto"/>
              <w:rPr>
                <w:rFonts w:ascii="Times New Roman" w:hAnsi="Times New Roman" w:cs="Times New Roman"/>
                <w:color w:val="000000"/>
                <w:sz w:val="24"/>
                <w:szCs w:val="24"/>
              </w:rPr>
            </w:pPr>
            <w:ins w:id="1232" w:author="Mohammad Nayeem Hasan" w:date="2025-05-07T14:12:00Z" w16du:dateUtc="2025-05-07T08:12:00Z">
              <w:r w:rsidRPr="0079412E">
                <w:rPr>
                  <w:rFonts w:ascii="Times New Roman" w:hAnsi="Times New Roman" w:cs="Times New Roman"/>
                  <w:color w:val="000000"/>
                  <w:sz w:val="24"/>
                  <w:szCs w:val="24"/>
                </w:rPr>
                <w:t>South-East Asia</w:t>
              </w:r>
            </w:ins>
            <w:del w:id="1233" w:author="Mohammad Nayeem Hasan" w:date="2025-05-07T14:12:00Z" w16du:dateUtc="2025-05-07T08:12:00Z">
              <w:r w:rsidRPr="0079412E" w:rsidDel="00844561">
                <w:rPr>
                  <w:rFonts w:ascii="Times New Roman" w:hAnsi="Times New Roman" w:cs="Times New Roman"/>
                  <w:color w:val="000000"/>
                  <w:sz w:val="24"/>
                  <w:szCs w:val="24"/>
                </w:rPr>
                <w:delText>South-East Asia Region</w:delText>
              </w:r>
            </w:del>
          </w:p>
        </w:tc>
        <w:tc>
          <w:tcPr>
            <w:tcW w:w="701" w:type="pct"/>
            <w:shd w:val="clear" w:color="auto" w:fill="auto"/>
            <w:noWrap/>
            <w:vAlign w:val="bottom"/>
            <w:tcPrChange w:id="1234" w:author="Mohammad Nayeem Hasan" w:date="2025-05-07T14:56:00Z" w16du:dateUtc="2025-05-07T08:56:00Z">
              <w:tcPr>
                <w:tcW w:w="711" w:type="pct"/>
                <w:gridSpan w:val="2"/>
                <w:shd w:val="clear" w:color="auto" w:fill="auto"/>
                <w:noWrap/>
                <w:vAlign w:val="bottom"/>
              </w:tcPr>
            </w:tcPrChange>
          </w:tcPr>
          <w:p w14:paraId="38863918"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Asia</w:t>
            </w:r>
          </w:p>
        </w:tc>
        <w:tc>
          <w:tcPr>
            <w:tcW w:w="574" w:type="pct"/>
            <w:tcPrChange w:id="1235" w:author="Mohammad Nayeem Hasan" w:date="2025-05-07T14:56:00Z" w16du:dateUtc="2025-05-07T08:56:00Z">
              <w:tcPr>
                <w:tcW w:w="582" w:type="pct"/>
                <w:gridSpan w:val="2"/>
              </w:tcPr>
            </w:tcPrChange>
          </w:tcPr>
          <w:p w14:paraId="4ADB0A15" w14:textId="02B1249A" w:rsidR="00844561" w:rsidRPr="0079412E" w:rsidRDefault="00E808B2" w:rsidP="00844561">
            <w:pPr>
              <w:spacing w:after="0" w:line="240" w:lineRule="auto"/>
              <w:jc w:val="right"/>
              <w:rPr>
                <w:rFonts w:ascii="Times New Roman" w:hAnsi="Times New Roman" w:cs="Times New Roman"/>
                <w:color w:val="000000"/>
                <w:sz w:val="24"/>
                <w:szCs w:val="24"/>
              </w:rPr>
            </w:pPr>
            <w:ins w:id="1236" w:author="Mohammad Nayeem Hasan" w:date="2025-05-07T15:54:00Z" w16du:dateUtc="2025-05-07T09:54: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237" w:author="Mohammad Nayeem Hasan" w:date="2025-05-07T14:56:00Z" w16du:dateUtc="2025-05-07T08:56:00Z">
              <w:tcPr>
                <w:tcW w:w="430" w:type="pct"/>
                <w:gridSpan w:val="2"/>
                <w:shd w:val="clear" w:color="auto" w:fill="auto"/>
                <w:noWrap/>
                <w:vAlign w:val="bottom"/>
              </w:tcPr>
            </w:tcPrChange>
          </w:tcPr>
          <w:p w14:paraId="104932A7" w14:textId="25B5CF36"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33236</w:t>
            </w:r>
          </w:p>
        </w:tc>
        <w:tc>
          <w:tcPr>
            <w:tcW w:w="334" w:type="pct"/>
            <w:shd w:val="clear" w:color="auto" w:fill="auto"/>
            <w:noWrap/>
            <w:vAlign w:val="bottom"/>
            <w:tcPrChange w:id="1238" w:author="Mohammad Nayeem Hasan" w:date="2025-05-07T14:56:00Z" w16du:dateUtc="2025-05-07T08:56:00Z">
              <w:tcPr>
                <w:tcW w:w="339" w:type="pct"/>
                <w:gridSpan w:val="2"/>
                <w:shd w:val="clear" w:color="auto" w:fill="auto"/>
                <w:noWrap/>
                <w:vAlign w:val="bottom"/>
              </w:tcPr>
            </w:tcPrChange>
          </w:tcPr>
          <w:p w14:paraId="6328D77B"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239" w:author="Mohammad Nayeem Hasan" w:date="2025-05-07T14:56:00Z" w16du:dateUtc="2025-05-07T08:56:00Z">
              <w:tcPr>
                <w:tcW w:w="409" w:type="pct"/>
                <w:gridSpan w:val="2"/>
                <w:shd w:val="clear" w:color="auto" w:fill="auto"/>
                <w:noWrap/>
                <w:vAlign w:val="bottom"/>
              </w:tcPr>
            </w:tcPrChange>
          </w:tcPr>
          <w:p w14:paraId="30DF66F8" w14:textId="254B5BD3"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1526.4</w:t>
            </w:r>
            <w:r>
              <w:rPr>
                <w:rFonts w:ascii="Times New Roman" w:hAnsi="Times New Roman" w:cs="Times New Roman"/>
                <w:color w:val="000000"/>
                <w:sz w:val="24"/>
                <w:szCs w:val="24"/>
              </w:rPr>
              <w:t>5</w:t>
            </w:r>
          </w:p>
        </w:tc>
        <w:tc>
          <w:tcPr>
            <w:tcW w:w="376" w:type="pct"/>
            <w:shd w:val="clear" w:color="auto" w:fill="auto"/>
            <w:noWrap/>
            <w:vAlign w:val="bottom"/>
            <w:tcPrChange w:id="1240" w:author="Mohammad Nayeem Hasan" w:date="2025-05-07T14:56:00Z" w16du:dateUtc="2025-05-07T08:56:00Z">
              <w:tcPr>
                <w:tcW w:w="446" w:type="pct"/>
                <w:gridSpan w:val="2"/>
                <w:shd w:val="clear" w:color="auto" w:fill="auto"/>
                <w:noWrap/>
                <w:vAlign w:val="bottom"/>
              </w:tcPr>
            </w:tcPrChange>
          </w:tcPr>
          <w:p w14:paraId="057E1768"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241" w:author="Mohammad Nayeem Hasan" w:date="2025-05-07T14:56:00Z" w16du:dateUtc="2025-05-07T08:56:00Z">
              <w:tcPr>
                <w:tcW w:w="277" w:type="pct"/>
                <w:vAlign w:val="bottom"/>
              </w:tcPr>
            </w:tcPrChange>
          </w:tcPr>
          <w:p w14:paraId="5154A60E"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30B6A47D" w14:textId="77777777" w:rsidTr="00A81135">
        <w:trPr>
          <w:trHeight w:val="300"/>
          <w:trPrChange w:id="1242" w:author="Mohammad Nayeem Hasan" w:date="2025-05-07T14:56:00Z" w16du:dateUtc="2025-05-07T08:56:00Z">
            <w:trPr>
              <w:gridAfter w:val="0"/>
              <w:trHeight w:val="300"/>
            </w:trPr>
          </w:trPrChange>
        </w:trPr>
        <w:tc>
          <w:tcPr>
            <w:tcW w:w="863" w:type="pct"/>
            <w:shd w:val="clear" w:color="auto" w:fill="auto"/>
            <w:noWrap/>
            <w:vAlign w:val="bottom"/>
            <w:tcPrChange w:id="1243" w:author="Mohammad Nayeem Hasan" w:date="2025-05-07T14:56:00Z" w16du:dateUtc="2025-05-07T08:56:00Z">
              <w:tcPr>
                <w:tcW w:w="875" w:type="pct"/>
                <w:shd w:val="clear" w:color="auto" w:fill="auto"/>
                <w:noWrap/>
                <w:vAlign w:val="bottom"/>
              </w:tcPr>
            </w:tcPrChange>
          </w:tcPr>
          <w:p w14:paraId="5C662C12"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Sudan</w:t>
            </w:r>
          </w:p>
        </w:tc>
        <w:tc>
          <w:tcPr>
            <w:tcW w:w="918" w:type="pct"/>
            <w:shd w:val="clear" w:color="auto" w:fill="auto"/>
            <w:noWrap/>
            <w:vAlign w:val="bottom"/>
            <w:tcPrChange w:id="1244" w:author="Mohammad Nayeem Hasan" w:date="2025-05-07T14:56:00Z" w16du:dateUtc="2025-05-07T08:56:00Z">
              <w:tcPr>
                <w:tcW w:w="931" w:type="pct"/>
                <w:gridSpan w:val="2"/>
                <w:shd w:val="clear" w:color="auto" w:fill="auto"/>
                <w:noWrap/>
                <w:vAlign w:val="bottom"/>
              </w:tcPr>
            </w:tcPrChange>
          </w:tcPr>
          <w:p w14:paraId="56B585C1" w14:textId="4580D59E" w:rsidR="00844561" w:rsidRPr="0079412E" w:rsidRDefault="00844561" w:rsidP="00844561">
            <w:pPr>
              <w:spacing w:after="0" w:line="240" w:lineRule="auto"/>
              <w:rPr>
                <w:rFonts w:ascii="Times New Roman" w:hAnsi="Times New Roman" w:cs="Times New Roman"/>
                <w:color w:val="000000"/>
                <w:sz w:val="24"/>
                <w:szCs w:val="24"/>
              </w:rPr>
            </w:pPr>
            <w:ins w:id="1245" w:author="Mohammad Nayeem Hasan" w:date="2025-05-07T13:52:00Z" w16du:dateUtc="2025-05-07T07:52:00Z">
              <w:r w:rsidRPr="00F57067">
                <w:rPr>
                  <w:rFonts w:ascii="Times New Roman" w:hAnsi="Times New Roman" w:cs="Times New Roman"/>
                  <w:color w:val="000000"/>
                  <w:sz w:val="24"/>
                  <w:szCs w:val="24"/>
                </w:rPr>
                <w:t>Eastern Mediterranean</w:t>
              </w:r>
            </w:ins>
            <w:del w:id="1246" w:author="Mohammad Nayeem Hasan" w:date="2025-05-07T13:52:00Z" w16du:dateUtc="2025-05-07T07:52:00Z">
              <w:r w:rsidRPr="0079412E" w:rsidDel="00F57067">
                <w:rPr>
                  <w:rFonts w:ascii="Times New Roman" w:hAnsi="Times New Roman" w:cs="Times New Roman"/>
                  <w:color w:val="000000"/>
                  <w:sz w:val="24"/>
                  <w:szCs w:val="24"/>
                </w:rPr>
                <w:delText>Eastern Mediterranean Region</w:delText>
              </w:r>
            </w:del>
          </w:p>
        </w:tc>
        <w:tc>
          <w:tcPr>
            <w:tcW w:w="701" w:type="pct"/>
            <w:shd w:val="clear" w:color="auto" w:fill="auto"/>
            <w:noWrap/>
            <w:vAlign w:val="bottom"/>
            <w:tcPrChange w:id="1247" w:author="Mohammad Nayeem Hasan" w:date="2025-05-07T14:56:00Z" w16du:dateUtc="2025-05-07T08:56:00Z">
              <w:tcPr>
                <w:tcW w:w="711" w:type="pct"/>
                <w:gridSpan w:val="2"/>
                <w:shd w:val="clear" w:color="auto" w:fill="auto"/>
                <w:noWrap/>
                <w:vAlign w:val="bottom"/>
              </w:tcPr>
            </w:tcPrChange>
          </w:tcPr>
          <w:p w14:paraId="0CD92771"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Africa</w:t>
            </w:r>
          </w:p>
        </w:tc>
        <w:tc>
          <w:tcPr>
            <w:tcW w:w="574" w:type="pct"/>
            <w:tcPrChange w:id="1248" w:author="Mohammad Nayeem Hasan" w:date="2025-05-07T14:56:00Z" w16du:dateUtc="2025-05-07T08:56:00Z">
              <w:tcPr>
                <w:tcW w:w="582" w:type="pct"/>
                <w:gridSpan w:val="2"/>
              </w:tcPr>
            </w:tcPrChange>
          </w:tcPr>
          <w:p w14:paraId="0CE00356" w14:textId="6A5CE00A" w:rsidR="00844561" w:rsidRPr="0079412E" w:rsidRDefault="00E808B2" w:rsidP="00844561">
            <w:pPr>
              <w:spacing w:after="0" w:line="240" w:lineRule="auto"/>
              <w:jc w:val="right"/>
              <w:rPr>
                <w:rFonts w:ascii="Times New Roman" w:hAnsi="Times New Roman" w:cs="Times New Roman"/>
                <w:color w:val="000000"/>
                <w:sz w:val="24"/>
                <w:szCs w:val="24"/>
              </w:rPr>
            </w:pPr>
            <w:ins w:id="1249" w:author="Mohammad Nayeem Hasan" w:date="2025-05-07T15:54:00Z" w16du:dateUtc="2025-05-07T09:54: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250" w:author="Mohammad Nayeem Hasan" w:date="2025-05-07T14:56:00Z" w16du:dateUtc="2025-05-07T08:56:00Z">
              <w:tcPr>
                <w:tcW w:w="430" w:type="pct"/>
                <w:gridSpan w:val="2"/>
                <w:shd w:val="clear" w:color="auto" w:fill="auto"/>
                <w:noWrap/>
                <w:vAlign w:val="bottom"/>
              </w:tcPr>
            </w:tcPrChange>
          </w:tcPr>
          <w:p w14:paraId="01CAC3DD" w14:textId="00711284"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10560</w:t>
            </w:r>
          </w:p>
        </w:tc>
        <w:tc>
          <w:tcPr>
            <w:tcW w:w="334" w:type="pct"/>
            <w:shd w:val="clear" w:color="auto" w:fill="auto"/>
            <w:noWrap/>
            <w:vAlign w:val="bottom"/>
            <w:tcPrChange w:id="1251" w:author="Mohammad Nayeem Hasan" w:date="2025-05-07T14:56:00Z" w16du:dateUtc="2025-05-07T08:56:00Z">
              <w:tcPr>
                <w:tcW w:w="339" w:type="pct"/>
                <w:gridSpan w:val="2"/>
                <w:shd w:val="clear" w:color="auto" w:fill="auto"/>
                <w:noWrap/>
                <w:vAlign w:val="bottom"/>
              </w:tcPr>
            </w:tcPrChange>
          </w:tcPr>
          <w:p w14:paraId="5AC8B666"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8</w:t>
            </w:r>
          </w:p>
        </w:tc>
        <w:tc>
          <w:tcPr>
            <w:tcW w:w="466" w:type="pct"/>
            <w:shd w:val="clear" w:color="auto" w:fill="auto"/>
            <w:noWrap/>
            <w:vAlign w:val="bottom"/>
            <w:tcPrChange w:id="1252" w:author="Mohammad Nayeem Hasan" w:date="2025-05-07T14:56:00Z" w16du:dateUtc="2025-05-07T08:56:00Z">
              <w:tcPr>
                <w:tcW w:w="409" w:type="pct"/>
                <w:gridSpan w:val="2"/>
                <w:shd w:val="clear" w:color="auto" w:fill="auto"/>
                <w:noWrap/>
                <w:vAlign w:val="bottom"/>
              </w:tcPr>
            </w:tcPrChange>
          </w:tcPr>
          <w:p w14:paraId="610A3AFA" w14:textId="0E5683FF"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231.2</w:t>
            </w:r>
            <w:r>
              <w:rPr>
                <w:rFonts w:ascii="Times New Roman" w:hAnsi="Times New Roman" w:cs="Times New Roman"/>
                <w:color w:val="000000"/>
                <w:sz w:val="24"/>
                <w:szCs w:val="24"/>
              </w:rPr>
              <w:t>9</w:t>
            </w:r>
          </w:p>
        </w:tc>
        <w:tc>
          <w:tcPr>
            <w:tcW w:w="376" w:type="pct"/>
            <w:shd w:val="clear" w:color="auto" w:fill="auto"/>
            <w:noWrap/>
            <w:vAlign w:val="bottom"/>
            <w:tcPrChange w:id="1253" w:author="Mohammad Nayeem Hasan" w:date="2025-05-07T14:56:00Z" w16du:dateUtc="2025-05-07T08:56:00Z">
              <w:tcPr>
                <w:tcW w:w="446" w:type="pct"/>
                <w:gridSpan w:val="2"/>
                <w:shd w:val="clear" w:color="auto" w:fill="auto"/>
                <w:noWrap/>
                <w:vAlign w:val="bottom"/>
              </w:tcPr>
            </w:tcPrChange>
          </w:tcPr>
          <w:p w14:paraId="60856415" w14:textId="5C20F6E8"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0.1</w:t>
            </w:r>
            <w:r>
              <w:rPr>
                <w:rFonts w:ascii="Times New Roman" w:hAnsi="Times New Roman" w:cs="Times New Roman"/>
                <w:color w:val="000000"/>
                <w:sz w:val="24"/>
                <w:szCs w:val="24"/>
              </w:rPr>
              <w:t>8</w:t>
            </w:r>
          </w:p>
        </w:tc>
        <w:tc>
          <w:tcPr>
            <w:tcW w:w="343" w:type="pct"/>
            <w:vAlign w:val="bottom"/>
            <w:tcPrChange w:id="1254" w:author="Mohammad Nayeem Hasan" w:date="2025-05-07T14:56:00Z" w16du:dateUtc="2025-05-07T08:56:00Z">
              <w:tcPr>
                <w:tcW w:w="277" w:type="pct"/>
                <w:vAlign w:val="bottom"/>
              </w:tcPr>
            </w:tcPrChange>
          </w:tcPr>
          <w:p w14:paraId="785D5C9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0.08</w:t>
            </w:r>
          </w:p>
        </w:tc>
      </w:tr>
      <w:tr w:rsidR="00844561" w:rsidRPr="0079412E" w14:paraId="56DDD9CE" w14:textId="77777777" w:rsidTr="00A81135">
        <w:trPr>
          <w:trHeight w:val="300"/>
          <w:trPrChange w:id="1255" w:author="Mohammad Nayeem Hasan" w:date="2025-05-07T14:56:00Z" w16du:dateUtc="2025-05-07T08:56:00Z">
            <w:trPr>
              <w:gridAfter w:val="0"/>
              <w:trHeight w:val="300"/>
            </w:trPr>
          </w:trPrChange>
        </w:trPr>
        <w:tc>
          <w:tcPr>
            <w:tcW w:w="863" w:type="pct"/>
            <w:shd w:val="clear" w:color="auto" w:fill="auto"/>
            <w:noWrap/>
            <w:vAlign w:val="bottom"/>
            <w:tcPrChange w:id="1256" w:author="Mohammad Nayeem Hasan" w:date="2025-05-07T14:56:00Z" w16du:dateUtc="2025-05-07T08:56:00Z">
              <w:tcPr>
                <w:tcW w:w="875" w:type="pct"/>
                <w:shd w:val="clear" w:color="auto" w:fill="auto"/>
                <w:noWrap/>
                <w:vAlign w:val="bottom"/>
              </w:tcPr>
            </w:tcPrChange>
          </w:tcPr>
          <w:p w14:paraId="69D124C0"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Suriname</w:t>
            </w:r>
          </w:p>
        </w:tc>
        <w:tc>
          <w:tcPr>
            <w:tcW w:w="918" w:type="pct"/>
            <w:shd w:val="clear" w:color="auto" w:fill="auto"/>
            <w:noWrap/>
            <w:vAlign w:val="bottom"/>
            <w:tcPrChange w:id="1257" w:author="Mohammad Nayeem Hasan" w:date="2025-05-07T14:56:00Z" w16du:dateUtc="2025-05-07T08:56:00Z">
              <w:tcPr>
                <w:tcW w:w="931" w:type="pct"/>
                <w:gridSpan w:val="2"/>
                <w:shd w:val="clear" w:color="auto" w:fill="auto"/>
                <w:noWrap/>
                <w:vAlign w:val="bottom"/>
              </w:tcPr>
            </w:tcPrChange>
          </w:tcPr>
          <w:p w14:paraId="177BD5AF" w14:textId="21BF894A" w:rsidR="00844561" w:rsidRPr="0079412E" w:rsidRDefault="00844561" w:rsidP="00844561">
            <w:pPr>
              <w:spacing w:after="0" w:line="240" w:lineRule="auto"/>
              <w:rPr>
                <w:rFonts w:ascii="Times New Roman" w:hAnsi="Times New Roman" w:cs="Times New Roman"/>
                <w:color w:val="000000"/>
                <w:sz w:val="24"/>
                <w:szCs w:val="24"/>
              </w:rPr>
            </w:pPr>
            <w:ins w:id="1258" w:author="Mohammad Nayeem Hasan" w:date="2025-05-07T14:07:00Z" w16du:dateUtc="2025-05-07T08:07:00Z">
              <w:r w:rsidRPr="00844561">
                <w:rPr>
                  <w:rFonts w:ascii="Times New Roman" w:hAnsi="Times New Roman" w:cs="Times New Roman"/>
                  <w:color w:val="000000"/>
                  <w:sz w:val="24"/>
                  <w:szCs w:val="24"/>
                </w:rPr>
                <w:t>America</w:t>
              </w:r>
            </w:ins>
            <w:del w:id="1259" w:author="Mohammad Nayeem Hasan" w:date="2025-05-07T14:07:00Z" w16du:dateUtc="2025-05-07T08:07:00Z">
              <w:r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tcPrChange w:id="1260" w:author="Mohammad Nayeem Hasan" w:date="2025-05-07T14:56:00Z" w16du:dateUtc="2025-05-07T08:56:00Z">
              <w:tcPr>
                <w:tcW w:w="711" w:type="pct"/>
                <w:gridSpan w:val="2"/>
                <w:shd w:val="clear" w:color="auto" w:fill="auto"/>
                <w:noWrap/>
                <w:vAlign w:val="bottom"/>
              </w:tcPr>
            </w:tcPrChange>
          </w:tcPr>
          <w:p w14:paraId="04C15EB0"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South America</w:t>
            </w:r>
          </w:p>
        </w:tc>
        <w:tc>
          <w:tcPr>
            <w:tcW w:w="574" w:type="pct"/>
            <w:tcPrChange w:id="1261" w:author="Mohammad Nayeem Hasan" w:date="2025-05-07T14:56:00Z" w16du:dateUtc="2025-05-07T08:56:00Z">
              <w:tcPr>
                <w:tcW w:w="582" w:type="pct"/>
                <w:gridSpan w:val="2"/>
              </w:tcPr>
            </w:tcPrChange>
          </w:tcPr>
          <w:p w14:paraId="5FC8EF6C" w14:textId="2CB91F9E" w:rsidR="00844561" w:rsidRPr="0079412E" w:rsidRDefault="00E808B2" w:rsidP="00844561">
            <w:pPr>
              <w:spacing w:after="0" w:line="240" w:lineRule="auto"/>
              <w:jc w:val="right"/>
              <w:rPr>
                <w:rFonts w:ascii="Times New Roman" w:hAnsi="Times New Roman" w:cs="Times New Roman"/>
                <w:color w:val="000000"/>
                <w:sz w:val="24"/>
                <w:szCs w:val="24"/>
              </w:rPr>
            </w:pPr>
            <w:ins w:id="1262" w:author="Mohammad Nayeem Hasan" w:date="2025-05-07T15:54:00Z" w16du:dateUtc="2025-05-07T09:54: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263" w:author="Mohammad Nayeem Hasan" w:date="2025-05-07T14:56:00Z" w16du:dateUtc="2025-05-07T08:56:00Z">
              <w:tcPr>
                <w:tcW w:w="430" w:type="pct"/>
                <w:gridSpan w:val="2"/>
                <w:shd w:val="clear" w:color="auto" w:fill="auto"/>
                <w:noWrap/>
                <w:vAlign w:val="bottom"/>
              </w:tcPr>
            </w:tcPrChange>
          </w:tcPr>
          <w:p w14:paraId="095A3DB0" w14:textId="61D5BD38"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95</w:t>
            </w:r>
          </w:p>
        </w:tc>
        <w:tc>
          <w:tcPr>
            <w:tcW w:w="334" w:type="pct"/>
            <w:shd w:val="clear" w:color="auto" w:fill="auto"/>
            <w:noWrap/>
            <w:vAlign w:val="bottom"/>
            <w:tcPrChange w:id="1264" w:author="Mohammad Nayeem Hasan" w:date="2025-05-07T14:56:00Z" w16du:dateUtc="2025-05-07T08:56:00Z">
              <w:tcPr>
                <w:tcW w:w="339" w:type="pct"/>
                <w:gridSpan w:val="2"/>
                <w:shd w:val="clear" w:color="auto" w:fill="auto"/>
                <w:noWrap/>
                <w:vAlign w:val="bottom"/>
              </w:tcPr>
            </w:tcPrChange>
          </w:tcPr>
          <w:p w14:paraId="65FD41CE"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3</w:t>
            </w:r>
          </w:p>
        </w:tc>
        <w:tc>
          <w:tcPr>
            <w:tcW w:w="466" w:type="pct"/>
            <w:shd w:val="clear" w:color="auto" w:fill="auto"/>
            <w:noWrap/>
            <w:vAlign w:val="bottom"/>
            <w:tcPrChange w:id="1265" w:author="Mohammad Nayeem Hasan" w:date="2025-05-07T14:56:00Z" w16du:dateUtc="2025-05-07T08:56:00Z">
              <w:tcPr>
                <w:tcW w:w="409" w:type="pct"/>
                <w:gridSpan w:val="2"/>
                <w:shd w:val="clear" w:color="auto" w:fill="auto"/>
                <w:noWrap/>
                <w:vAlign w:val="bottom"/>
              </w:tcPr>
            </w:tcPrChange>
          </w:tcPr>
          <w:p w14:paraId="3FD276DE" w14:textId="51D62109"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154.9</w:t>
            </w:r>
            <w:r>
              <w:rPr>
                <w:rFonts w:ascii="Times New Roman" w:hAnsi="Times New Roman" w:cs="Times New Roman"/>
                <w:color w:val="000000"/>
                <w:sz w:val="24"/>
                <w:szCs w:val="24"/>
              </w:rPr>
              <w:t>8</w:t>
            </w:r>
          </w:p>
        </w:tc>
        <w:tc>
          <w:tcPr>
            <w:tcW w:w="376" w:type="pct"/>
            <w:shd w:val="clear" w:color="auto" w:fill="auto"/>
            <w:noWrap/>
            <w:vAlign w:val="bottom"/>
            <w:tcPrChange w:id="1266" w:author="Mohammad Nayeem Hasan" w:date="2025-05-07T14:56:00Z" w16du:dateUtc="2025-05-07T08:56:00Z">
              <w:tcPr>
                <w:tcW w:w="446" w:type="pct"/>
                <w:gridSpan w:val="2"/>
                <w:shd w:val="clear" w:color="auto" w:fill="auto"/>
                <w:noWrap/>
                <w:vAlign w:val="bottom"/>
              </w:tcPr>
            </w:tcPrChange>
          </w:tcPr>
          <w:p w14:paraId="0827063B" w14:textId="43C0A2AD"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4.89</w:t>
            </w:r>
          </w:p>
        </w:tc>
        <w:tc>
          <w:tcPr>
            <w:tcW w:w="343" w:type="pct"/>
            <w:vAlign w:val="bottom"/>
            <w:tcPrChange w:id="1267" w:author="Mohammad Nayeem Hasan" w:date="2025-05-07T14:56:00Z" w16du:dateUtc="2025-05-07T08:56:00Z">
              <w:tcPr>
                <w:tcW w:w="277" w:type="pct"/>
                <w:vAlign w:val="bottom"/>
              </w:tcPr>
            </w:tcPrChange>
          </w:tcPr>
          <w:p w14:paraId="5C26C845"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3.16</w:t>
            </w:r>
          </w:p>
        </w:tc>
      </w:tr>
      <w:tr w:rsidR="00844561" w:rsidRPr="0079412E" w14:paraId="1C5F9DF6" w14:textId="77777777" w:rsidTr="00A81135">
        <w:trPr>
          <w:trHeight w:val="300"/>
          <w:trPrChange w:id="1268" w:author="Mohammad Nayeem Hasan" w:date="2025-05-07T14:56:00Z" w16du:dateUtc="2025-05-07T08:56:00Z">
            <w:trPr>
              <w:gridAfter w:val="0"/>
              <w:trHeight w:val="300"/>
            </w:trPr>
          </w:trPrChange>
        </w:trPr>
        <w:tc>
          <w:tcPr>
            <w:tcW w:w="863" w:type="pct"/>
            <w:shd w:val="clear" w:color="auto" w:fill="auto"/>
            <w:noWrap/>
            <w:vAlign w:val="bottom"/>
            <w:tcPrChange w:id="1269" w:author="Mohammad Nayeem Hasan" w:date="2025-05-07T14:56:00Z" w16du:dateUtc="2025-05-07T08:56:00Z">
              <w:tcPr>
                <w:tcW w:w="875" w:type="pct"/>
                <w:shd w:val="clear" w:color="auto" w:fill="auto"/>
                <w:noWrap/>
                <w:vAlign w:val="bottom"/>
              </w:tcPr>
            </w:tcPrChange>
          </w:tcPr>
          <w:p w14:paraId="17F98C67"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Tanzania</w:t>
            </w:r>
          </w:p>
        </w:tc>
        <w:tc>
          <w:tcPr>
            <w:tcW w:w="918" w:type="pct"/>
            <w:shd w:val="clear" w:color="auto" w:fill="auto"/>
            <w:noWrap/>
            <w:vAlign w:val="bottom"/>
            <w:tcPrChange w:id="1270" w:author="Mohammad Nayeem Hasan" w:date="2025-05-07T14:56:00Z" w16du:dateUtc="2025-05-07T08:56:00Z">
              <w:tcPr>
                <w:tcW w:w="931" w:type="pct"/>
                <w:gridSpan w:val="2"/>
                <w:shd w:val="clear" w:color="auto" w:fill="auto"/>
                <w:noWrap/>
                <w:vAlign w:val="bottom"/>
              </w:tcPr>
            </w:tcPrChange>
          </w:tcPr>
          <w:p w14:paraId="5B8C19B7"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Europe</w:t>
            </w:r>
            <w:del w:id="1271" w:author="Mohammad Nayeem Hasan" w:date="2025-05-07T16:07:00Z" w16du:dateUtc="2025-05-07T10:07:00Z">
              <w:r w:rsidRPr="0079412E" w:rsidDel="005268AF">
                <w:rPr>
                  <w:rFonts w:ascii="Times New Roman" w:hAnsi="Times New Roman" w:cs="Times New Roman"/>
                  <w:color w:val="000000"/>
                  <w:sz w:val="24"/>
                  <w:szCs w:val="24"/>
                </w:rPr>
                <w:delText>an Region</w:delText>
              </w:r>
            </w:del>
          </w:p>
        </w:tc>
        <w:tc>
          <w:tcPr>
            <w:tcW w:w="701" w:type="pct"/>
            <w:shd w:val="clear" w:color="auto" w:fill="auto"/>
            <w:noWrap/>
            <w:vAlign w:val="bottom"/>
            <w:tcPrChange w:id="1272" w:author="Mohammad Nayeem Hasan" w:date="2025-05-07T14:56:00Z" w16du:dateUtc="2025-05-07T08:56:00Z">
              <w:tcPr>
                <w:tcW w:w="711" w:type="pct"/>
                <w:gridSpan w:val="2"/>
                <w:shd w:val="clear" w:color="auto" w:fill="auto"/>
                <w:noWrap/>
                <w:vAlign w:val="bottom"/>
              </w:tcPr>
            </w:tcPrChange>
          </w:tcPr>
          <w:p w14:paraId="28C37A91"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Africa</w:t>
            </w:r>
          </w:p>
        </w:tc>
        <w:tc>
          <w:tcPr>
            <w:tcW w:w="574" w:type="pct"/>
            <w:tcPrChange w:id="1273" w:author="Mohammad Nayeem Hasan" w:date="2025-05-07T14:56:00Z" w16du:dateUtc="2025-05-07T08:56:00Z">
              <w:tcPr>
                <w:tcW w:w="582" w:type="pct"/>
                <w:gridSpan w:val="2"/>
              </w:tcPr>
            </w:tcPrChange>
          </w:tcPr>
          <w:p w14:paraId="66D97FA8" w14:textId="11DD0B45" w:rsidR="00844561" w:rsidRPr="0079412E" w:rsidRDefault="00D46C2D" w:rsidP="00844561">
            <w:pPr>
              <w:spacing w:after="0" w:line="240" w:lineRule="auto"/>
              <w:jc w:val="right"/>
              <w:rPr>
                <w:rFonts w:ascii="Times New Roman" w:hAnsi="Times New Roman" w:cs="Times New Roman"/>
                <w:color w:val="000000"/>
                <w:sz w:val="24"/>
                <w:szCs w:val="24"/>
              </w:rPr>
            </w:pPr>
            <w:ins w:id="1274" w:author="Mohammad Nayeem Hasan" w:date="2025-05-07T16:04:00Z" w16du:dateUtc="2025-05-07T10:04:00Z">
              <w:r w:rsidRPr="00E808B2">
                <w:rPr>
                  <w:rFonts w:ascii="Times New Roman" w:hAnsi="Times New Roman" w:cs="Times New Roman"/>
                  <w:color w:val="000000"/>
                  <w:sz w:val="24"/>
                  <w:szCs w:val="24"/>
                </w:rPr>
                <w:t>Southern</w:t>
              </w:r>
            </w:ins>
          </w:p>
        </w:tc>
        <w:tc>
          <w:tcPr>
            <w:tcW w:w="424" w:type="pct"/>
            <w:shd w:val="clear" w:color="auto" w:fill="auto"/>
            <w:noWrap/>
            <w:vAlign w:val="bottom"/>
            <w:tcPrChange w:id="1275" w:author="Mohammad Nayeem Hasan" w:date="2025-05-07T14:56:00Z" w16du:dateUtc="2025-05-07T08:56:00Z">
              <w:tcPr>
                <w:tcW w:w="430" w:type="pct"/>
                <w:gridSpan w:val="2"/>
                <w:shd w:val="clear" w:color="auto" w:fill="auto"/>
                <w:noWrap/>
                <w:vAlign w:val="bottom"/>
              </w:tcPr>
            </w:tcPrChange>
          </w:tcPr>
          <w:p w14:paraId="6E41D488" w14:textId="543DEDD2"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34</w:t>
            </w:r>
          </w:p>
        </w:tc>
        <w:tc>
          <w:tcPr>
            <w:tcW w:w="334" w:type="pct"/>
            <w:shd w:val="clear" w:color="auto" w:fill="auto"/>
            <w:noWrap/>
            <w:vAlign w:val="bottom"/>
            <w:tcPrChange w:id="1276" w:author="Mohammad Nayeem Hasan" w:date="2025-05-07T14:56:00Z" w16du:dateUtc="2025-05-07T08:56:00Z">
              <w:tcPr>
                <w:tcW w:w="339" w:type="pct"/>
                <w:gridSpan w:val="2"/>
                <w:shd w:val="clear" w:color="auto" w:fill="auto"/>
                <w:noWrap/>
                <w:vAlign w:val="bottom"/>
              </w:tcPr>
            </w:tcPrChange>
          </w:tcPr>
          <w:p w14:paraId="6E8346A9"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277" w:author="Mohammad Nayeem Hasan" w:date="2025-05-07T14:56:00Z" w16du:dateUtc="2025-05-07T08:56:00Z">
              <w:tcPr>
                <w:tcW w:w="409" w:type="pct"/>
                <w:gridSpan w:val="2"/>
                <w:shd w:val="clear" w:color="auto" w:fill="auto"/>
                <w:noWrap/>
                <w:vAlign w:val="bottom"/>
              </w:tcPr>
            </w:tcPrChange>
          </w:tcPr>
          <w:p w14:paraId="3D3AB8E8" w14:textId="288355F0"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0.53</w:t>
            </w:r>
          </w:p>
        </w:tc>
        <w:tc>
          <w:tcPr>
            <w:tcW w:w="376" w:type="pct"/>
            <w:shd w:val="clear" w:color="auto" w:fill="auto"/>
            <w:noWrap/>
            <w:vAlign w:val="bottom"/>
            <w:tcPrChange w:id="1278" w:author="Mohammad Nayeem Hasan" w:date="2025-05-07T14:56:00Z" w16du:dateUtc="2025-05-07T08:56:00Z">
              <w:tcPr>
                <w:tcW w:w="446" w:type="pct"/>
                <w:gridSpan w:val="2"/>
                <w:shd w:val="clear" w:color="auto" w:fill="auto"/>
                <w:noWrap/>
                <w:vAlign w:val="bottom"/>
              </w:tcPr>
            </w:tcPrChange>
          </w:tcPr>
          <w:p w14:paraId="10D46B55"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279" w:author="Mohammad Nayeem Hasan" w:date="2025-05-07T14:56:00Z" w16du:dateUtc="2025-05-07T08:56:00Z">
              <w:tcPr>
                <w:tcW w:w="277" w:type="pct"/>
                <w:vAlign w:val="bottom"/>
              </w:tcPr>
            </w:tcPrChange>
          </w:tcPr>
          <w:p w14:paraId="4026678F"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2A7E8539" w14:textId="77777777" w:rsidTr="00A81135">
        <w:trPr>
          <w:trHeight w:val="300"/>
          <w:trPrChange w:id="1280" w:author="Mohammad Nayeem Hasan" w:date="2025-05-07T14:56:00Z" w16du:dateUtc="2025-05-07T08:56:00Z">
            <w:trPr>
              <w:gridAfter w:val="0"/>
              <w:trHeight w:val="300"/>
            </w:trPr>
          </w:trPrChange>
        </w:trPr>
        <w:tc>
          <w:tcPr>
            <w:tcW w:w="863" w:type="pct"/>
            <w:shd w:val="clear" w:color="auto" w:fill="auto"/>
            <w:noWrap/>
            <w:vAlign w:val="bottom"/>
            <w:tcPrChange w:id="1281" w:author="Mohammad Nayeem Hasan" w:date="2025-05-07T14:56:00Z" w16du:dateUtc="2025-05-07T08:56:00Z">
              <w:tcPr>
                <w:tcW w:w="875" w:type="pct"/>
                <w:shd w:val="clear" w:color="auto" w:fill="auto"/>
                <w:noWrap/>
                <w:vAlign w:val="bottom"/>
              </w:tcPr>
            </w:tcPrChange>
          </w:tcPr>
          <w:p w14:paraId="1B3BA503"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Thailand</w:t>
            </w:r>
          </w:p>
        </w:tc>
        <w:tc>
          <w:tcPr>
            <w:tcW w:w="918" w:type="pct"/>
            <w:shd w:val="clear" w:color="auto" w:fill="auto"/>
            <w:noWrap/>
            <w:vAlign w:val="bottom"/>
            <w:tcPrChange w:id="1282" w:author="Mohammad Nayeem Hasan" w:date="2025-05-07T14:56:00Z" w16du:dateUtc="2025-05-07T08:56:00Z">
              <w:tcPr>
                <w:tcW w:w="931" w:type="pct"/>
                <w:gridSpan w:val="2"/>
                <w:shd w:val="clear" w:color="auto" w:fill="auto"/>
                <w:noWrap/>
                <w:vAlign w:val="bottom"/>
              </w:tcPr>
            </w:tcPrChange>
          </w:tcPr>
          <w:p w14:paraId="5A3611DF" w14:textId="50429333" w:rsidR="00844561" w:rsidRPr="0079412E" w:rsidRDefault="00844561" w:rsidP="00844561">
            <w:pPr>
              <w:spacing w:after="0" w:line="240" w:lineRule="auto"/>
              <w:rPr>
                <w:rFonts w:ascii="Times New Roman" w:hAnsi="Times New Roman" w:cs="Times New Roman"/>
                <w:color w:val="000000"/>
                <w:sz w:val="24"/>
                <w:szCs w:val="24"/>
              </w:rPr>
            </w:pPr>
            <w:ins w:id="1283" w:author="Mohammad Nayeem Hasan" w:date="2025-05-07T14:12:00Z" w16du:dateUtc="2025-05-07T08:12:00Z">
              <w:r w:rsidRPr="0079412E">
                <w:rPr>
                  <w:rFonts w:ascii="Times New Roman" w:hAnsi="Times New Roman" w:cs="Times New Roman"/>
                  <w:color w:val="000000"/>
                  <w:sz w:val="24"/>
                  <w:szCs w:val="24"/>
                </w:rPr>
                <w:t>South-East Asia</w:t>
              </w:r>
            </w:ins>
            <w:del w:id="1284" w:author="Mohammad Nayeem Hasan" w:date="2025-05-07T14:12:00Z" w16du:dateUtc="2025-05-07T08:12:00Z">
              <w:r w:rsidRPr="0079412E" w:rsidDel="00844561">
                <w:rPr>
                  <w:rFonts w:ascii="Times New Roman" w:hAnsi="Times New Roman" w:cs="Times New Roman"/>
                  <w:color w:val="000000"/>
                  <w:sz w:val="24"/>
                  <w:szCs w:val="24"/>
                </w:rPr>
                <w:delText>South-East Asia Region</w:delText>
              </w:r>
            </w:del>
          </w:p>
        </w:tc>
        <w:tc>
          <w:tcPr>
            <w:tcW w:w="701" w:type="pct"/>
            <w:shd w:val="clear" w:color="auto" w:fill="auto"/>
            <w:noWrap/>
            <w:vAlign w:val="bottom"/>
            <w:tcPrChange w:id="1285" w:author="Mohammad Nayeem Hasan" w:date="2025-05-07T14:56:00Z" w16du:dateUtc="2025-05-07T08:56:00Z">
              <w:tcPr>
                <w:tcW w:w="711" w:type="pct"/>
                <w:gridSpan w:val="2"/>
                <w:shd w:val="clear" w:color="auto" w:fill="auto"/>
                <w:noWrap/>
                <w:vAlign w:val="bottom"/>
              </w:tcPr>
            </w:tcPrChange>
          </w:tcPr>
          <w:p w14:paraId="6758712D"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Asia</w:t>
            </w:r>
          </w:p>
        </w:tc>
        <w:tc>
          <w:tcPr>
            <w:tcW w:w="574" w:type="pct"/>
            <w:tcPrChange w:id="1286" w:author="Mohammad Nayeem Hasan" w:date="2025-05-07T14:56:00Z" w16du:dateUtc="2025-05-07T08:56:00Z">
              <w:tcPr>
                <w:tcW w:w="582" w:type="pct"/>
                <w:gridSpan w:val="2"/>
              </w:tcPr>
            </w:tcPrChange>
          </w:tcPr>
          <w:p w14:paraId="36B58EBF" w14:textId="2703719C" w:rsidR="00844561" w:rsidRPr="0079412E" w:rsidRDefault="00E808B2" w:rsidP="00844561">
            <w:pPr>
              <w:spacing w:after="0" w:line="240" w:lineRule="auto"/>
              <w:jc w:val="right"/>
              <w:rPr>
                <w:rFonts w:ascii="Times New Roman" w:hAnsi="Times New Roman" w:cs="Times New Roman"/>
                <w:color w:val="000000"/>
                <w:sz w:val="24"/>
                <w:szCs w:val="24"/>
              </w:rPr>
            </w:pPr>
            <w:ins w:id="1287" w:author="Mohammad Nayeem Hasan" w:date="2025-05-07T15:54:00Z" w16du:dateUtc="2025-05-07T09:54: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288" w:author="Mohammad Nayeem Hasan" w:date="2025-05-07T14:56:00Z" w16du:dateUtc="2025-05-07T08:56:00Z">
              <w:tcPr>
                <w:tcW w:w="430" w:type="pct"/>
                <w:gridSpan w:val="2"/>
                <w:shd w:val="clear" w:color="auto" w:fill="auto"/>
                <w:noWrap/>
                <w:vAlign w:val="bottom"/>
              </w:tcPr>
            </w:tcPrChange>
          </w:tcPr>
          <w:p w14:paraId="46FAAB08" w14:textId="13FEF2CE"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104681</w:t>
            </w:r>
          </w:p>
        </w:tc>
        <w:tc>
          <w:tcPr>
            <w:tcW w:w="334" w:type="pct"/>
            <w:shd w:val="clear" w:color="auto" w:fill="auto"/>
            <w:noWrap/>
            <w:vAlign w:val="bottom"/>
            <w:tcPrChange w:id="1289" w:author="Mohammad Nayeem Hasan" w:date="2025-05-07T14:56:00Z" w16du:dateUtc="2025-05-07T08:56:00Z">
              <w:tcPr>
                <w:tcW w:w="339" w:type="pct"/>
                <w:gridSpan w:val="2"/>
                <w:shd w:val="clear" w:color="auto" w:fill="auto"/>
                <w:noWrap/>
                <w:vAlign w:val="bottom"/>
              </w:tcPr>
            </w:tcPrChange>
          </w:tcPr>
          <w:p w14:paraId="19802A06"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87</w:t>
            </w:r>
          </w:p>
        </w:tc>
        <w:tc>
          <w:tcPr>
            <w:tcW w:w="466" w:type="pct"/>
            <w:shd w:val="clear" w:color="auto" w:fill="auto"/>
            <w:noWrap/>
            <w:vAlign w:val="bottom"/>
            <w:tcPrChange w:id="1290" w:author="Mohammad Nayeem Hasan" w:date="2025-05-07T14:56:00Z" w16du:dateUtc="2025-05-07T08:56:00Z">
              <w:tcPr>
                <w:tcW w:w="409" w:type="pct"/>
                <w:gridSpan w:val="2"/>
                <w:shd w:val="clear" w:color="auto" w:fill="auto"/>
                <w:noWrap/>
                <w:vAlign w:val="bottom"/>
              </w:tcPr>
            </w:tcPrChange>
          </w:tcPr>
          <w:p w14:paraId="64D8F308" w14:textId="08226701"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1462.0</w:t>
            </w:r>
            <w:r>
              <w:rPr>
                <w:rFonts w:ascii="Times New Roman" w:hAnsi="Times New Roman" w:cs="Times New Roman"/>
                <w:color w:val="000000"/>
                <w:sz w:val="24"/>
                <w:szCs w:val="24"/>
              </w:rPr>
              <w:t>0</w:t>
            </w:r>
          </w:p>
        </w:tc>
        <w:tc>
          <w:tcPr>
            <w:tcW w:w="376" w:type="pct"/>
            <w:shd w:val="clear" w:color="auto" w:fill="auto"/>
            <w:noWrap/>
            <w:vAlign w:val="bottom"/>
            <w:tcPrChange w:id="1291" w:author="Mohammad Nayeem Hasan" w:date="2025-05-07T14:56:00Z" w16du:dateUtc="2025-05-07T08:56:00Z">
              <w:tcPr>
                <w:tcW w:w="446" w:type="pct"/>
                <w:gridSpan w:val="2"/>
                <w:shd w:val="clear" w:color="auto" w:fill="auto"/>
                <w:noWrap/>
                <w:vAlign w:val="bottom"/>
              </w:tcPr>
            </w:tcPrChange>
          </w:tcPr>
          <w:p w14:paraId="71F0655A" w14:textId="095862B6"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1.2</w:t>
            </w:r>
            <w:r>
              <w:rPr>
                <w:rFonts w:ascii="Times New Roman" w:hAnsi="Times New Roman" w:cs="Times New Roman"/>
                <w:color w:val="000000"/>
                <w:sz w:val="24"/>
                <w:szCs w:val="24"/>
              </w:rPr>
              <w:t>2</w:t>
            </w:r>
          </w:p>
        </w:tc>
        <w:tc>
          <w:tcPr>
            <w:tcW w:w="343" w:type="pct"/>
            <w:vAlign w:val="bottom"/>
            <w:tcPrChange w:id="1292" w:author="Mohammad Nayeem Hasan" w:date="2025-05-07T14:56:00Z" w16du:dateUtc="2025-05-07T08:56:00Z">
              <w:tcPr>
                <w:tcW w:w="277" w:type="pct"/>
                <w:vAlign w:val="bottom"/>
              </w:tcPr>
            </w:tcPrChange>
          </w:tcPr>
          <w:p w14:paraId="2E6D19AB"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0.08</w:t>
            </w:r>
          </w:p>
        </w:tc>
      </w:tr>
      <w:tr w:rsidR="00844561" w:rsidRPr="0079412E" w14:paraId="03B5B529" w14:textId="77777777" w:rsidTr="00A81135">
        <w:trPr>
          <w:trHeight w:val="300"/>
          <w:trPrChange w:id="1293" w:author="Mohammad Nayeem Hasan" w:date="2025-05-07T14:56:00Z" w16du:dateUtc="2025-05-07T08:56:00Z">
            <w:trPr>
              <w:gridAfter w:val="0"/>
              <w:trHeight w:val="300"/>
            </w:trPr>
          </w:trPrChange>
        </w:trPr>
        <w:tc>
          <w:tcPr>
            <w:tcW w:w="863" w:type="pct"/>
            <w:shd w:val="clear" w:color="auto" w:fill="auto"/>
            <w:noWrap/>
            <w:vAlign w:val="bottom"/>
            <w:tcPrChange w:id="1294" w:author="Mohammad Nayeem Hasan" w:date="2025-05-07T14:56:00Z" w16du:dateUtc="2025-05-07T08:56:00Z">
              <w:tcPr>
                <w:tcW w:w="875" w:type="pct"/>
                <w:shd w:val="clear" w:color="auto" w:fill="auto"/>
                <w:noWrap/>
                <w:vAlign w:val="bottom"/>
              </w:tcPr>
            </w:tcPrChange>
          </w:tcPr>
          <w:p w14:paraId="52C995DA"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Tokelau</w:t>
            </w:r>
          </w:p>
        </w:tc>
        <w:tc>
          <w:tcPr>
            <w:tcW w:w="918" w:type="pct"/>
            <w:shd w:val="clear" w:color="auto" w:fill="auto"/>
            <w:noWrap/>
            <w:tcPrChange w:id="1295" w:author="Mohammad Nayeem Hasan" w:date="2025-05-07T14:56:00Z" w16du:dateUtc="2025-05-07T08:56:00Z">
              <w:tcPr>
                <w:tcW w:w="931" w:type="pct"/>
                <w:gridSpan w:val="2"/>
                <w:shd w:val="clear" w:color="auto" w:fill="auto"/>
                <w:noWrap/>
                <w:vAlign w:val="bottom"/>
              </w:tcPr>
            </w:tcPrChange>
          </w:tcPr>
          <w:p w14:paraId="1A86A43D" w14:textId="5F20FEA4" w:rsidR="00844561" w:rsidRPr="0079412E" w:rsidRDefault="00844561" w:rsidP="00844561">
            <w:pPr>
              <w:spacing w:after="0" w:line="240" w:lineRule="auto"/>
              <w:rPr>
                <w:rFonts w:ascii="Times New Roman" w:hAnsi="Times New Roman" w:cs="Times New Roman"/>
                <w:color w:val="000000"/>
                <w:sz w:val="24"/>
                <w:szCs w:val="24"/>
              </w:rPr>
            </w:pPr>
            <w:ins w:id="1296" w:author="Mohammad Nayeem Hasan" w:date="2025-05-07T14:11:00Z" w16du:dateUtc="2025-05-07T08:11:00Z">
              <w:r w:rsidRPr="00280657">
                <w:rPr>
                  <w:rFonts w:ascii="Times New Roman" w:hAnsi="Times New Roman" w:cs="Times New Roman"/>
                  <w:color w:val="000000"/>
                  <w:sz w:val="24"/>
                  <w:szCs w:val="24"/>
                </w:rPr>
                <w:t>Western Pacific</w:t>
              </w:r>
            </w:ins>
            <w:del w:id="1297" w:author="Mohammad Nayeem Hasan" w:date="2025-05-07T14:11:00Z" w16du:dateUtc="2025-05-07T08:11:00Z">
              <w:r w:rsidRPr="0079412E" w:rsidDel="00B850F6">
                <w:rPr>
                  <w:rFonts w:ascii="Times New Roman" w:hAnsi="Times New Roman" w:cs="Times New Roman"/>
                  <w:color w:val="000000"/>
                  <w:sz w:val="24"/>
                  <w:szCs w:val="24"/>
                </w:rPr>
                <w:delText>Western Pacific Region</w:delText>
              </w:r>
            </w:del>
          </w:p>
        </w:tc>
        <w:tc>
          <w:tcPr>
            <w:tcW w:w="701" w:type="pct"/>
            <w:shd w:val="clear" w:color="auto" w:fill="auto"/>
            <w:noWrap/>
            <w:vAlign w:val="bottom"/>
            <w:tcPrChange w:id="1298" w:author="Mohammad Nayeem Hasan" w:date="2025-05-07T14:56:00Z" w16du:dateUtc="2025-05-07T08:56:00Z">
              <w:tcPr>
                <w:tcW w:w="711" w:type="pct"/>
                <w:gridSpan w:val="2"/>
                <w:shd w:val="clear" w:color="auto" w:fill="auto"/>
                <w:noWrap/>
                <w:vAlign w:val="bottom"/>
              </w:tcPr>
            </w:tcPrChange>
          </w:tcPr>
          <w:p w14:paraId="3A577C0C"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574" w:type="pct"/>
            <w:tcPrChange w:id="1299" w:author="Mohammad Nayeem Hasan" w:date="2025-05-07T14:56:00Z" w16du:dateUtc="2025-05-07T08:56:00Z">
              <w:tcPr>
                <w:tcW w:w="582" w:type="pct"/>
                <w:gridSpan w:val="2"/>
              </w:tcPr>
            </w:tcPrChange>
          </w:tcPr>
          <w:p w14:paraId="6014D0A7" w14:textId="428A7724" w:rsidR="00844561" w:rsidRPr="0079412E" w:rsidRDefault="00D46C2D" w:rsidP="00844561">
            <w:pPr>
              <w:spacing w:after="0" w:line="240" w:lineRule="auto"/>
              <w:jc w:val="right"/>
              <w:rPr>
                <w:rFonts w:ascii="Times New Roman" w:hAnsi="Times New Roman" w:cs="Times New Roman"/>
                <w:color w:val="000000"/>
                <w:sz w:val="24"/>
                <w:szCs w:val="24"/>
              </w:rPr>
            </w:pPr>
            <w:ins w:id="1300" w:author="Mohammad Nayeem Hasan" w:date="2025-05-07T16:04:00Z" w16du:dateUtc="2025-05-07T10:04:00Z">
              <w:r w:rsidRPr="00E808B2">
                <w:rPr>
                  <w:rFonts w:ascii="Times New Roman" w:hAnsi="Times New Roman" w:cs="Times New Roman"/>
                  <w:color w:val="000000"/>
                  <w:sz w:val="24"/>
                  <w:szCs w:val="24"/>
                </w:rPr>
                <w:t>Southern</w:t>
              </w:r>
            </w:ins>
          </w:p>
        </w:tc>
        <w:tc>
          <w:tcPr>
            <w:tcW w:w="424" w:type="pct"/>
            <w:shd w:val="clear" w:color="auto" w:fill="auto"/>
            <w:noWrap/>
            <w:vAlign w:val="bottom"/>
            <w:tcPrChange w:id="1301" w:author="Mohammad Nayeem Hasan" w:date="2025-05-07T14:56:00Z" w16du:dateUtc="2025-05-07T08:56:00Z">
              <w:tcPr>
                <w:tcW w:w="430" w:type="pct"/>
                <w:gridSpan w:val="2"/>
                <w:shd w:val="clear" w:color="auto" w:fill="auto"/>
                <w:noWrap/>
                <w:vAlign w:val="bottom"/>
              </w:tcPr>
            </w:tcPrChange>
          </w:tcPr>
          <w:p w14:paraId="493EA190" w14:textId="121C3B1F"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4</w:t>
            </w:r>
          </w:p>
        </w:tc>
        <w:tc>
          <w:tcPr>
            <w:tcW w:w="334" w:type="pct"/>
            <w:shd w:val="clear" w:color="auto" w:fill="auto"/>
            <w:noWrap/>
            <w:vAlign w:val="bottom"/>
            <w:tcPrChange w:id="1302" w:author="Mohammad Nayeem Hasan" w:date="2025-05-07T14:56:00Z" w16du:dateUtc="2025-05-07T08:56:00Z">
              <w:tcPr>
                <w:tcW w:w="339" w:type="pct"/>
                <w:gridSpan w:val="2"/>
                <w:shd w:val="clear" w:color="auto" w:fill="auto"/>
                <w:noWrap/>
                <w:vAlign w:val="bottom"/>
              </w:tcPr>
            </w:tcPrChange>
          </w:tcPr>
          <w:p w14:paraId="02C8FCEA"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303" w:author="Mohammad Nayeem Hasan" w:date="2025-05-07T14:56:00Z" w16du:dateUtc="2025-05-07T08:56:00Z">
              <w:tcPr>
                <w:tcW w:w="409" w:type="pct"/>
                <w:gridSpan w:val="2"/>
                <w:shd w:val="clear" w:color="auto" w:fill="auto"/>
                <w:noWrap/>
                <w:vAlign w:val="bottom"/>
              </w:tcPr>
            </w:tcPrChange>
          </w:tcPr>
          <w:p w14:paraId="739B4A30" w14:textId="2AD646CA"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2163.33</w:t>
            </w:r>
          </w:p>
        </w:tc>
        <w:tc>
          <w:tcPr>
            <w:tcW w:w="376" w:type="pct"/>
            <w:shd w:val="clear" w:color="auto" w:fill="auto"/>
            <w:noWrap/>
            <w:vAlign w:val="bottom"/>
            <w:tcPrChange w:id="1304" w:author="Mohammad Nayeem Hasan" w:date="2025-05-07T14:56:00Z" w16du:dateUtc="2025-05-07T08:56:00Z">
              <w:tcPr>
                <w:tcW w:w="446" w:type="pct"/>
                <w:gridSpan w:val="2"/>
                <w:shd w:val="clear" w:color="auto" w:fill="auto"/>
                <w:noWrap/>
                <w:vAlign w:val="bottom"/>
              </w:tcPr>
            </w:tcPrChange>
          </w:tcPr>
          <w:p w14:paraId="277A0196"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305" w:author="Mohammad Nayeem Hasan" w:date="2025-05-07T14:56:00Z" w16du:dateUtc="2025-05-07T08:56:00Z">
              <w:tcPr>
                <w:tcW w:w="277" w:type="pct"/>
                <w:vAlign w:val="bottom"/>
              </w:tcPr>
            </w:tcPrChange>
          </w:tcPr>
          <w:p w14:paraId="0E9BA280"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55BD5ECB" w14:textId="77777777" w:rsidTr="00A81135">
        <w:trPr>
          <w:trHeight w:val="300"/>
          <w:trPrChange w:id="1306" w:author="Mohammad Nayeem Hasan" w:date="2025-05-07T14:56:00Z" w16du:dateUtc="2025-05-07T08:56:00Z">
            <w:trPr>
              <w:gridAfter w:val="0"/>
              <w:trHeight w:val="300"/>
            </w:trPr>
          </w:trPrChange>
        </w:trPr>
        <w:tc>
          <w:tcPr>
            <w:tcW w:w="863" w:type="pct"/>
            <w:shd w:val="clear" w:color="auto" w:fill="auto"/>
            <w:noWrap/>
            <w:vAlign w:val="bottom"/>
            <w:tcPrChange w:id="1307" w:author="Mohammad Nayeem Hasan" w:date="2025-05-07T14:56:00Z" w16du:dateUtc="2025-05-07T08:56:00Z">
              <w:tcPr>
                <w:tcW w:w="875" w:type="pct"/>
                <w:shd w:val="clear" w:color="auto" w:fill="auto"/>
                <w:noWrap/>
                <w:vAlign w:val="bottom"/>
              </w:tcPr>
            </w:tcPrChange>
          </w:tcPr>
          <w:p w14:paraId="6CF3A342"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Tonga</w:t>
            </w:r>
          </w:p>
        </w:tc>
        <w:tc>
          <w:tcPr>
            <w:tcW w:w="918" w:type="pct"/>
            <w:shd w:val="clear" w:color="auto" w:fill="auto"/>
            <w:noWrap/>
            <w:tcPrChange w:id="1308" w:author="Mohammad Nayeem Hasan" w:date="2025-05-07T14:56:00Z" w16du:dateUtc="2025-05-07T08:56:00Z">
              <w:tcPr>
                <w:tcW w:w="931" w:type="pct"/>
                <w:gridSpan w:val="2"/>
                <w:shd w:val="clear" w:color="auto" w:fill="auto"/>
                <w:noWrap/>
                <w:vAlign w:val="bottom"/>
              </w:tcPr>
            </w:tcPrChange>
          </w:tcPr>
          <w:p w14:paraId="59CB121C" w14:textId="16C3855A" w:rsidR="00844561" w:rsidRPr="0079412E" w:rsidRDefault="00844561" w:rsidP="00844561">
            <w:pPr>
              <w:spacing w:after="0" w:line="240" w:lineRule="auto"/>
              <w:rPr>
                <w:rFonts w:ascii="Times New Roman" w:hAnsi="Times New Roman" w:cs="Times New Roman"/>
                <w:color w:val="000000"/>
                <w:sz w:val="24"/>
                <w:szCs w:val="24"/>
              </w:rPr>
            </w:pPr>
            <w:ins w:id="1309" w:author="Mohammad Nayeem Hasan" w:date="2025-05-07T14:11:00Z" w16du:dateUtc="2025-05-07T08:11:00Z">
              <w:r w:rsidRPr="00280657">
                <w:rPr>
                  <w:rFonts w:ascii="Times New Roman" w:hAnsi="Times New Roman" w:cs="Times New Roman"/>
                  <w:color w:val="000000"/>
                  <w:sz w:val="24"/>
                  <w:szCs w:val="24"/>
                </w:rPr>
                <w:t>Western Pacific</w:t>
              </w:r>
            </w:ins>
            <w:del w:id="1310" w:author="Mohammad Nayeem Hasan" w:date="2025-05-07T14:11:00Z" w16du:dateUtc="2025-05-07T08:11:00Z">
              <w:r w:rsidRPr="0079412E" w:rsidDel="00B850F6">
                <w:rPr>
                  <w:rFonts w:ascii="Times New Roman" w:hAnsi="Times New Roman" w:cs="Times New Roman"/>
                  <w:color w:val="000000"/>
                  <w:sz w:val="24"/>
                  <w:szCs w:val="24"/>
                </w:rPr>
                <w:delText>Western Pacific Region</w:delText>
              </w:r>
            </w:del>
          </w:p>
        </w:tc>
        <w:tc>
          <w:tcPr>
            <w:tcW w:w="701" w:type="pct"/>
            <w:shd w:val="clear" w:color="auto" w:fill="auto"/>
            <w:noWrap/>
            <w:vAlign w:val="bottom"/>
            <w:tcPrChange w:id="1311" w:author="Mohammad Nayeem Hasan" w:date="2025-05-07T14:56:00Z" w16du:dateUtc="2025-05-07T08:56:00Z">
              <w:tcPr>
                <w:tcW w:w="711" w:type="pct"/>
                <w:gridSpan w:val="2"/>
                <w:shd w:val="clear" w:color="auto" w:fill="auto"/>
                <w:noWrap/>
                <w:vAlign w:val="bottom"/>
              </w:tcPr>
            </w:tcPrChange>
          </w:tcPr>
          <w:p w14:paraId="5E82B52E"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574" w:type="pct"/>
            <w:tcPrChange w:id="1312" w:author="Mohammad Nayeem Hasan" w:date="2025-05-07T14:56:00Z" w16du:dateUtc="2025-05-07T08:56:00Z">
              <w:tcPr>
                <w:tcW w:w="582" w:type="pct"/>
                <w:gridSpan w:val="2"/>
              </w:tcPr>
            </w:tcPrChange>
          </w:tcPr>
          <w:p w14:paraId="108C87EA" w14:textId="41351D04" w:rsidR="00844561" w:rsidRPr="0079412E" w:rsidRDefault="00D46C2D" w:rsidP="00844561">
            <w:pPr>
              <w:spacing w:after="0" w:line="240" w:lineRule="auto"/>
              <w:jc w:val="right"/>
              <w:rPr>
                <w:rFonts w:ascii="Times New Roman" w:hAnsi="Times New Roman" w:cs="Times New Roman"/>
                <w:color w:val="000000"/>
                <w:sz w:val="24"/>
                <w:szCs w:val="24"/>
              </w:rPr>
            </w:pPr>
            <w:ins w:id="1313" w:author="Mohammad Nayeem Hasan" w:date="2025-05-07T16:04:00Z" w16du:dateUtc="2025-05-07T10:04:00Z">
              <w:r w:rsidRPr="00E808B2">
                <w:rPr>
                  <w:rFonts w:ascii="Times New Roman" w:hAnsi="Times New Roman" w:cs="Times New Roman"/>
                  <w:color w:val="000000"/>
                  <w:sz w:val="24"/>
                  <w:szCs w:val="24"/>
                </w:rPr>
                <w:t>Southern</w:t>
              </w:r>
            </w:ins>
          </w:p>
        </w:tc>
        <w:tc>
          <w:tcPr>
            <w:tcW w:w="424" w:type="pct"/>
            <w:shd w:val="clear" w:color="auto" w:fill="auto"/>
            <w:noWrap/>
            <w:vAlign w:val="bottom"/>
            <w:tcPrChange w:id="1314" w:author="Mohammad Nayeem Hasan" w:date="2025-05-07T14:56:00Z" w16du:dateUtc="2025-05-07T08:56:00Z">
              <w:tcPr>
                <w:tcW w:w="430" w:type="pct"/>
                <w:gridSpan w:val="2"/>
                <w:shd w:val="clear" w:color="auto" w:fill="auto"/>
                <w:noWrap/>
                <w:vAlign w:val="bottom"/>
              </w:tcPr>
            </w:tcPrChange>
          </w:tcPr>
          <w:p w14:paraId="576D8CF6" w14:textId="77E1126B"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14</w:t>
            </w:r>
          </w:p>
        </w:tc>
        <w:tc>
          <w:tcPr>
            <w:tcW w:w="334" w:type="pct"/>
            <w:shd w:val="clear" w:color="auto" w:fill="auto"/>
            <w:noWrap/>
            <w:vAlign w:val="bottom"/>
            <w:tcPrChange w:id="1315" w:author="Mohammad Nayeem Hasan" w:date="2025-05-07T14:56:00Z" w16du:dateUtc="2025-05-07T08:56:00Z">
              <w:tcPr>
                <w:tcW w:w="339" w:type="pct"/>
                <w:gridSpan w:val="2"/>
                <w:shd w:val="clear" w:color="auto" w:fill="auto"/>
                <w:noWrap/>
                <w:vAlign w:val="bottom"/>
              </w:tcPr>
            </w:tcPrChange>
          </w:tcPr>
          <w:p w14:paraId="20C59EBF"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316" w:author="Mohammad Nayeem Hasan" w:date="2025-05-07T14:56:00Z" w16du:dateUtc="2025-05-07T08:56:00Z">
              <w:tcPr>
                <w:tcW w:w="409" w:type="pct"/>
                <w:gridSpan w:val="2"/>
                <w:shd w:val="clear" w:color="auto" w:fill="auto"/>
                <w:noWrap/>
                <w:vAlign w:val="bottom"/>
              </w:tcPr>
            </w:tcPrChange>
          </w:tcPr>
          <w:p w14:paraId="5867D602" w14:textId="6B7315D6"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132.05</w:t>
            </w:r>
          </w:p>
        </w:tc>
        <w:tc>
          <w:tcPr>
            <w:tcW w:w="376" w:type="pct"/>
            <w:shd w:val="clear" w:color="auto" w:fill="auto"/>
            <w:noWrap/>
            <w:vAlign w:val="bottom"/>
            <w:tcPrChange w:id="1317" w:author="Mohammad Nayeem Hasan" w:date="2025-05-07T14:56:00Z" w16du:dateUtc="2025-05-07T08:56:00Z">
              <w:tcPr>
                <w:tcW w:w="446" w:type="pct"/>
                <w:gridSpan w:val="2"/>
                <w:shd w:val="clear" w:color="auto" w:fill="auto"/>
                <w:noWrap/>
                <w:vAlign w:val="bottom"/>
              </w:tcPr>
            </w:tcPrChange>
          </w:tcPr>
          <w:p w14:paraId="2289F5A7"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318" w:author="Mohammad Nayeem Hasan" w:date="2025-05-07T14:56:00Z" w16du:dateUtc="2025-05-07T08:56:00Z">
              <w:tcPr>
                <w:tcW w:w="277" w:type="pct"/>
                <w:vAlign w:val="bottom"/>
              </w:tcPr>
            </w:tcPrChange>
          </w:tcPr>
          <w:p w14:paraId="21A1C2D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033DFBA6" w14:textId="77777777" w:rsidTr="00A81135">
        <w:trPr>
          <w:trHeight w:val="300"/>
          <w:trPrChange w:id="1319" w:author="Mohammad Nayeem Hasan" w:date="2025-05-07T14:56:00Z" w16du:dateUtc="2025-05-07T08:56:00Z">
            <w:trPr>
              <w:gridAfter w:val="0"/>
              <w:trHeight w:val="300"/>
            </w:trPr>
          </w:trPrChange>
        </w:trPr>
        <w:tc>
          <w:tcPr>
            <w:tcW w:w="863" w:type="pct"/>
            <w:shd w:val="clear" w:color="auto" w:fill="auto"/>
            <w:noWrap/>
            <w:vAlign w:val="bottom"/>
            <w:tcPrChange w:id="1320" w:author="Mohammad Nayeem Hasan" w:date="2025-05-07T14:56:00Z" w16du:dateUtc="2025-05-07T08:56:00Z">
              <w:tcPr>
                <w:tcW w:w="875" w:type="pct"/>
                <w:shd w:val="clear" w:color="auto" w:fill="auto"/>
                <w:noWrap/>
                <w:vAlign w:val="bottom"/>
              </w:tcPr>
            </w:tcPrChange>
          </w:tcPr>
          <w:p w14:paraId="5CEA68A9"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Trinidad</w:t>
            </w:r>
          </w:p>
        </w:tc>
        <w:tc>
          <w:tcPr>
            <w:tcW w:w="918" w:type="pct"/>
            <w:shd w:val="clear" w:color="auto" w:fill="auto"/>
            <w:noWrap/>
            <w:tcPrChange w:id="1321" w:author="Mohammad Nayeem Hasan" w:date="2025-05-07T14:56:00Z" w16du:dateUtc="2025-05-07T08:56:00Z">
              <w:tcPr>
                <w:tcW w:w="931" w:type="pct"/>
                <w:gridSpan w:val="2"/>
                <w:shd w:val="clear" w:color="auto" w:fill="auto"/>
                <w:noWrap/>
                <w:vAlign w:val="bottom"/>
              </w:tcPr>
            </w:tcPrChange>
          </w:tcPr>
          <w:p w14:paraId="27BE1036" w14:textId="038E7ADD" w:rsidR="00844561" w:rsidRPr="0079412E" w:rsidRDefault="00844561" w:rsidP="00844561">
            <w:pPr>
              <w:spacing w:after="0" w:line="240" w:lineRule="auto"/>
              <w:rPr>
                <w:rFonts w:ascii="Times New Roman" w:hAnsi="Times New Roman" w:cs="Times New Roman"/>
                <w:color w:val="000000"/>
                <w:sz w:val="24"/>
                <w:szCs w:val="24"/>
              </w:rPr>
            </w:pPr>
            <w:ins w:id="1322" w:author="Mohammad Nayeem Hasan" w:date="2025-05-07T14:08:00Z" w16du:dateUtc="2025-05-07T08:08:00Z">
              <w:r w:rsidRPr="00CA0405">
                <w:rPr>
                  <w:rFonts w:ascii="Times New Roman" w:hAnsi="Times New Roman" w:cs="Times New Roman"/>
                  <w:color w:val="000000"/>
                  <w:sz w:val="24"/>
                  <w:szCs w:val="24"/>
                </w:rPr>
                <w:t>America</w:t>
              </w:r>
            </w:ins>
            <w:del w:id="1323" w:author="Mohammad Nayeem Hasan" w:date="2025-05-07T14:08:00Z" w16du:dateUtc="2025-05-07T08:08:00Z">
              <w:r w:rsidRPr="0079412E" w:rsidDel="00AD7FCE">
                <w:rPr>
                  <w:rFonts w:ascii="Times New Roman" w:hAnsi="Times New Roman" w:cs="Times New Roman"/>
                  <w:color w:val="000000"/>
                  <w:sz w:val="24"/>
                  <w:szCs w:val="24"/>
                </w:rPr>
                <w:delText>Region of the Americas</w:delText>
              </w:r>
            </w:del>
          </w:p>
        </w:tc>
        <w:tc>
          <w:tcPr>
            <w:tcW w:w="701" w:type="pct"/>
            <w:shd w:val="clear" w:color="auto" w:fill="auto"/>
            <w:noWrap/>
            <w:vAlign w:val="bottom"/>
            <w:tcPrChange w:id="1324" w:author="Mohammad Nayeem Hasan" w:date="2025-05-07T14:56:00Z" w16du:dateUtc="2025-05-07T08:56:00Z">
              <w:tcPr>
                <w:tcW w:w="711" w:type="pct"/>
                <w:gridSpan w:val="2"/>
                <w:shd w:val="clear" w:color="auto" w:fill="auto"/>
                <w:noWrap/>
                <w:vAlign w:val="bottom"/>
              </w:tcPr>
            </w:tcPrChange>
          </w:tcPr>
          <w:p w14:paraId="4180A1E9"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North America</w:t>
            </w:r>
          </w:p>
        </w:tc>
        <w:tc>
          <w:tcPr>
            <w:tcW w:w="574" w:type="pct"/>
            <w:tcPrChange w:id="1325" w:author="Mohammad Nayeem Hasan" w:date="2025-05-07T14:56:00Z" w16du:dateUtc="2025-05-07T08:56:00Z">
              <w:tcPr>
                <w:tcW w:w="582" w:type="pct"/>
                <w:gridSpan w:val="2"/>
              </w:tcPr>
            </w:tcPrChange>
          </w:tcPr>
          <w:p w14:paraId="11260C61" w14:textId="6D6B2945" w:rsidR="00844561" w:rsidRPr="0079412E" w:rsidRDefault="00E808B2" w:rsidP="00844561">
            <w:pPr>
              <w:spacing w:after="0" w:line="240" w:lineRule="auto"/>
              <w:jc w:val="right"/>
              <w:rPr>
                <w:rFonts w:ascii="Times New Roman" w:hAnsi="Times New Roman" w:cs="Times New Roman"/>
                <w:color w:val="000000"/>
                <w:sz w:val="24"/>
                <w:szCs w:val="24"/>
              </w:rPr>
            </w:pPr>
            <w:ins w:id="1326" w:author="Mohammad Nayeem Hasan" w:date="2025-05-07T15:54:00Z" w16du:dateUtc="2025-05-07T09:54: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327" w:author="Mohammad Nayeem Hasan" w:date="2025-05-07T14:56:00Z" w16du:dateUtc="2025-05-07T08:56:00Z">
              <w:tcPr>
                <w:tcW w:w="430" w:type="pct"/>
                <w:gridSpan w:val="2"/>
                <w:shd w:val="clear" w:color="auto" w:fill="auto"/>
                <w:noWrap/>
                <w:vAlign w:val="bottom"/>
              </w:tcPr>
            </w:tcPrChange>
          </w:tcPr>
          <w:p w14:paraId="7ED04D9E" w14:textId="099E18B2"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2004</w:t>
            </w:r>
          </w:p>
        </w:tc>
        <w:tc>
          <w:tcPr>
            <w:tcW w:w="334" w:type="pct"/>
            <w:shd w:val="clear" w:color="auto" w:fill="auto"/>
            <w:noWrap/>
            <w:vAlign w:val="bottom"/>
            <w:tcPrChange w:id="1328" w:author="Mohammad Nayeem Hasan" w:date="2025-05-07T14:56:00Z" w16du:dateUtc="2025-05-07T08:56:00Z">
              <w:tcPr>
                <w:tcW w:w="339" w:type="pct"/>
                <w:gridSpan w:val="2"/>
                <w:shd w:val="clear" w:color="auto" w:fill="auto"/>
                <w:noWrap/>
                <w:vAlign w:val="bottom"/>
              </w:tcPr>
            </w:tcPrChange>
          </w:tcPr>
          <w:p w14:paraId="183EAEC5"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19</w:t>
            </w:r>
          </w:p>
        </w:tc>
        <w:tc>
          <w:tcPr>
            <w:tcW w:w="466" w:type="pct"/>
            <w:shd w:val="clear" w:color="auto" w:fill="auto"/>
            <w:noWrap/>
            <w:vAlign w:val="bottom"/>
            <w:tcPrChange w:id="1329" w:author="Mohammad Nayeem Hasan" w:date="2025-05-07T14:56:00Z" w16du:dateUtc="2025-05-07T08:56:00Z">
              <w:tcPr>
                <w:tcW w:w="409" w:type="pct"/>
                <w:gridSpan w:val="2"/>
                <w:shd w:val="clear" w:color="auto" w:fill="auto"/>
                <w:noWrap/>
                <w:vAlign w:val="bottom"/>
              </w:tcPr>
            </w:tcPrChange>
          </w:tcPr>
          <w:p w14:paraId="37C38585" w14:textId="0A15A961"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1313.5</w:t>
            </w:r>
            <w:r>
              <w:rPr>
                <w:rFonts w:ascii="Times New Roman" w:hAnsi="Times New Roman" w:cs="Times New Roman"/>
                <w:color w:val="000000"/>
                <w:sz w:val="24"/>
                <w:szCs w:val="24"/>
              </w:rPr>
              <w:t>3</w:t>
            </w:r>
          </w:p>
        </w:tc>
        <w:tc>
          <w:tcPr>
            <w:tcW w:w="376" w:type="pct"/>
            <w:shd w:val="clear" w:color="auto" w:fill="auto"/>
            <w:noWrap/>
            <w:vAlign w:val="bottom"/>
            <w:tcPrChange w:id="1330" w:author="Mohammad Nayeem Hasan" w:date="2025-05-07T14:56:00Z" w16du:dateUtc="2025-05-07T08:56:00Z">
              <w:tcPr>
                <w:tcW w:w="446" w:type="pct"/>
                <w:gridSpan w:val="2"/>
                <w:shd w:val="clear" w:color="auto" w:fill="auto"/>
                <w:noWrap/>
                <w:vAlign w:val="bottom"/>
              </w:tcPr>
            </w:tcPrChange>
          </w:tcPr>
          <w:p w14:paraId="62E623DE" w14:textId="1AEB3094"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12.45</w:t>
            </w:r>
          </w:p>
        </w:tc>
        <w:tc>
          <w:tcPr>
            <w:tcW w:w="343" w:type="pct"/>
            <w:vAlign w:val="bottom"/>
            <w:tcPrChange w:id="1331" w:author="Mohammad Nayeem Hasan" w:date="2025-05-07T14:56:00Z" w16du:dateUtc="2025-05-07T08:56:00Z">
              <w:tcPr>
                <w:tcW w:w="277" w:type="pct"/>
                <w:vAlign w:val="bottom"/>
              </w:tcPr>
            </w:tcPrChange>
          </w:tcPr>
          <w:p w14:paraId="31FAF2B6"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0.95</w:t>
            </w:r>
          </w:p>
        </w:tc>
      </w:tr>
      <w:tr w:rsidR="00844561" w:rsidRPr="0079412E" w14:paraId="62E55A17" w14:textId="77777777" w:rsidTr="00A81135">
        <w:trPr>
          <w:trHeight w:val="300"/>
          <w:trPrChange w:id="1332" w:author="Mohammad Nayeem Hasan" w:date="2025-05-07T14:56:00Z" w16du:dateUtc="2025-05-07T08:56:00Z">
            <w:trPr>
              <w:gridAfter w:val="0"/>
              <w:trHeight w:val="300"/>
            </w:trPr>
          </w:trPrChange>
        </w:trPr>
        <w:tc>
          <w:tcPr>
            <w:tcW w:w="863" w:type="pct"/>
            <w:shd w:val="clear" w:color="auto" w:fill="auto"/>
            <w:noWrap/>
            <w:vAlign w:val="bottom"/>
            <w:tcPrChange w:id="1333" w:author="Mohammad Nayeem Hasan" w:date="2025-05-07T14:56:00Z" w16du:dateUtc="2025-05-07T08:56:00Z">
              <w:tcPr>
                <w:tcW w:w="875" w:type="pct"/>
                <w:shd w:val="clear" w:color="auto" w:fill="auto"/>
                <w:noWrap/>
                <w:vAlign w:val="bottom"/>
              </w:tcPr>
            </w:tcPrChange>
          </w:tcPr>
          <w:p w14:paraId="7BEBC660"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Turks and Caicos Islands</w:t>
            </w:r>
          </w:p>
        </w:tc>
        <w:tc>
          <w:tcPr>
            <w:tcW w:w="918" w:type="pct"/>
            <w:shd w:val="clear" w:color="auto" w:fill="auto"/>
            <w:noWrap/>
            <w:tcPrChange w:id="1334" w:author="Mohammad Nayeem Hasan" w:date="2025-05-07T14:56:00Z" w16du:dateUtc="2025-05-07T08:56:00Z">
              <w:tcPr>
                <w:tcW w:w="931" w:type="pct"/>
                <w:gridSpan w:val="2"/>
                <w:shd w:val="clear" w:color="auto" w:fill="auto"/>
                <w:noWrap/>
                <w:vAlign w:val="bottom"/>
              </w:tcPr>
            </w:tcPrChange>
          </w:tcPr>
          <w:p w14:paraId="1F263E20" w14:textId="4B2905F7" w:rsidR="00844561" w:rsidRPr="0079412E" w:rsidRDefault="00844561" w:rsidP="00844561">
            <w:pPr>
              <w:spacing w:after="0" w:line="240" w:lineRule="auto"/>
              <w:rPr>
                <w:rFonts w:ascii="Times New Roman" w:hAnsi="Times New Roman" w:cs="Times New Roman"/>
                <w:color w:val="000000"/>
                <w:sz w:val="24"/>
                <w:szCs w:val="24"/>
              </w:rPr>
            </w:pPr>
            <w:ins w:id="1335" w:author="Mohammad Nayeem Hasan" w:date="2025-05-07T14:08:00Z" w16du:dateUtc="2025-05-07T08:08:00Z">
              <w:r w:rsidRPr="00CA0405">
                <w:rPr>
                  <w:rFonts w:ascii="Times New Roman" w:hAnsi="Times New Roman" w:cs="Times New Roman"/>
                  <w:color w:val="000000"/>
                  <w:sz w:val="24"/>
                  <w:szCs w:val="24"/>
                </w:rPr>
                <w:t>America</w:t>
              </w:r>
            </w:ins>
            <w:del w:id="1336" w:author="Mohammad Nayeem Hasan" w:date="2025-05-07T14:08:00Z" w16du:dateUtc="2025-05-07T08:08:00Z">
              <w:r w:rsidRPr="0079412E" w:rsidDel="00AD7FCE">
                <w:rPr>
                  <w:rFonts w:ascii="Times New Roman" w:hAnsi="Times New Roman" w:cs="Times New Roman"/>
                  <w:color w:val="000000"/>
                  <w:sz w:val="24"/>
                  <w:szCs w:val="24"/>
                </w:rPr>
                <w:delText>Region of the Americas</w:delText>
              </w:r>
            </w:del>
          </w:p>
        </w:tc>
        <w:tc>
          <w:tcPr>
            <w:tcW w:w="701" w:type="pct"/>
            <w:shd w:val="clear" w:color="auto" w:fill="auto"/>
            <w:noWrap/>
            <w:vAlign w:val="bottom"/>
            <w:tcPrChange w:id="1337" w:author="Mohammad Nayeem Hasan" w:date="2025-05-07T14:56:00Z" w16du:dateUtc="2025-05-07T08:56:00Z">
              <w:tcPr>
                <w:tcW w:w="711" w:type="pct"/>
                <w:gridSpan w:val="2"/>
                <w:shd w:val="clear" w:color="auto" w:fill="auto"/>
                <w:noWrap/>
                <w:vAlign w:val="bottom"/>
              </w:tcPr>
            </w:tcPrChange>
          </w:tcPr>
          <w:p w14:paraId="192A15BD"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North America</w:t>
            </w:r>
          </w:p>
        </w:tc>
        <w:tc>
          <w:tcPr>
            <w:tcW w:w="574" w:type="pct"/>
            <w:tcPrChange w:id="1338" w:author="Mohammad Nayeem Hasan" w:date="2025-05-07T14:56:00Z" w16du:dateUtc="2025-05-07T08:56:00Z">
              <w:tcPr>
                <w:tcW w:w="582" w:type="pct"/>
                <w:gridSpan w:val="2"/>
              </w:tcPr>
            </w:tcPrChange>
          </w:tcPr>
          <w:p w14:paraId="5A006B28" w14:textId="1AC8FBDF" w:rsidR="00844561" w:rsidRPr="0079412E" w:rsidRDefault="00E808B2" w:rsidP="00844561">
            <w:pPr>
              <w:spacing w:after="0" w:line="240" w:lineRule="auto"/>
              <w:jc w:val="right"/>
              <w:rPr>
                <w:rFonts w:ascii="Times New Roman" w:hAnsi="Times New Roman" w:cs="Times New Roman"/>
                <w:color w:val="000000"/>
                <w:sz w:val="24"/>
                <w:szCs w:val="24"/>
              </w:rPr>
            </w:pPr>
            <w:ins w:id="1339" w:author="Mohammad Nayeem Hasan" w:date="2025-05-07T15:55:00Z" w16du:dateUtc="2025-05-07T09:55: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340" w:author="Mohammad Nayeem Hasan" w:date="2025-05-07T14:56:00Z" w16du:dateUtc="2025-05-07T08:56:00Z">
              <w:tcPr>
                <w:tcW w:w="430" w:type="pct"/>
                <w:gridSpan w:val="2"/>
                <w:shd w:val="clear" w:color="auto" w:fill="auto"/>
                <w:noWrap/>
                <w:vAlign w:val="bottom"/>
              </w:tcPr>
            </w:tcPrChange>
          </w:tcPr>
          <w:p w14:paraId="7E90AB67" w14:textId="7EA6A4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117</w:t>
            </w:r>
          </w:p>
        </w:tc>
        <w:tc>
          <w:tcPr>
            <w:tcW w:w="334" w:type="pct"/>
            <w:shd w:val="clear" w:color="auto" w:fill="auto"/>
            <w:noWrap/>
            <w:vAlign w:val="bottom"/>
            <w:tcPrChange w:id="1341" w:author="Mohammad Nayeem Hasan" w:date="2025-05-07T14:56:00Z" w16du:dateUtc="2025-05-07T08:56:00Z">
              <w:tcPr>
                <w:tcW w:w="339" w:type="pct"/>
                <w:gridSpan w:val="2"/>
                <w:shd w:val="clear" w:color="auto" w:fill="auto"/>
                <w:noWrap/>
                <w:vAlign w:val="bottom"/>
              </w:tcPr>
            </w:tcPrChange>
          </w:tcPr>
          <w:p w14:paraId="0F0C9405"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342" w:author="Mohammad Nayeem Hasan" w:date="2025-05-07T14:56:00Z" w16du:dateUtc="2025-05-07T08:56:00Z">
              <w:tcPr>
                <w:tcW w:w="409" w:type="pct"/>
                <w:gridSpan w:val="2"/>
                <w:shd w:val="clear" w:color="auto" w:fill="auto"/>
                <w:noWrap/>
                <w:vAlign w:val="bottom"/>
              </w:tcPr>
            </w:tcPrChange>
          </w:tcPr>
          <w:p w14:paraId="70973232"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2593.43</w:t>
            </w:r>
          </w:p>
        </w:tc>
        <w:tc>
          <w:tcPr>
            <w:tcW w:w="376" w:type="pct"/>
            <w:shd w:val="clear" w:color="auto" w:fill="auto"/>
            <w:noWrap/>
            <w:vAlign w:val="bottom"/>
            <w:tcPrChange w:id="1343" w:author="Mohammad Nayeem Hasan" w:date="2025-05-07T14:56:00Z" w16du:dateUtc="2025-05-07T08:56:00Z">
              <w:tcPr>
                <w:tcW w:w="446" w:type="pct"/>
                <w:gridSpan w:val="2"/>
                <w:shd w:val="clear" w:color="auto" w:fill="auto"/>
                <w:noWrap/>
                <w:vAlign w:val="bottom"/>
              </w:tcPr>
            </w:tcPrChange>
          </w:tcPr>
          <w:p w14:paraId="736D92B6"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344" w:author="Mohammad Nayeem Hasan" w:date="2025-05-07T14:56:00Z" w16du:dateUtc="2025-05-07T08:56:00Z">
              <w:tcPr>
                <w:tcW w:w="277" w:type="pct"/>
                <w:vAlign w:val="bottom"/>
              </w:tcPr>
            </w:tcPrChange>
          </w:tcPr>
          <w:p w14:paraId="4DA23558"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18CAB4BD" w14:textId="77777777" w:rsidTr="00A81135">
        <w:trPr>
          <w:trHeight w:val="300"/>
          <w:trPrChange w:id="1345" w:author="Mohammad Nayeem Hasan" w:date="2025-05-07T14:56:00Z" w16du:dateUtc="2025-05-07T08:56:00Z">
            <w:trPr>
              <w:gridAfter w:val="0"/>
              <w:trHeight w:val="300"/>
            </w:trPr>
          </w:trPrChange>
        </w:trPr>
        <w:tc>
          <w:tcPr>
            <w:tcW w:w="863" w:type="pct"/>
            <w:shd w:val="clear" w:color="auto" w:fill="auto"/>
            <w:noWrap/>
            <w:vAlign w:val="bottom"/>
            <w:tcPrChange w:id="1346" w:author="Mohammad Nayeem Hasan" w:date="2025-05-07T14:56:00Z" w16du:dateUtc="2025-05-07T08:56:00Z">
              <w:tcPr>
                <w:tcW w:w="875" w:type="pct"/>
                <w:shd w:val="clear" w:color="auto" w:fill="auto"/>
                <w:noWrap/>
                <w:vAlign w:val="bottom"/>
              </w:tcPr>
            </w:tcPrChange>
          </w:tcPr>
          <w:p w14:paraId="13BE1E7E"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Tuvalu</w:t>
            </w:r>
          </w:p>
        </w:tc>
        <w:tc>
          <w:tcPr>
            <w:tcW w:w="918" w:type="pct"/>
            <w:shd w:val="clear" w:color="auto" w:fill="auto"/>
            <w:noWrap/>
            <w:vAlign w:val="bottom"/>
            <w:tcPrChange w:id="1347" w:author="Mohammad Nayeem Hasan" w:date="2025-05-07T14:56:00Z" w16du:dateUtc="2025-05-07T08:56:00Z">
              <w:tcPr>
                <w:tcW w:w="931" w:type="pct"/>
                <w:gridSpan w:val="2"/>
                <w:shd w:val="clear" w:color="auto" w:fill="auto"/>
                <w:noWrap/>
                <w:vAlign w:val="bottom"/>
              </w:tcPr>
            </w:tcPrChange>
          </w:tcPr>
          <w:p w14:paraId="7FA47E18" w14:textId="3BEBA4B2" w:rsidR="00844561" w:rsidRPr="0079412E" w:rsidRDefault="00844561" w:rsidP="00844561">
            <w:pPr>
              <w:spacing w:after="0" w:line="240" w:lineRule="auto"/>
              <w:rPr>
                <w:rFonts w:ascii="Times New Roman" w:hAnsi="Times New Roman" w:cs="Times New Roman"/>
                <w:color w:val="000000"/>
                <w:sz w:val="24"/>
                <w:szCs w:val="24"/>
              </w:rPr>
            </w:pPr>
            <w:ins w:id="1348" w:author="Mohammad Nayeem Hasan" w:date="2025-05-07T14:11:00Z" w16du:dateUtc="2025-05-07T08:11:00Z">
              <w:r w:rsidRPr="0079412E">
                <w:rPr>
                  <w:rFonts w:ascii="Times New Roman" w:hAnsi="Times New Roman" w:cs="Times New Roman"/>
                  <w:color w:val="000000"/>
                  <w:sz w:val="24"/>
                  <w:szCs w:val="24"/>
                </w:rPr>
                <w:t>Western Pacific</w:t>
              </w:r>
            </w:ins>
            <w:del w:id="1349" w:author="Mohammad Nayeem Hasan" w:date="2025-05-07T14:11:00Z" w16du:dateUtc="2025-05-07T08:11:00Z">
              <w:r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tcPrChange w:id="1350" w:author="Mohammad Nayeem Hasan" w:date="2025-05-07T14:56:00Z" w16du:dateUtc="2025-05-07T08:56:00Z">
              <w:tcPr>
                <w:tcW w:w="711" w:type="pct"/>
                <w:gridSpan w:val="2"/>
                <w:shd w:val="clear" w:color="auto" w:fill="auto"/>
                <w:noWrap/>
                <w:vAlign w:val="bottom"/>
              </w:tcPr>
            </w:tcPrChange>
          </w:tcPr>
          <w:p w14:paraId="64865301"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574" w:type="pct"/>
            <w:tcPrChange w:id="1351" w:author="Mohammad Nayeem Hasan" w:date="2025-05-07T14:56:00Z" w16du:dateUtc="2025-05-07T08:56:00Z">
              <w:tcPr>
                <w:tcW w:w="582" w:type="pct"/>
                <w:gridSpan w:val="2"/>
              </w:tcPr>
            </w:tcPrChange>
          </w:tcPr>
          <w:p w14:paraId="22B9E343" w14:textId="10FA3BD6" w:rsidR="00844561" w:rsidRPr="0079412E" w:rsidRDefault="00D46C2D" w:rsidP="00844561">
            <w:pPr>
              <w:spacing w:after="0" w:line="240" w:lineRule="auto"/>
              <w:jc w:val="right"/>
              <w:rPr>
                <w:rFonts w:ascii="Times New Roman" w:hAnsi="Times New Roman" w:cs="Times New Roman"/>
                <w:color w:val="000000"/>
                <w:sz w:val="24"/>
                <w:szCs w:val="24"/>
              </w:rPr>
            </w:pPr>
            <w:ins w:id="1352" w:author="Mohammad Nayeem Hasan" w:date="2025-05-07T16:04:00Z" w16du:dateUtc="2025-05-07T10:04:00Z">
              <w:r w:rsidRPr="00E808B2">
                <w:rPr>
                  <w:rFonts w:ascii="Times New Roman" w:hAnsi="Times New Roman" w:cs="Times New Roman"/>
                  <w:color w:val="000000"/>
                  <w:sz w:val="24"/>
                  <w:szCs w:val="24"/>
                </w:rPr>
                <w:t>Southern</w:t>
              </w:r>
            </w:ins>
          </w:p>
        </w:tc>
        <w:tc>
          <w:tcPr>
            <w:tcW w:w="424" w:type="pct"/>
            <w:shd w:val="clear" w:color="auto" w:fill="auto"/>
            <w:noWrap/>
            <w:vAlign w:val="bottom"/>
            <w:tcPrChange w:id="1353" w:author="Mohammad Nayeem Hasan" w:date="2025-05-07T14:56:00Z" w16du:dateUtc="2025-05-07T08:56:00Z">
              <w:tcPr>
                <w:tcW w:w="430" w:type="pct"/>
                <w:gridSpan w:val="2"/>
                <w:shd w:val="clear" w:color="auto" w:fill="auto"/>
                <w:noWrap/>
                <w:vAlign w:val="bottom"/>
              </w:tcPr>
            </w:tcPrChange>
          </w:tcPr>
          <w:p w14:paraId="102B49F9" w14:textId="7D9D9DC1"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w:t>
            </w:r>
          </w:p>
        </w:tc>
        <w:tc>
          <w:tcPr>
            <w:tcW w:w="334" w:type="pct"/>
            <w:shd w:val="clear" w:color="auto" w:fill="auto"/>
            <w:noWrap/>
            <w:vAlign w:val="bottom"/>
            <w:tcPrChange w:id="1354" w:author="Mohammad Nayeem Hasan" w:date="2025-05-07T14:56:00Z" w16du:dateUtc="2025-05-07T08:56:00Z">
              <w:tcPr>
                <w:tcW w:w="339" w:type="pct"/>
                <w:gridSpan w:val="2"/>
                <w:shd w:val="clear" w:color="auto" w:fill="auto"/>
                <w:noWrap/>
                <w:vAlign w:val="bottom"/>
              </w:tcPr>
            </w:tcPrChange>
          </w:tcPr>
          <w:p w14:paraId="67C18B8E"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355" w:author="Mohammad Nayeem Hasan" w:date="2025-05-07T14:56:00Z" w16du:dateUtc="2025-05-07T08:56:00Z">
              <w:tcPr>
                <w:tcW w:w="409" w:type="pct"/>
                <w:gridSpan w:val="2"/>
                <w:shd w:val="clear" w:color="auto" w:fill="auto"/>
                <w:noWrap/>
                <w:vAlign w:val="bottom"/>
              </w:tcPr>
            </w:tcPrChange>
          </w:tcPr>
          <w:p w14:paraId="0713A5F9" w14:textId="6916E8A8"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89.25</w:t>
            </w:r>
          </w:p>
        </w:tc>
        <w:tc>
          <w:tcPr>
            <w:tcW w:w="376" w:type="pct"/>
            <w:shd w:val="clear" w:color="auto" w:fill="auto"/>
            <w:noWrap/>
            <w:vAlign w:val="bottom"/>
            <w:tcPrChange w:id="1356" w:author="Mohammad Nayeem Hasan" w:date="2025-05-07T14:56:00Z" w16du:dateUtc="2025-05-07T08:56:00Z">
              <w:tcPr>
                <w:tcW w:w="446" w:type="pct"/>
                <w:gridSpan w:val="2"/>
                <w:shd w:val="clear" w:color="auto" w:fill="auto"/>
                <w:noWrap/>
                <w:vAlign w:val="bottom"/>
              </w:tcPr>
            </w:tcPrChange>
          </w:tcPr>
          <w:p w14:paraId="17D2FDB4"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357" w:author="Mohammad Nayeem Hasan" w:date="2025-05-07T14:56:00Z" w16du:dateUtc="2025-05-07T08:56:00Z">
              <w:tcPr>
                <w:tcW w:w="277" w:type="pct"/>
                <w:vAlign w:val="bottom"/>
              </w:tcPr>
            </w:tcPrChange>
          </w:tcPr>
          <w:p w14:paraId="145B975E"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19F51DD0" w14:textId="77777777" w:rsidTr="00A81135">
        <w:trPr>
          <w:trHeight w:val="300"/>
          <w:trPrChange w:id="1358" w:author="Mohammad Nayeem Hasan" w:date="2025-05-07T14:56:00Z" w16du:dateUtc="2025-05-07T08:56:00Z">
            <w:trPr>
              <w:gridAfter w:val="0"/>
              <w:trHeight w:val="300"/>
            </w:trPr>
          </w:trPrChange>
        </w:trPr>
        <w:tc>
          <w:tcPr>
            <w:tcW w:w="863" w:type="pct"/>
            <w:shd w:val="clear" w:color="auto" w:fill="auto"/>
            <w:noWrap/>
            <w:vAlign w:val="bottom"/>
            <w:tcPrChange w:id="1359" w:author="Mohammad Nayeem Hasan" w:date="2025-05-07T14:56:00Z" w16du:dateUtc="2025-05-07T08:56:00Z">
              <w:tcPr>
                <w:tcW w:w="875" w:type="pct"/>
                <w:shd w:val="clear" w:color="auto" w:fill="auto"/>
                <w:noWrap/>
                <w:vAlign w:val="bottom"/>
              </w:tcPr>
            </w:tcPrChange>
          </w:tcPr>
          <w:p w14:paraId="338463FE"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Uruguay</w:t>
            </w:r>
          </w:p>
        </w:tc>
        <w:tc>
          <w:tcPr>
            <w:tcW w:w="918" w:type="pct"/>
            <w:shd w:val="clear" w:color="auto" w:fill="auto"/>
            <w:noWrap/>
            <w:tcPrChange w:id="1360" w:author="Mohammad Nayeem Hasan" w:date="2025-05-07T14:56:00Z" w16du:dateUtc="2025-05-07T08:56:00Z">
              <w:tcPr>
                <w:tcW w:w="931" w:type="pct"/>
                <w:gridSpan w:val="2"/>
                <w:shd w:val="clear" w:color="auto" w:fill="auto"/>
                <w:noWrap/>
                <w:vAlign w:val="bottom"/>
              </w:tcPr>
            </w:tcPrChange>
          </w:tcPr>
          <w:p w14:paraId="78FCDCFD" w14:textId="49196E2E" w:rsidR="00844561" w:rsidRPr="0079412E" w:rsidRDefault="00844561" w:rsidP="00844561">
            <w:pPr>
              <w:spacing w:after="0" w:line="240" w:lineRule="auto"/>
              <w:rPr>
                <w:rFonts w:ascii="Times New Roman" w:hAnsi="Times New Roman" w:cs="Times New Roman"/>
                <w:color w:val="000000"/>
                <w:sz w:val="24"/>
                <w:szCs w:val="24"/>
              </w:rPr>
            </w:pPr>
            <w:ins w:id="1361" w:author="Mohammad Nayeem Hasan" w:date="2025-05-07T14:08:00Z" w16du:dateUtc="2025-05-07T08:08:00Z">
              <w:r w:rsidRPr="002458B7">
                <w:rPr>
                  <w:rFonts w:ascii="Times New Roman" w:hAnsi="Times New Roman" w:cs="Times New Roman"/>
                  <w:color w:val="000000"/>
                  <w:sz w:val="24"/>
                  <w:szCs w:val="24"/>
                </w:rPr>
                <w:t>America</w:t>
              </w:r>
            </w:ins>
            <w:del w:id="1362" w:author="Mohammad Nayeem Hasan" w:date="2025-05-07T14:08:00Z" w16du:dateUtc="2025-05-07T08:08:00Z">
              <w:r w:rsidRPr="0079412E" w:rsidDel="00EB43F4">
                <w:rPr>
                  <w:rFonts w:ascii="Times New Roman" w:hAnsi="Times New Roman" w:cs="Times New Roman"/>
                  <w:color w:val="000000"/>
                  <w:sz w:val="24"/>
                  <w:szCs w:val="24"/>
                </w:rPr>
                <w:delText>Region of the Americas</w:delText>
              </w:r>
            </w:del>
          </w:p>
        </w:tc>
        <w:tc>
          <w:tcPr>
            <w:tcW w:w="701" w:type="pct"/>
            <w:shd w:val="clear" w:color="auto" w:fill="auto"/>
            <w:noWrap/>
            <w:vAlign w:val="bottom"/>
            <w:tcPrChange w:id="1363" w:author="Mohammad Nayeem Hasan" w:date="2025-05-07T14:56:00Z" w16du:dateUtc="2025-05-07T08:56:00Z">
              <w:tcPr>
                <w:tcW w:w="711" w:type="pct"/>
                <w:gridSpan w:val="2"/>
                <w:shd w:val="clear" w:color="auto" w:fill="auto"/>
                <w:noWrap/>
                <w:vAlign w:val="bottom"/>
              </w:tcPr>
            </w:tcPrChange>
          </w:tcPr>
          <w:p w14:paraId="17B6CE53"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South America</w:t>
            </w:r>
          </w:p>
        </w:tc>
        <w:tc>
          <w:tcPr>
            <w:tcW w:w="574" w:type="pct"/>
            <w:tcPrChange w:id="1364" w:author="Mohammad Nayeem Hasan" w:date="2025-05-07T14:56:00Z" w16du:dateUtc="2025-05-07T08:56:00Z">
              <w:tcPr>
                <w:tcW w:w="582" w:type="pct"/>
                <w:gridSpan w:val="2"/>
              </w:tcPr>
            </w:tcPrChange>
          </w:tcPr>
          <w:p w14:paraId="7FA70D4D" w14:textId="6763A9B4" w:rsidR="00844561" w:rsidRPr="0079412E" w:rsidRDefault="00D46C2D" w:rsidP="00844561">
            <w:pPr>
              <w:spacing w:after="0" w:line="240" w:lineRule="auto"/>
              <w:jc w:val="right"/>
              <w:rPr>
                <w:rFonts w:ascii="Times New Roman" w:hAnsi="Times New Roman" w:cs="Times New Roman"/>
                <w:color w:val="000000"/>
                <w:sz w:val="24"/>
                <w:szCs w:val="24"/>
              </w:rPr>
            </w:pPr>
            <w:ins w:id="1365" w:author="Mohammad Nayeem Hasan" w:date="2025-05-07T16:04:00Z" w16du:dateUtc="2025-05-07T10:04:00Z">
              <w:r w:rsidRPr="00E808B2">
                <w:rPr>
                  <w:rFonts w:ascii="Times New Roman" w:hAnsi="Times New Roman" w:cs="Times New Roman"/>
                  <w:color w:val="000000"/>
                  <w:sz w:val="24"/>
                  <w:szCs w:val="24"/>
                </w:rPr>
                <w:t>Southern</w:t>
              </w:r>
            </w:ins>
          </w:p>
        </w:tc>
        <w:tc>
          <w:tcPr>
            <w:tcW w:w="424" w:type="pct"/>
            <w:shd w:val="clear" w:color="auto" w:fill="auto"/>
            <w:noWrap/>
            <w:vAlign w:val="bottom"/>
            <w:tcPrChange w:id="1366" w:author="Mohammad Nayeem Hasan" w:date="2025-05-07T14:56:00Z" w16du:dateUtc="2025-05-07T08:56:00Z">
              <w:tcPr>
                <w:tcW w:w="430" w:type="pct"/>
                <w:gridSpan w:val="2"/>
                <w:shd w:val="clear" w:color="auto" w:fill="auto"/>
                <w:noWrap/>
                <w:vAlign w:val="bottom"/>
              </w:tcPr>
            </w:tcPrChange>
          </w:tcPr>
          <w:p w14:paraId="5B15F5BB" w14:textId="0AEEA11A"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701</w:t>
            </w:r>
          </w:p>
        </w:tc>
        <w:tc>
          <w:tcPr>
            <w:tcW w:w="334" w:type="pct"/>
            <w:shd w:val="clear" w:color="auto" w:fill="auto"/>
            <w:noWrap/>
            <w:vAlign w:val="bottom"/>
            <w:tcPrChange w:id="1367" w:author="Mohammad Nayeem Hasan" w:date="2025-05-07T14:56:00Z" w16du:dateUtc="2025-05-07T08:56:00Z">
              <w:tcPr>
                <w:tcW w:w="339" w:type="pct"/>
                <w:gridSpan w:val="2"/>
                <w:shd w:val="clear" w:color="auto" w:fill="auto"/>
                <w:noWrap/>
                <w:vAlign w:val="bottom"/>
              </w:tcPr>
            </w:tcPrChange>
          </w:tcPr>
          <w:p w14:paraId="7480EDE2"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w:t>
            </w:r>
          </w:p>
        </w:tc>
        <w:tc>
          <w:tcPr>
            <w:tcW w:w="466" w:type="pct"/>
            <w:shd w:val="clear" w:color="auto" w:fill="auto"/>
            <w:noWrap/>
            <w:vAlign w:val="bottom"/>
            <w:tcPrChange w:id="1368" w:author="Mohammad Nayeem Hasan" w:date="2025-05-07T14:56:00Z" w16du:dateUtc="2025-05-07T08:56:00Z">
              <w:tcPr>
                <w:tcW w:w="409" w:type="pct"/>
                <w:gridSpan w:val="2"/>
                <w:shd w:val="clear" w:color="auto" w:fill="auto"/>
                <w:noWrap/>
                <w:vAlign w:val="bottom"/>
              </w:tcPr>
            </w:tcPrChange>
          </w:tcPr>
          <w:p w14:paraId="1132E6F9" w14:textId="4E1CF72D"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204.</w:t>
            </w:r>
            <w:r>
              <w:rPr>
                <w:rFonts w:ascii="Times New Roman" w:hAnsi="Times New Roman" w:cs="Times New Roman"/>
                <w:color w:val="000000"/>
                <w:sz w:val="24"/>
                <w:szCs w:val="24"/>
              </w:rPr>
              <w:t>60</w:t>
            </w:r>
          </w:p>
        </w:tc>
        <w:tc>
          <w:tcPr>
            <w:tcW w:w="376" w:type="pct"/>
            <w:shd w:val="clear" w:color="auto" w:fill="auto"/>
            <w:noWrap/>
            <w:vAlign w:val="bottom"/>
            <w:tcPrChange w:id="1369" w:author="Mohammad Nayeem Hasan" w:date="2025-05-07T14:56:00Z" w16du:dateUtc="2025-05-07T08:56:00Z">
              <w:tcPr>
                <w:tcW w:w="446" w:type="pct"/>
                <w:gridSpan w:val="2"/>
                <w:shd w:val="clear" w:color="auto" w:fill="auto"/>
                <w:noWrap/>
                <w:vAlign w:val="bottom"/>
              </w:tcPr>
            </w:tcPrChange>
          </w:tcPr>
          <w:p w14:paraId="68D39946" w14:textId="41B381CB"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0.58</w:t>
            </w:r>
          </w:p>
        </w:tc>
        <w:tc>
          <w:tcPr>
            <w:tcW w:w="343" w:type="pct"/>
            <w:vAlign w:val="bottom"/>
            <w:tcPrChange w:id="1370" w:author="Mohammad Nayeem Hasan" w:date="2025-05-07T14:56:00Z" w16du:dateUtc="2025-05-07T08:56:00Z">
              <w:tcPr>
                <w:tcW w:w="277" w:type="pct"/>
                <w:vAlign w:val="bottom"/>
              </w:tcPr>
            </w:tcPrChange>
          </w:tcPr>
          <w:p w14:paraId="18AC02D3"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0.29</w:t>
            </w:r>
          </w:p>
        </w:tc>
      </w:tr>
      <w:tr w:rsidR="00844561" w:rsidRPr="0079412E" w14:paraId="233F5C0D" w14:textId="77777777" w:rsidTr="00A81135">
        <w:trPr>
          <w:trHeight w:val="300"/>
          <w:trPrChange w:id="1371" w:author="Mohammad Nayeem Hasan" w:date="2025-05-07T14:56:00Z" w16du:dateUtc="2025-05-07T08:56:00Z">
            <w:trPr>
              <w:gridAfter w:val="0"/>
              <w:trHeight w:val="300"/>
            </w:trPr>
          </w:trPrChange>
        </w:trPr>
        <w:tc>
          <w:tcPr>
            <w:tcW w:w="863" w:type="pct"/>
            <w:shd w:val="clear" w:color="auto" w:fill="auto"/>
            <w:noWrap/>
            <w:vAlign w:val="bottom"/>
            <w:tcPrChange w:id="1372" w:author="Mohammad Nayeem Hasan" w:date="2025-05-07T14:56:00Z" w16du:dateUtc="2025-05-07T08:56:00Z">
              <w:tcPr>
                <w:tcW w:w="875" w:type="pct"/>
                <w:shd w:val="clear" w:color="auto" w:fill="auto"/>
                <w:noWrap/>
                <w:vAlign w:val="bottom"/>
              </w:tcPr>
            </w:tcPrChange>
          </w:tcPr>
          <w:p w14:paraId="6B858123"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USA</w:t>
            </w:r>
          </w:p>
        </w:tc>
        <w:tc>
          <w:tcPr>
            <w:tcW w:w="918" w:type="pct"/>
            <w:shd w:val="clear" w:color="auto" w:fill="auto"/>
            <w:noWrap/>
            <w:tcPrChange w:id="1373" w:author="Mohammad Nayeem Hasan" w:date="2025-05-07T14:56:00Z" w16du:dateUtc="2025-05-07T08:56:00Z">
              <w:tcPr>
                <w:tcW w:w="931" w:type="pct"/>
                <w:gridSpan w:val="2"/>
                <w:shd w:val="clear" w:color="auto" w:fill="auto"/>
                <w:noWrap/>
                <w:vAlign w:val="bottom"/>
              </w:tcPr>
            </w:tcPrChange>
          </w:tcPr>
          <w:p w14:paraId="7BB80DFA" w14:textId="1D646EC0" w:rsidR="00844561" w:rsidRPr="0079412E" w:rsidRDefault="00844561" w:rsidP="00844561">
            <w:pPr>
              <w:spacing w:after="0" w:line="240" w:lineRule="auto"/>
              <w:rPr>
                <w:rFonts w:ascii="Times New Roman" w:hAnsi="Times New Roman" w:cs="Times New Roman"/>
                <w:color w:val="000000"/>
                <w:sz w:val="24"/>
                <w:szCs w:val="24"/>
              </w:rPr>
            </w:pPr>
            <w:ins w:id="1374" w:author="Mohammad Nayeem Hasan" w:date="2025-05-07T14:08:00Z" w16du:dateUtc="2025-05-07T08:08:00Z">
              <w:r w:rsidRPr="002458B7">
                <w:rPr>
                  <w:rFonts w:ascii="Times New Roman" w:hAnsi="Times New Roman" w:cs="Times New Roman"/>
                  <w:color w:val="000000"/>
                  <w:sz w:val="24"/>
                  <w:szCs w:val="24"/>
                </w:rPr>
                <w:t>America</w:t>
              </w:r>
            </w:ins>
            <w:del w:id="1375" w:author="Mohammad Nayeem Hasan" w:date="2025-05-07T14:08:00Z" w16du:dateUtc="2025-05-07T08:08:00Z">
              <w:r w:rsidRPr="0079412E" w:rsidDel="00EB43F4">
                <w:rPr>
                  <w:rFonts w:ascii="Times New Roman" w:hAnsi="Times New Roman" w:cs="Times New Roman"/>
                  <w:color w:val="000000"/>
                  <w:sz w:val="24"/>
                  <w:szCs w:val="24"/>
                </w:rPr>
                <w:delText>Region of the Americas</w:delText>
              </w:r>
            </w:del>
          </w:p>
        </w:tc>
        <w:tc>
          <w:tcPr>
            <w:tcW w:w="701" w:type="pct"/>
            <w:shd w:val="clear" w:color="auto" w:fill="auto"/>
            <w:noWrap/>
            <w:vAlign w:val="bottom"/>
            <w:tcPrChange w:id="1376" w:author="Mohammad Nayeem Hasan" w:date="2025-05-07T14:56:00Z" w16du:dateUtc="2025-05-07T08:56:00Z">
              <w:tcPr>
                <w:tcW w:w="711" w:type="pct"/>
                <w:gridSpan w:val="2"/>
                <w:shd w:val="clear" w:color="auto" w:fill="auto"/>
                <w:noWrap/>
                <w:vAlign w:val="bottom"/>
              </w:tcPr>
            </w:tcPrChange>
          </w:tcPr>
          <w:p w14:paraId="5EFD302C"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North America</w:t>
            </w:r>
          </w:p>
        </w:tc>
        <w:tc>
          <w:tcPr>
            <w:tcW w:w="574" w:type="pct"/>
            <w:tcPrChange w:id="1377" w:author="Mohammad Nayeem Hasan" w:date="2025-05-07T14:56:00Z" w16du:dateUtc="2025-05-07T08:56:00Z">
              <w:tcPr>
                <w:tcW w:w="582" w:type="pct"/>
                <w:gridSpan w:val="2"/>
              </w:tcPr>
            </w:tcPrChange>
          </w:tcPr>
          <w:p w14:paraId="5914D2D3" w14:textId="1B6C8640" w:rsidR="00844561" w:rsidRPr="0079412E" w:rsidRDefault="00E808B2" w:rsidP="00844561">
            <w:pPr>
              <w:spacing w:after="0" w:line="240" w:lineRule="auto"/>
              <w:jc w:val="right"/>
              <w:rPr>
                <w:rFonts w:ascii="Times New Roman" w:hAnsi="Times New Roman" w:cs="Times New Roman"/>
                <w:color w:val="000000"/>
                <w:sz w:val="24"/>
                <w:szCs w:val="24"/>
              </w:rPr>
            </w:pPr>
            <w:ins w:id="1378" w:author="Mohammad Nayeem Hasan" w:date="2025-05-07T15:55:00Z" w16du:dateUtc="2025-05-07T09:55: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379" w:author="Mohammad Nayeem Hasan" w:date="2025-05-07T14:56:00Z" w16du:dateUtc="2025-05-07T08:56:00Z">
              <w:tcPr>
                <w:tcW w:w="430" w:type="pct"/>
                <w:gridSpan w:val="2"/>
                <w:shd w:val="clear" w:color="auto" w:fill="auto"/>
                <w:noWrap/>
                <w:vAlign w:val="bottom"/>
              </w:tcPr>
            </w:tcPrChange>
          </w:tcPr>
          <w:p w14:paraId="322DE7AB" w14:textId="03CFE1C4"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3071</w:t>
            </w:r>
          </w:p>
        </w:tc>
        <w:tc>
          <w:tcPr>
            <w:tcW w:w="334" w:type="pct"/>
            <w:shd w:val="clear" w:color="auto" w:fill="auto"/>
            <w:noWrap/>
            <w:vAlign w:val="bottom"/>
            <w:tcPrChange w:id="1380" w:author="Mohammad Nayeem Hasan" w:date="2025-05-07T14:56:00Z" w16du:dateUtc="2025-05-07T08:56:00Z">
              <w:tcPr>
                <w:tcW w:w="339" w:type="pct"/>
                <w:gridSpan w:val="2"/>
                <w:shd w:val="clear" w:color="auto" w:fill="auto"/>
                <w:noWrap/>
                <w:vAlign w:val="bottom"/>
              </w:tcPr>
            </w:tcPrChange>
          </w:tcPr>
          <w:p w14:paraId="261D633D"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381" w:author="Mohammad Nayeem Hasan" w:date="2025-05-07T14:56:00Z" w16du:dateUtc="2025-05-07T08:56:00Z">
              <w:tcPr>
                <w:tcW w:w="409" w:type="pct"/>
                <w:gridSpan w:val="2"/>
                <w:shd w:val="clear" w:color="auto" w:fill="auto"/>
                <w:noWrap/>
                <w:vAlign w:val="bottom"/>
              </w:tcPr>
            </w:tcPrChange>
          </w:tcPr>
          <w:p w14:paraId="5074E603" w14:textId="4F5EAE28"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9.11</w:t>
            </w:r>
          </w:p>
        </w:tc>
        <w:tc>
          <w:tcPr>
            <w:tcW w:w="376" w:type="pct"/>
            <w:shd w:val="clear" w:color="auto" w:fill="auto"/>
            <w:noWrap/>
            <w:vAlign w:val="bottom"/>
            <w:tcPrChange w:id="1382" w:author="Mohammad Nayeem Hasan" w:date="2025-05-07T14:56:00Z" w16du:dateUtc="2025-05-07T08:56:00Z">
              <w:tcPr>
                <w:tcW w:w="446" w:type="pct"/>
                <w:gridSpan w:val="2"/>
                <w:shd w:val="clear" w:color="auto" w:fill="auto"/>
                <w:noWrap/>
                <w:vAlign w:val="bottom"/>
              </w:tcPr>
            </w:tcPrChange>
          </w:tcPr>
          <w:p w14:paraId="2FA8EC8A"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383" w:author="Mohammad Nayeem Hasan" w:date="2025-05-07T14:56:00Z" w16du:dateUtc="2025-05-07T08:56:00Z">
              <w:tcPr>
                <w:tcW w:w="277" w:type="pct"/>
                <w:vAlign w:val="bottom"/>
              </w:tcPr>
            </w:tcPrChange>
          </w:tcPr>
          <w:p w14:paraId="7E872FBD"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2A53A74F" w14:textId="77777777" w:rsidTr="00A81135">
        <w:trPr>
          <w:trHeight w:val="300"/>
          <w:trPrChange w:id="1384" w:author="Mohammad Nayeem Hasan" w:date="2025-05-07T14:56:00Z" w16du:dateUtc="2025-05-07T08:56:00Z">
            <w:trPr>
              <w:gridAfter w:val="0"/>
              <w:trHeight w:val="300"/>
            </w:trPr>
          </w:trPrChange>
        </w:trPr>
        <w:tc>
          <w:tcPr>
            <w:tcW w:w="863" w:type="pct"/>
            <w:shd w:val="clear" w:color="auto" w:fill="auto"/>
            <w:noWrap/>
            <w:vAlign w:val="bottom"/>
            <w:tcPrChange w:id="1385" w:author="Mohammad Nayeem Hasan" w:date="2025-05-07T14:56:00Z" w16du:dateUtc="2025-05-07T08:56:00Z">
              <w:tcPr>
                <w:tcW w:w="875" w:type="pct"/>
                <w:shd w:val="clear" w:color="auto" w:fill="auto"/>
                <w:noWrap/>
                <w:vAlign w:val="bottom"/>
              </w:tcPr>
            </w:tcPrChange>
          </w:tcPr>
          <w:p w14:paraId="50BB11E6"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Vanuatu</w:t>
            </w:r>
          </w:p>
        </w:tc>
        <w:tc>
          <w:tcPr>
            <w:tcW w:w="918" w:type="pct"/>
            <w:shd w:val="clear" w:color="auto" w:fill="auto"/>
            <w:noWrap/>
            <w:tcPrChange w:id="1386" w:author="Mohammad Nayeem Hasan" w:date="2025-05-07T14:56:00Z" w16du:dateUtc="2025-05-07T08:56:00Z">
              <w:tcPr>
                <w:tcW w:w="931" w:type="pct"/>
                <w:gridSpan w:val="2"/>
                <w:shd w:val="clear" w:color="auto" w:fill="auto"/>
                <w:noWrap/>
                <w:vAlign w:val="bottom"/>
              </w:tcPr>
            </w:tcPrChange>
          </w:tcPr>
          <w:p w14:paraId="33AA80B8" w14:textId="44A53291" w:rsidR="00844561" w:rsidRPr="0079412E" w:rsidRDefault="00844561" w:rsidP="00844561">
            <w:pPr>
              <w:spacing w:after="0" w:line="240" w:lineRule="auto"/>
              <w:rPr>
                <w:rFonts w:ascii="Times New Roman" w:hAnsi="Times New Roman" w:cs="Times New Roman"/>
                <w:color w:val="000000"/>
                <w:sz w:val="24"/>
                <w:szCs w:val="24"/>
              </w:rPr>
            </w:pPr>
            <w:ins w:id="1387" w:author="Mohammad Nayeem Hasan" w:date="2025-05-07T14:11:00Z" w16du:dateUtc="2025-05-07T08:11:00Z">
              <w:r w:rsidRPr="00BA0144">
                <w:rPr>
                  <w:rFonts w:ascii="Times New Roman" w:hAnsi="Times New Roman" w:cs="Times New Roman"/>
                  <w:color w:val="000000"/>
                  <w:sz w:val="24"/>
                  <w:szCs w:val="24"/>
                </w:rPr>
                <w:t>Western Pacific</w:t>
              </w:r>
            </w:ins>
            <w:del w:id="1388" w:author="Mohammad Nayeem Hasan" w:date="2025-05-07T14:11:00Z" w16du:dateUtc="2025-05-07T08:11:00Z">
              <w:r w:rsidRPr="0079412E" w:rsidDel="00FA1202">
                <w:rPr>
                  <w:rFonts w:ascii="Times New Roman" w:hAnsi="Times New Roman" w:cs="Times New Roman"/>
                  <w:color w:val="000000"/>
                  <w:sz w:val="24"/>
                  <w:szCs w:val="24"/>
                </w:rPr>
                <w:delText>Western Pacific Region</w:delText>
              </w:r>
            </w:del>
          </w:p>
        </w:tc>
        <w:tc>
          <w:tcPr>
            <w:tcW w:w="701" w:type="pct"/>
            <w:shd w:val="clear" w:color="auto" w:fill="auto"/>
            <w:noWrap/>
            <w:vAlign w:val="bottom"/>
            <w:tcPrChange w:id="1389" w:author="Mohammad Nayeem Hasan" w:date="2025-05-07T14:56:00Z" w16du:dateUtc="2025-05-07T08:56:00Z">
              <w:tcPr>
                <w:tcW w:w="711" w:type="pct"/>
                <w:gridSpan w:val="2"/>
                <w:shd w:val="clear" w:color="auto" w:fill="auto"/>
                <w:noWrap/>
                <w:vAlign w:val="bottom"/>
              </w:tcPr>
            </w:tcPrChange>
          </w:tcPr>
          <w:p w14:paraId="2F18D65B"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574" w:type="pct"/>
            <w:tcPrChange w:id="1390" w:author="Mohammad Nayeem Hasan" w:date="2025-05-07T14:56:00Z" w16du:dateUtc="2025-05-07T08:56:00Z">
              <w:tcPr>
                <w:tcW w:w="582" w:type="pct"/>
                <w:gridSpan w:val="2"/>
              </w:tcPr>
            </w:tcPrChange>
          </w:tcPr>
          <w:p w14:paraId="6D04333F" w14:textId="597903FC" w:rsidR="00844561" w:rsidRPr="0079412E" w:rsidRDefault="00D46C2D" w:rsidP="00844561">
            <w:pPr>
              <w:spacing w:after="0" w:line="240" w:lineRule="auto"/>
              <w:jc w:val="right"/>
              <w:rPr>
                <w:rFonts w:ascii="Times New Roman" w:hAnsi="Times New Roman" w:cs="Times New Roman"/>
                <w:color w:val="000000"/>
                <w:sz w:val="24"/>
                <w:szCs w:val="24"/>
              </w:rPr>
            </w:pPr>
            <w:ins w:id="1391" w:author="Mohammad Nayeem Hasan" w:date="2025-05-07T16:04:00Z" w16du:dateUtc="2025-05-07T10:04:00Z">
              <w:r w:rsidRPr="00E808B2">
                <w:rPr>
                  <w:rFonts w:ascii="Times New Roman" w:hAnsi="Times New Roman" w:cs="Times New Roman"/>
                  <w:color w:val="000000"/>
                  <w:sz w:val="24"/>
                  <w:szCs w:val="24"/>
                </w:rPr>
                <w:t>Southern</w:t>
              </w:r>
            </w:ins>
          </w:p>
        </w:tc>
        <w:tc>
          <w:tcPr>
            <w:tcW w:w="424" w:type="pct"/>
            <w:shd w:val="clear" w:color="auto" w:fill="auto"/>
            <w:noWrap/>
            <w:vAlign w:val="bottom"/>
            <w:tcPrChange w:id="1392" w:author="Mohammad Nayeem Hasan" w:date="2025-05-07T14:56:00Z" w16du:dateUtc="2025-05-07T08:56:00Z">
              <w:tcPr>
                <w:tcW w:w="430" w:type="pct"/>
                <w:gridSpan w:val="2"/>
                <w:shd w:val="clear" w:color="auto" w:fill="auto"/>
                <w:noWrap/>
                <w:vAlign w:val="bottom"/>
              </w:tcPr>
            </w:tcPrChange>
          </w:tcPr>
          <w:p w14:paraId="66E42DC8" w14:textId="34C46284"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138</w:t>
            </w:r>
          </w:p>
        </w:tc>
        <w:tc>
          <w:tcPr>
            <w:tcW w:w="334" w:type="pct"/>
            <w:shd w:val="clear" w:color="auto" w:fill="auto"/>
            <w:noWrap/>
            <w:vAlign w:val="bottom"/>
            <w:tcPrChange w:id="1393" w:author="Mohammad Nayeem Hasan" w:date="2025-05-07T14:56:00Z" w16du:dateUtc="2025-05-07T08:56:00Z">
              <w:tcPr>
                <w:tcW w:w="339" w:type="pct"/>
                <w:gridSpan w:val="2"/>
                <w:shd w:val="clear" w:color="auto" w:fill="auto"/>
                <w:noWrap/>
                <w:vAlign w:val="bottom"/>
              </w:tcPr>
            </w:tcPrChange>
          </w:tcPr>
          <w:p w14:paraId="5ABD51DB"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394" w:author="Mohammad Nayeem Hasan" w:date="2025-05-07T14:56:00Z" w16du:dateUtc="2025-05-07T08:56:00Z">
              <w:tcPr>
                <w:tcW w:w="409" w:type="pct"/>
                <w:gridSpan w:val="2"/>
                <w:shd w:val="clear" w:color="auto" w:fill="auto"/>
                <w:noWrap/>
                <w:vAlign w:val="bottom"/>
              </w:tcPr>
            </w:tcPrChange>
          </w:tcPr>
          <w:p w14:paraId="2BFA3698" w14:textId="7C173B6A"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432.4</w:t>
            </w:r>
            <w:r>
              <w:rPr>
                <w:rFonts w:ascii="Times New Roman" w:hAnsi="Times New Roman" w:cs="Times New Roman"/>
                <w:color w:val="000000"/>
                <w:sz w:val="24"/>
                <w:szCs w:val="24"/>
              </w:rPr>
              <w:t>2</w:t>
            </w:r>
          </w:p>
        </w:tc>
        <w:tc>
          <w:tcPr>
            <w:tcW w:w="376" w:type="pct"/>
            <w:shd w:val="clear" w:color="auto" w:fill="auto"/>
            <w:noWrap/>
            <w:vAlign w:val="bottom"/>
            <w:tcPrChange w:id="1395" w:author="Mohammad Nayeem Hasan" w:date="2025-05-07T14:56:00Z" w16du:dateUtc="2025-05-07T08:56:00Z">
              <w:tcPr>
                <w:tcW w:w="446" w:type="pct"/>
                <w:gridSpan w:val="2"/>
                <w:shd w:val="clear" w:color="auto" w:fill="auto"/>
                <w:noWrap/>
                <w:vAlign w:val="bottom"/>
              </w:tcPr>
            </w:tcPrChange>
          </w:tcPr>
          <w:p w14:paraId="390D3E9C"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396" w:author="Mohammad Nayeem Hasan" w:date="2025-05-07T14:56:00Z" w16du:dateUtc="2025-05-07T08:56:00Z">
              <w:tcPr>
                <w:tcW w:w="277" w:type="pct"/>
                <w:vAlign w:val="bottom"/>
              </w:tcPr>
            </w:tcPrChange>
          </w:tcPr>
          <w:p w14:paraId="4C27B4E6"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0B5EB59E" w14:textId="77777777" w:rsidTr="00A81135">
        <w:trPr>
          <w:trHeight w:val="300"/>
          <w:trPrChange w:id="1397" w:author="Mohammad Nayeem Hasan" w:date="2025-05-07T14:56:00Z" w16du:dateUtc="2025-05-07T08:56:00Z">
            <w:trPr>
              <w:gridAfter w:val="0"/>
              <w:trHeight w:val="300"/>
            </w:trPr>
          </w:trPrChange>
        </w:trPr>
        <w:tc>
          <w:tcPr>
            <w:tcW w:w="863" w:type="pct"/>
            <w:shd w:val="clear" w:color="auto" w:fill="auto"/>
            <w:noWrap/>
            <w:vAlign w:val="bottom"/>
            <w:tcPrChange w:id="1398" w:author="Mohammad Nayeem Hasan" w:date="2025-05-07T14:56:00Z" w16du:dateUtc="2025-05-07T08:56:00Z">
              <w:tcPr>
                <w:tcW w:w="875" w:type="pct"/>
                <w:shd w:val="clear" w:color="auto" w:fill="auto"/>
                <w:noWrap/>
                <w:vAlign w:val="bottom"/>
              </w:tcPr>
            </w:tcPrChange>
          </w:tcPr>
          <w:p w14:paraId="66464DAD"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Vietnam</w:t>
            </w:r>
          </w:p>
        </w:tc>
        <w:tc>
          <w:tcPr>
            <w:tcW w:w="918" w:type="pct"/>
            <w:shd w:val="clear" w:color="auto" w:fill="auto"/>
            <w:noWrap/>
            <w:tcPrChange w:id="1399" w:author="Mohammad Nayeem Hasan" w:date="2025-05-07T14:56:00Z" w16du:dateUtc="2025-05-07T08:56:00Z">
              <w:tcPr>
                <w:tcW w:w="931" w:type="pct"/>
                <w:gridSpan w:val="2"/>
                <w:shd w:val="clear" w:color="auto" w:fill="auto"/>
                <w:noWrap/>
                <w:vAlign w:val="bottom"/>
              </w:tcPr>
            </w:tcPrChange>
          </w:tcPr>
          <w:p w14:paraId="321EC6BB" w14:textId="407AB451" w:rsidR="00844561" w:rsidRPr="0079412E" w:rsidRDefault="00844561" w:rsidP="00844561">
            <w:pPr>
              <w:spacing w:after="0" w:line="240" w:lineRule="auto"/>
              <w:rPr>
                <w:rFonts w:ascii="Times New Roman" w:hAnsi="Times New Roman" w:cs="Times New Roman"/>
                <w:color w:val="000000"/>
                <w:sz w:val="24"/>
                <w:szCs w:val="24"/>
              </w:rPr>
            </w:pPr>
            <w:ins w:id="1400" w:author="Mohammad Nayeem Hasan" w:date="2025-05-07T14:11:00Z" w16du:dateUtc="2025-05-07T08:11:00Z">
              <w:r w:rsidRPr="00BA0144">
                <w:rPr>
                  <w:rFonts w:ascii="Times New Roman" w:hAnsi="Times New Roman" w:cs="Times New Roman"/>
                  <w:color w:val="000000"/>
                  <w:sz w:val="24"/>
                  <w:szCs w:val="24"/>
                </w:rPr>
                <w:t>Western Pacific</w:t>
              </w:r>
            </w:ins>
            <w:del w:id="1401" w:author="Mohammad Nayeem Hasan" w:date="2025-05-07T14:11:00Z" w16du:dateUtc="2025-05-07T08:11:00Z">
              <w:r w:rsidRPr="0079412E" w:rsidDel="00FA1202">
                <w:rPr>
                  <w:rFonts w:ascii="Times New Roman" w:hAnsi="Times New Roman" w:cs="Times New Roman"/>
                  <w:color w:val="000000"/>
                  <w:sz w:val="24"/>
                  <w:szCs w:val="24"/>
                </w:rPr>
                <w:delText>Western Pacific Region</w:delText>
              </w:r>
            </w:del>
          </w:p>
        </w:tc>
        <w:tc>
          <w:tcPr>
            <w:tcW w:w="701" w:type="pct"/>
            <w:shd w:val="clear" w:color="auto" w:fill="auto"/>
            <w:noWrap/>
            <w:vAlign w:val="bottom"/>
            <w:tcPrChange w:id="1402" w:author="Mohammad Nayeem Hasan" w:date="2025-05-07T14:56:00Z" w16du:dateUtc="2025-05-07T08:56:00Z">
              <w:tcPr>
                <w:tcW w:w="711" w:type="pct"/>
                <w:gridSpan w:val="2"/>
                <w:shd w:val="clear" w:color="auto" w:fill="auto"/>
                <w:noWrap/>
                <w:vAlign w:val="bottom"/>
              </w:tcPr>
            </w:tcPrChange>
          </w:tcPr>
          <w:p w14:paraId="61BAC873"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Asia</w:t>
            </w:r>
          </w:p>
        </w:tc>
        <w:tc>
          <w:tcPr>
            <w:tcW w:w="574" w:type="pct"/>
            <w:tcPrChange w:id="1403" w:author="Mohammad Nayeem Hasan" w:date="2025-05-07T14:56:00Z" w16du:dateUtc="2025-05-07T08:56:00Z">
              <w:tcPr>
                <w:tcW w:w="582" w:type="pct"/>
                <w:gridSpan w:val="2"/>
              </w:tcPr>
            </w:tcPrChange>
          </w:tcPr>
          <w:p w14:paraId="4817E45D" w14:textId="27D64272" w:rsidR="00844561" w:rsidRPr="0079412E" w:rsidRDefault="00E808B2" w:rsidP="00844561">
            <w:pPr>
              <w:spacing w:after="0" w:line="240" w:lineRule="auto"/>
              <w:jc w:val="right"/>
              <w:rPr>
                <w:rFonts w:ascii="Times New Roman" w:hAnsi="Times New Roman" w:cs="Times New Roman"/>
                <w:color w:val="000000"/>
                <w:sz w:val="24"/>
                <w:szCs w:val="24"/>
              </w:rPr>
            </w:pPr>
            <w:ins w:id="1404" w:author="Mohammad Nayeem Hasan" w:date="2025-05-07T15:55:00Z" w16du:dateUtc="2025-05-07T09:55: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405" w:author="Mohammad Nayeem Hasan" w:date="2025-05-07T14:56:00Z" w16du:dateUtc="2025-05-07T08:56:00Z">
              <w:tcPr>
                <w:tcW w:w="430" w:type="pct"/>
                <w:gridSpan w:val="2"/>
                <w:shd w:val="clear" w:color="auto" w:fill="auto"/>
                <w:noWrap/>
                <w:vAlign w:val="bottom"/>
              </w:tcPr>
            </w:tcPrChange>
          </w:tcPr>
          <w:p w14:paraId="55A8DFC8" w14:textId="1A4E4774"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108433</w:t>
            </w:r>
          </w:p>
        </w:tc>
        <w:tc>
          <w:tcPr>
            <w:tcW w:w="334" w:type="pct"/>
            <w:shd w:val="clear" w:color="auto" w:fill="auto"/>
            <w:noWrap/>
            <w:vAlign w:val="bottom"/>
            <w:tcPrChange w:id="1406" w:author="Mohammad Nayeem Hasan" w:date="2025-05-07T14:56:00Z" w16du:dateUtc="2025-05-07T08:56:00Z">
              <w:tcPr>
                <w:tcW w:w="339" w:type="pct"/>
                <w:gridSpan w:val="2"/>
                <w:shd w:val="clear" w:color="auto" w:fill="auto"/>
                <w:noWrap/>
                <w:vAlign w:val="bottom"/>
              </w:tcPr>
            </w:tcPrChange>
          </w:tcPr>
          <w:p w14:paraId="4A9DED19"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26</w:t>
            </w:r>
          </w:p>
        </w:tc>
        <w:tc>
          <w:tcPr>
            <w:tcW w:w="466" w:type="pct"/>
            <w:shd w:val="clear" w:color="auto" w:fill="auto"/>
            <w:noWrap/>
            <w:vAlign w:val="bottom"/>
            <w:tcPrChange w:id="1407" w:author="Mohammad Nayeem Hasan" w:date="2025-05-07T14:56:00Z" w16du:dateUtc="2025-05-07T08:56:00Z">
              <w:tcPr>
                <w:tcW w:w="409" w:type="pct"/>
                <w:gridSpan w:val="2"/>
                <w:shd w:val="clear" w:color="auto" w:fill="auto"/>
                <w:noWrap/>
                <w:vAlign w:val="bottom"/>
              </w:tcPr>
            </w:tcPrChange>
          </w:tcPr>
          <w:p w14:paraId="279DB213" w14:textId="01FD7252"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1112.</w:t>
            </w:r>
            <w:r>
              <w:rPr>
                <w:rFonts w:ascii="Times New Roman" w:hAnsi="Times New Roman" w:cs="Times New Roman"/>
                <w:color w:val="000000"/>
                <w:sz w:val="24"/>
                <w:szCs w:val="24"/>
              </w:rPr>
              <w:t>50</w:t>
            </w:r>
          </w:p>
        </w:tc>
        <w:tc>
          <w:tcPr>
            <w:tcW w:w="376" w:type="pct"/>
            <w:shd w:val="clear" w:color="auto" w:fill="auto"/>
            <w:noWrap/>
            <w:vAlign w:val="bottom"/>
            <w:tcPrChange w:id="1408" w:author="Mohammad Nayeem Hasan" w:date="2025-05-07T14:56:00Z" w16du:dateUtc="2025-05-07T08:56:00Z">
              <w:tcPr>
                <w:tcW w:w="446" w:type="pct"/>
                <w:gridSpan w:val="2"/>
                <w:shd w:val="clear" w:color="auto" w:fill="auto"/>
                <w:noWrap/>
                <w:vAlign w:val="bottom"/>
              </w:tcPr>
            </w:tcPrChange>
          </w:tcPr>
          <w:p w14:paraId="67C53C25" w14:textId="0EA5F94D"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0.2</w:t>
            </w:r>
            <w:r>
              <w:rPr>
                <w:rFonts w:ascii="Times New Roman" w:hAnsi="Times New Roman" w:cs="Times New Roman"/>
                <w:color w:val="000000"/>
                <w:sz w:val="24"/>
                <w:szCs w:val="24"/>
              </w:rPr>
              <w:t>7</w:t>
            </w:r>
          </w:p>
        </w:tc>
        <w:tc>
          <w:tcPr>
            <w:tcW w:w="343" w:type="pct"/>
            <w:vAlign w:val="bottom"/>
            <w:tcPrChange w:id="1409" w:author="Mohammad Nayeem Hasan" w:date="2025-05-07T14:56:00Z" w16du:dateUtc="2025-05-07T08:56:00Z">
              <w:tcPr>
                <w:tcW w:w="277" w:type="pct"/>
                <w:vAlign w:val="bottom"/>
              </w:tcPr>
            </w:tcPrChange>
          </w:tcPr>
          <w:p w14:paraId="14A14EF4"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r w:rsidRPr="0079412E">
              <w:rPr>
                <w:rFonts w:ascii="Times New Roman" w:hAnsi="Times New Roman" w:cs="Times New Roman"/>
                <w:color w:val="000000"/>
                <w:sz w:val="24"/>
                <w:szCs w:val="24"/>
              </w:rPr>
              <w:t>0.02</w:t>
            </w:r>
          </w:p>
        </w:tc>
      </w:tr>
      <w:tr w:rsidR="00844561" w:rsidRPr="0079412E" w14:paraId="32B587F3" w14:textId="77777777" w:rsidTr="00A81135">
        <w:trPr>
          <w:trHeight w:val="300"/>
          <w:trPrChange w:id="1410" w:author="Mohammad Nayeem Hasan" w:date="2025-05-07T14:56:00Z" w16du:dateUtc="2025-05-07T08:56:00Z">
            <w:trPr>
              <w:gridAfter w:val="0"/>
              <w:trHeight w:val="300"/>
            </w:trPr>
          </w:trPrChange>
        </w:trPr>
        <w:tc>
          <w:tcPr>
            <w:tcW w:w="863" w:type="pct"/>
            <w:shd w:val="clear" w:color="auto" w:fill="auto"/>
            <w:noWrap/>
            <w:vAlign w:val="bottom"/>
            <w:tcPrChange w:id="1411" w:author="Mohammad Nayeem Hasan" w:date="2025-05-07T14:56:00Z" w16du:dateUtc="2025-05-07T08:56:00Z">
              <w:tcPr>
                <w:tcW w:w="875" w:type="pct"/>
                <w:shd w:val="clear" w:color="auto" w:fill="auto"/>
                <w:noWrap/>
                <w:vAlign w:val="bottom"/>
              </w:tcPr>
            </w:tcPrChange>
          </w:tcPr>
          <w:p w14:paraId="4B6A331B"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Virgin Islands</w:t>
            </w:r>
          </w:p>
        </w:tc>
        <w:tc>
          <w:tcPr>
            <w:tcW w:w="918" w:type="pct"/>
            <w:shd w:val="clear" w:color="auto" w:fill="auto"/>
            <w:noWrap/>
            <w:vAlign w:val="bottom"/>
            <w:tcPrChange w:id="1412" w:author="Mohammad Nayeem Hasan" w:date="2025-05-07T14:56:00Z" w16du:dateUtc="2025-05-07T08:56:00Z">
              <w:tcPr>
                <w:tcW w:w="931" w:type="pct"/>
                <w:gridSpan w:val="2"/>
                <w:shd w:val="clear" w:color="auto" w:fill="auto"/>
                <w:noWrap/>
                <w:vAlign w:val="bottom"/>
              </w:tcPr>
            </w:tcPrChange>
          </w:tcPr>
          <w:p w14:paraId="4437824D" w14:textId="4155F5F3" w:rsidR="00844561" w:rsidRPr="0079412E" w:rsidRDefault="00844561" w:rsidP="00844561">
            <w:pPr>
              <w:spacing w:after="0" w:line="240" w:lineRule="auto"/>
              <w:rPr>
                <w:rFonts w:ascii="Times New Roman" w:hAnsi="Times New Roman" w:cs="Times New Roman"/>
                <w:color w:val="000000"/>
                <w:sz w:val="24"/>
                <w:szCs w:val="24"/>
              </w:rPr>
            </w:pPr>
            <w:ins w:id="1413" w:author="Mohammad Nayeem Hasan" w:date="2025-05-07T14:08:00Z" w16du:dateUtc="2025-05-07T08:08:00Z">
              <w:r w:rsidRPr="00844561">
                <w:rPr>
                  <w:rFonts w:ascii="Times New Roman" w:hAnsi="Times New Roman" w:cs="Times New Roman"/>
                  <w:color w:val="000000"/>
                  <w:sz w:val="24"/>
                  <w:szCs w:val="24"/>
                </w:rPr>
                <w:t>America</w:t>
              </w:r>
            </w:ins>
            <w:del w:id="1414" w:author="Mohammad Nayeem Hasan" w:date="2025-05-07T14:08:00Z" w16du:dateUtc="2025-05-07T08:08:00Z">
              <w:r w:rsidRPr="0079412E" w:rsidDel="00844561">
                <w:rPr>
                  <w:rFonts w:ascii="Times New Roman" w:hAnsi="Times New Roman" w:cs="Times New Roman"/>
                  <w:color w:val="000000"/>
                  <w:sz w:val="24"/>
                  <w:szCs w:val="24"/>
                </w:rPr>
                <w:delText>Region of the Americas</w:delText>
              </w:r>
            </w:del>
          </w:p>
        </w:tc>
        <w:tc>
          <w:tcPr>
            <w:tcW w:w="701" w:type="pct"/>
            <w:shd w:val="clear" w:color="auto" w:fill="auto"/>
            <w:noWrap/>
            <w:vAlign w:val="bottom"/>
            <w:tcPrChange w:id="1415" w:author="Mohammad Nayeem Hasan" w:date="2025-05-07T14:56:00Z" w16du:dateUtc="2025-05-07T08:56:00Z">
              <w:tcPr>
                <w:tcW w:w="711" w:type="pct"/>
                <w:gridSpan w:val="2"/>
                <w:shd w:val="clear" w:color="auto" w:fill="auto"/>
                <w:noWrap/>
                <w:vAlign w:val="bottom"/>
              </w:tcPr>
            </w:tcPrChange>
          </w:tcPr>
          <w:p w14:paraId="208EA89B"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North America</w:t>
            </w:r>
          </w:p>
        </w:tc>
        <w:tc>
          <w:tcPr>
            <w:tcW w:w="574" w:type="pct"/>
            <w:tcPrChange w:id="1416" w:author="Mohammad Nayeem Hasan" w:date="2025-05-07T14:56:00Z" w16du:dateUtc="2025-05-07T08:56:00Z">
              <w:tcPr>
                <w:tcW w:w="582" w:type="pct"/>
                <w:gridSpan w:val="2"/>
              </w:tcPr>
            </w:tcPrChange>
          </w:tcPr>
          <w:p w14:paraId="155C5225" w14:textId="0CDA5353" w:rsidR="00844561" w:rsidRPr="0079412E" w:rsidRDefault="00E808B2" w:rsidP="00844561">
            <w:pPr>
              <w:spacing w:after="0" w:line="240" w:lineRule="auto"/>
              <w:jc w:val="right"/>
              <w:rPr>
                <w:rFonts w:ascii="Times New Roman" w:hAnsi="Times New Roman" w:cs="Times New Roman"/>
                <w:color w:val="000000"/>
                <w:sz w:val="24"/>
                <w:szCs w:val="24"/>
              </w:rPr>
            </w:pPr>
            <w:ins w:id="1417" w:author="Mohammad Nayeem Hasan" w:date="2025-05-07T15:55:00Z" w16du:dateUtc="2025-05-07T09:55:00Z">
              <w:r w:rsidRPr="00ED320C">
                <w:rPr>
                  <w:rFonts w:ascii="Times New Roman" w:hAnsi="Times New Roman" w:cs="Times New Roman"/>
                  <w:color w:val="000000"/>
                  <w:sz w:val="24"/>
                  <w:szCs w:val="24"/>
                </w:rPr>
                <w:t>Northern</w:t>
              </w:r>
            </w:ins>
          </w:p>
        </w:tc>
        <w:tc>
          <w:tcPr>
            <w:tcW w:w="424" w:type="pct"/>
            <w:shd w:val="clear" w:color="auto" w:fill="auto"/>
            <w:noWrap/>
            <w:vAlign w:val="bottom"/>
            <w:tcPrChange w:id="1418" w:author="Mohammad Nayeem Hasan" w:date="2025-05-07T14:56:00Z" w16du:dateUtc="2025-05-07T08:56:00Z">
              <w:tcPr>
                <w:tcW w:w="430" w:type="pct"/>
                <w:gridSpan w:val="2"/>
                <w:shd w:val="clear" w:color="auto" w:fill="auto"/>
                <w:noWrap/>
                <w:vAlign w:val="bottom"/>
              </w:tcPr>
            </w:tcPrChange>
          </w:tcPr>
          <w:p w14:paraId="1BE6F39D" w14:textId="1541B8D4"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185</w:t>
            </w:r>
          </w:p>
        </w:tc>
        <w:tc>
          <w:tcPr>
            <w:tcW w:w="334" w:type="pct"/>
            <w:shd w:val="clear" w:color="auto" w:fill="auto"/>
            <w:noWrap/>
            <w:vAlign w:val="bottom"/>
            <w:tcPrChange w:id="1419" w:author="Mohammad Nayeem Hasan" w:date="2025-05-07T14:56:00Z" w16du:dateUtc="2025-05-07T08:56:00Z">
              <w:tcPr>
                <w:tcW w:w="339" w:type="pct"/>
                <w:gridSpan w:val="2"/>
                <w:shd w:val="clear" w:color="auto" w:fill="auto"/>
                <w:noWrap/>
                <w:vAlign w:val="bottom"/>
              </w:tcPr>
            </w:tcPrChange>
          </w:tcPr>
          <w:p w14:paraId="061C9572"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420" w:author="Mohammad Nayeem Hasan" w:date="2025-05-07T14:56:00Z" w16du:dateUtc="2025-05-07T08:56:00Z">
              <w:tcPr>
                <w:tcW w:w="409" w:type="pct"/>
                <w:gridSpan w:val="2"/>
                <w:shd w:val="clear" w:color="auto" w:fill="auto"/>
                <w:noWrap/>
                <w:vAlign w:val="bottom"/>
              </w:tcPr>
            </w:tcPrChange>
          </w:tcPr>
          <w:p w14:paraId="119DEDDD" w14:textId="463FA970"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1873.4</w:t>
            </w:r>
            <w:r>
              <w:rPr>
                <w:rFonts w:ascii="Times New Roman" w:hAnsi="Times New Roman" w:cs="Times New Roman"/>
                <w:color w:val="000000"/>
                <w:sz w:val="24"/>
                <w:szCs w:val="24"/>
              </w:rPr>
              <w:t>2</w:t>
            </w:r>
          </w:p>
        </w:tc>
        <w:tc>
          <w:tcPr>
            <w:tcW w:w="376" w:type="pct"/>
            <w:shd w:val="clear" w:color="auto" w:fill="auto"/>
            <w:noWrap/>
            <w:vAlign w:val="bottom"/>
            <w:tcPrChange w:id="1421" w:author="Mohammad Nayeem Hasan" w:date="2025-05-07T14:56:00Z" w16du:dateUtc="2025-05-07T08:56:00Z">
              <w:tcPr>
                <w:tcW w:w="446" w:type="pct"/>
                <w:gridSpan w:val="2"/>
                <w:shd w:val="clear" w:color="auto" w:fill="auto"/>
                <w:noWrap/>
                <w:vAlign w:val="bottom"/>
              </w:tcPr>
            </w:tcPrChange>
          </w:tcPr>
          <w:p w14:paraId="72BAFAA5"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422" w:author="Mohammad Nayeem Hasan" w:date="2025-05-07T14:56:00Z" w16du:dateUtc="2025-05-07T08:56:00Z">
              <w:tcPr>
                <w:tcW w:w="277" w:type="pct"/>
                <w:vAlign w:val="bottom"/>
              </w:tcPr>
            </w:tcPrChange>
          </w:tcPr>
          <w:p w14:paraId="0A2E7119"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14:paraId="5D1DBAE6" w14:textId="77777777" w:rsidTr="00A81135">
        <w:trPr>
          <w:trHeight w:val="300"/>
          <w:trPrChange w:id="1423" w:author="Mohammad Nayeem Hasan" w:date="2025-05-07T14:56:00Z" w16du:dateUtc="2025-05-07T08:56:00Z">
            <w:trPr>
              <w:gridAfter w:val="0"/>
              <w:trHeight w:val="300"/>
            </w:trPr>
          </w:trPrChange>
        </w:trPr>
        <w:tc>
          <w:tcPr>
            <w:tcW w:w="863" w:type="pct"/>
            <w:shd w:val="clear" w:color="auto" w:fill="auto"/>
            <w:noWrap/>
            <w:vAlign w:val="bottom"/>
            <w:tcPrChange w:id="1424" w:author="Mohammad Nayeem Hasan" w:date="2025-05-07T14:56:00Z" w16du:dateUtc="2025-05-07T08:56:00Z">
              <w:tcPr>
                <w:tcW w:w="875" w:type="pct"/>
                <w:shd w:val="clear" w:color="auto" w:fill="auto"/>
                <w:noWrap/>
                <w:vAlign w:val="bottom"/>
              </w:tcPr>
            </w:tcPrChange>
          </w:tcPr>
          <w:p w14:paraId="792D5422"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Wallis and Futuna</w:t>
            </w:r>
          </w:p>
        </w:tc>
        <w:tc>
          <w:tcPr>
            <w:tcW w:w="918" w:type="pct"/>
            <w:shd w:val="clear" w:color="auto" w:fill="auto"/>
            <w:noWrap/>
            <w:vAlign w:val="bottom"/>
            <w:tcPrChange w:id="1425" w:author="Mohammad Nayeem Hasan" w:date="2025-05-07T14:56:00Z" w16du:dateUtc="2025-05-07T08:56:00Z">
              <w:tcPr>
                <w:tcW w:w="931" w:type="pct"/>
                <w:gridSpan w:val="2"/>
                <w:shd w:val="clear" w:color="auto" w:fill="auto"/>
                <w:noWrap/>
                <w:vAlign w:val="bottom"/>
              </w:tcPr>
            </w:tcPrChange>
          </w:tcPr>
          <w:p w14:paraId="5B019AE7" w14:textId="676F61FF" w:rsidR="00844561" w:rsidRPr="0079412E" w:rsidRDefault="00844561" w:rsidP="00844561">
            <w:pPr>
              <w:spacing w:after="0" w:line="240" w:lineRule="auto"/>
              <w:rPr>
                <w:rFonts w:ascii="Times New Roman" w:hAnsi="Times New Roman" w:cs="Times New Roman"/>
                <w:color w:val="000000"/>
                <w:sz w:val="24"/>
                <w:szCs w:val="24"/>
              </w:rPr>
            </w:pPr>
            <w:ins w:id="1426" w:author="Mohammad Nayeem Hasan" w:date="2025-05-07T14:12:00Z" w16du:dateUtc="2025-05-07T08:12:00Z">
              <w:r w:rsidRPr="0079412E">
                <w:rPr>
                  <w:rFonts w:ascii="Times New Roman" w:hAnsi="Times New Roman" w:cs="Times New Roman"/>
                  <w:color w:val="000000"/>
                  <w:sz w:val="24"/>
                  <w:szCs w:val="24"/>
                </w:rPr>
                <w:t>Western Pacific</w:t>
              </w:r>
            </w:ins>
            <w:del w:id="1427" w:author="Mohammad Nayeem Hasan" w:date="2025-05-07T14:12:00Z" w16du:dateUtc="2025-05-07T08:12:00Z">
              <w:r w:rsidRPr="0079412E" w:rsidDel="00844561">
                <w:rPr>
                  <w:rFonts w:ascii="Times New Roman" w:hAnsi="Times New Roman" w:cs="Times New Roman"/>
                  <w:color w:val="000000"/>
                  <w:sz w:val="24"/>
                  <w:szCs w:val="24"/>
                </w:rPr>
                <w:delText>Western Pacific Region</w:delText>
              </w:r>
            </w:del>
          </w:p>
        </w:tc>
        <w:tc>
          <w:tcPr>
            <w:tcW w:w="701" w:type="pct"/>
            <w:shd w:val="clear" w:color="auto" w:fill="auto"/>
            <w:noWrap/>
            <w:vAlign w:val="bottom"/>
            <w:tcPrChange w:id="1428" w:author="Mohammad Nayeem Hasan" w:date="2025-05-07T14:56:00Z" w16du:dateUtc="2025-05-07T08:56:00Z">
              <w:tcPr>
                <w:tcW w:w="711" w:type="pct"/>
                <w:gridSpan w:val="2"/>
                <w:shd w:val="clear" w:color="auto" w:fill="auto"/>
                <w:noWrap/>
                <w:vAlign w:val="bottom"/>
              </w:tcPr>
            </w:tcPrChange>
          </w:tcPr>
          <w:p w14:paraId="67A0882D" w14:textId="77777777" w:rsidR="00844561" w:rsidRPr="0079412E" w:rsidRDefault="00844561" w:rsidP="00844561">
            <w:pPr>
              <w:spacing w:after="0" w:line="240" w:lineRule="auto"/>
              <w:rPr>
                <w:rFonts w:ascii="Times New Roman" w:hAnsi="Times New Roman" w:cs="Times New Roman"/>
                <w:color w:val="000000"/>
                <w:sz w:val="24"/>
                <w:szCs w:val="24"/>
              </w:rPr>
            </w:pPr>
            <w:r w:rsidRPr="0079412E">
              <w:rPr>
                <w:rFonts w:ascii="Times New Roman" w:hAnsi="Times New Roman" w:cs="Times New Roman"/>
                <w:color w:val="000000"/>
                <w:sz w:val="24"/>
                <w:szCs w:val="24"/>
              </w:rPr>
              <w:t>Oceania</w:t>
            </w:r>
          </w:p>
        </w:tc>
        <w:tc>
          <w:tcPr>
            <w:tcW w:w="574" w:type="pct"/>
            <w:tcPrChange w:id="1429" w:author="Mohammad Nayeem Hasan" w:date="2025-05-07T14:56:00Z" w16du:dateUtc="2025-05-07T08:56:00Z">
              <w:tcPr>
                <w:tcW w:w="582" w:type="pct"/>
                <w:gridSpan w:val="2"/>
              </w:tcPr>
            </w:tcPrChange>
          </w:tcPr>
          <w:p w14:paraId="65A739AE" w14:textId="6D087690" w:rsidR="00844561" w:rsidRPr="0079412E" w:rsidRDefault="00D46C2D" w:rsidP="00844561">
            <w:pPr>
              <w:spacing w:after="0" w:line="240" w:lineRule="auto"/>
              <w:jc w:val="right"/>
              <w:rPr>
                <w:rFonts w:ascii="Times New Roman" w:hAnsi="Times New Roman" w:cs="Times New Roman"/>
                <w:color w:val="000000"/>
                <w:sz w:val="24"/>
                <w:szCs w:val="24"/>
              </w:rPr>
            </w:pPr>
            <w:ins w:id="1430" w:author="Mohammad Nayeem Hasan" w:date="2025-05-07T16:04:00Z" w16du:dateUtc="2025-05-07T10:04:00Z">
              <w:r w:rsidRPr="00E808B2">
                <w:rPr>
                  <w:rFonts w:ascii="Times New Roman" w:hAnsi="Times New Roman" w:cs="Times New Roman"/>
                  <w:color w:val="000000"/>
                  <w:sz w:val="24"/>
                  <w:szCs w:val="24"/>
                </w:rPr>
                <w:t>Southern</w:t>
              </w:r>
            </w:ins>
          </w:p>
        </w:tc>
        <w:tc>
          <w:tcPr>
            <w:tcW w:w="424" w:type="pct"/>
            <w:shd w:val="clear" w:color="auto" w:fill="auto"/>
            <w:noWrap/>
            <w:vAlign w:val="bottom"/>
            <w:tcPrChange w:id="1431" w:author="Mohammad Nayeem Hasan" w:date="2025-05-07T14:56:00Z" w16du:dateUtc="2025-05-07T08:56:00Z">
              <w:tcPr>
                <w:tcW w:w="430" w:type="pct"/>
                <w:gridSpan w:val="2"/>
                <w:shd w:val="clear" w:color="auto" w:fill="auto"/>
                <w:noWrap/>
                <w:vAlign w:val="bottom"/>
              </w:tcPr>
            </w:tcPrChange>
          </w:tcPr>
          <w:p w14:paraId="149514A5" w14:textId="68462285"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78</w:t>
            </w:r>
          </w:p>
        </w:tc>
        <w:tc>
          <w:tcPr>
            <w:tcW w:w="334" w:type="pct"/>
            <w:shd w:val="clear" w:color="auto" w:fill="auto"/>
            <w:noWrap/>
            <w:vAlign w:val="bottom"/>
            <w:tcPrChange w:id="1432" w:author="Mohammad Nayeem Hasan" w:date="2025-05-07T14:56:00Z" w16du:dateUtc="2025-05-07T08:56:00Z">
              <w:tcPr>
                <w:tcW w:w="339" w:type="pct"/>
                <w:gridSpan w:val="2"/>
                <w:shd w:val="clear" w:color="auto" w:fill="auto"/>
                <w:noWrap/>
                <w:vAlign w:val="bottom"/>
              </w:tcPr>
            </w:tcPrChange>
          </w:tcPr>
          <w:p w14:paraId="3645BFCE"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466" w:type="pct"/>
            <w:shd w:val="clear" w:color="auto" w:fill="auto"/>
            <w:noWrap/>
            <w:vAlign w:val="bottom"/>
            <w:tcPrChange w:id="1433" w:author="Mohammad Nayeem Hasan" w:date="2025-05-07T14:56:00Z" w16du:dateUtc="2025-05-07T08:56:00Z">
              <w:tcPr>
                <w:tcW w:w="409" w:type="pct"/>
                <w:gridSpan w:val="2"/>
                <w:shd w:val="clear" w:color="auto" w:fill="auto"/>
                <w:noWrap/>
                <w:vAlign w:val="bottom"/>
              </w:tcPr>
            </w:tcPrChange>
          </w:tcPr>
          <w:p w14:paraId="2CDC0EB7" w14:textId="135419E3"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6708.52</w:t>
            </w:r>
          </w:p>
        </w:tc>
        <w:tc>
          <w:tcPr>
            <w:tcW w:w="376" w:type="pct"/>
            <w:shd w:val="clear" w:color="auto" w:fill="auto"/>
            <w:noWrap/>
            <w:vAlign w:val="bottom"/>
            <w:tcPrChange w:id="1434" w:author="Mohammad Nayeem Hasan" w:date="2025-05-07T14:56:00Z" w16du:dateUtc="2025-05-07T08:56:00Z">
              <w:tcPr>
                <w:tcW w:w="446" w:type="pct"/>
                <w:gridSpan w:val="2"/>
                <w:shd w:val="clear" w:color="auto" w:fill="auto"/>
                <w:noWrap/>
                <w:vAlign w:val="bottom"/>
              </w:tcPr>
            </w:tcPrChange>
          </w:tcPr>
          <w:p w14:paraId="112D43E5" w14:textId="77777777" w:rsidR="00844561" w:rsidRPr="0079412E" w:rsidRDefault="00844561" w:rsidP="00844561">
            <w:pPr>
              <w:spacing w:after="0" w:line="240" w:lineRule="auto"/>
              <w:jc w:val="right"/>
              <w:rPr>
                <w:rFonts w:ascii="Times New Roman" w:hAnsi="Times New Roman" w:cs="Times New Roman"/>
                <w:color w:val="000000"/>
                <w:sz w:val="24"/>
                <w:szCs w:val="24"/>
              </w:rPr>
            </w:pPr>
            <w:r w:rsidRPr="0079412E">
              <w:rPr>
                <w:rFonts w:ascii="Times New Roman" w:hAnsi="Times New Roman" w:cs="Times New Roman"/>
                <w:color w:val="000000"/>
                <w:sz w:val="24"/>
                <w:szCs w:val="24"/>
              </w:rPr>
              <w:t>0</w:t>
            </w:r>
          </w:p>
        </w:tc>
        <w:tc>
          <w:tcPr>
            <w:tcW w:w="343" w:type="pct"/>
            <w:vAlign w:val="bottom"/>
            <w:tcPrChange w:id="1435" w:author="Mohammad Nayeem Hasan" w:date="2025-05-07T14:56:00Z" w16du:dateUtc="2025-05-07T08:56:00Z">
              <w:tcPr>
                <w:tcW w:w="277" w:type="pct"/>
                <w:vAlign w:val="bottom"/>
              </w:tcPr>
            </w:tcPrChange>
          </w:tcPr>
          <w:p w14:paraId="109271A0" w14:textId="77777777" w:rsidR="00844561" w:rsidRPr="0079412E" w:rsidRDefault="00844561" w:rsidP="00844561">
            <w:pPr>
              <w:spacing w:after="0" w:line="240" w:lineRule="auto"/>
              <w:jc w:val="right"/>
              <w:rPr>
                <w:rFonts w:ascii="Times New Roman" w:eastAsia="Times New Roman" w:hAnsi="Times New Roman" w:cs="Times New Roman"/>
                <w:color w:val="000000"/>
                <w:kern w:val="0"/>
                <w:sz w:val="24"/>
                <w:szCs w:val="24"/>
                <w14:ligatures w14:val="none"/>
              </w:rPr>
            </w:pPr>
          </w:p>
        </w:tc>
      </w:tr>
      <w:tr w:rsidR="00844561" w:rsidRPr="0079412E" w:rsidDel="0028515E" w14:paraId="0128D5EE" w14:textId="07285CC6" w:rsidTr="00A81135">
        <w:trPr>
          <w:trHeight w:val="300"/>
          <w:del w:id="1436" w:author="Mohammad Nayeem Hasan" w:date="2025-05-07T22:11:00Z" w16du:dateUtc="2025-05-07T16:11:00Z"/>
          <w:trPrChange w:id="1437" w:author="Mohammad Nayeem Hasan" w:date="2025-05-07T14:56:00Z" w16du:dateUtc="2025-05-07T08:56:00Z">
            <w:trPr>
              <w:gridAfter w:val="0"/>
              <w:trHeight w:val="300"/>
            </w:trPr>
          </w:trPrChange>
        </w:trPr>
        <w:tc>
          <w:tcPr>
            <w:tcW w:w="863" w:type="pct"/>
            <w:shd w:val="clear" w:color="auto" w:fill="auto"/>
            <w:noWrap/>
            <w:vAlign w:val="bottom"/>
            <w:tcPrChange w:id="1438" w:author="Mohammad Nayeem Hasan" w:date="2025-05-07T14:56:00Z" w16du:dateUtc="2025-05-07T08:56:00Z">
              <w:tcPr>
                <w:tcW w:w="875" w:type="pct"/>
                <w:shd w:val="clear" w:color="auto" w:fill="auto"/>
                <w:noWrap/>
                <w:vAlign w:val="bottom"/>
              </w:tcPr>
            </w:tcPrChange>
          </w:tcPr>
          <w:p w14:paraId="5897F719" w14:textId="31CF926B" w:rsidR="00844561" w:rsidRPr="0079412E" w:rsidDel="0028515E" w:rsidRDefault="00844561" w:rsidP="00844561">
            <w:pPr>
              <w:spacing w:after="0" w:line="240" w:lineRule="auto"/>
              <w:rPr>
                <w:del w:id="1439" w:author="Mohammad Nayeem Hasan" w:date="2025-05-07T22:11:00Z" w16du:dateUtc="2025-05-07T16:11:00Z"/>
                <w:rFonts w:ascii="Times New Roman" w:hAnsi="Times New Roman" w:cs="Times New Roman"/>
                <w:color w:val="000000"/>
                <w:sz w:val="24"/>
                <w:szCs w:val="24"/>
              </w:rPr>
            </w:pPr>
            <w:del w:id="1440" w:author="Mohammad Nayeem Hasan" w:date="2025-05-07T22:11:00Z" w16du:dateUtc="2025-05-07T16:11:00Z">
              <w:r w:rsidRPr="0079412E" w:rsidDel="0028515E">
                <w:rPr>
                  <w:rFonts w:ascii="Times New Roman" w:hAnsi="Times New Roman" w:cs="Times New Roman"/>
                  <w:color w:val="000000"/>
                  <w:sz w:val="24"/>
                  <w:szCs w:val="24"/>
                </w:rPr>
                <w:delText>Spain</w:delText>
              </w:r>
            </w:del>
          </w:p>
        </w:tc>
        <w:tc>
          <w:tcPr>
            <w:tcW w:w="918" w:type="pct"/>
            <w:shd w:val="clear" w:color="auto" w:fill="auto"/>
            <w:noWrap/>
            <w:vAlign w:val="bottom"/>
            <w:tcPrChange w:id="1441" w:author="Mohammad Nayeem Hasan" w:date="2025-05-07T14:56:00Z" w16du:dateUtc="2025-05-07T08:56:00Z">
              <w:tcPr>
                <w:tcW w:w="931" w:type="pct"/>
                <w:gridSpan w:val="2"/>
                <w:shd w:val="clear" w:color="auto" w:fill="auto"/>
                <w:noWrap/>
                <w:vAlign w:val="bottom"/>
              </w:tcPr>
            </w:tcPrChange>
          </w:tcPr>
          <w:p w14:paraId="58EF6959" w14:textId="05CAE13E" w:rsidR="00844561" w:rsidRPr="0079412E" w:rsidDel="0028515E" w:rsidRDefault="00844561" w:rsidP="00844561">
            <w:pPr>
              <w:spacing w:after="0" w:line="240" w:lineRule="auto"/>
              <w:rPr>
                <w:del w:id="1442" w:author="Mohammad Nayeem Hasan" w:date="2025-05-07T22:11:00Z" w16du:dateUtc="2025-05-07T16:11:00Z"/>
                <w:rFonts w:ascii="Times New Roman" w:hAnsi="Times New Roman" w:cs="Times New Roman"/>
                <w:color w:val="000000"/>
                <w:sz w:val="24"/>
                <w:szCs w:val="24"/>
              </w:rPr>
            </w:pPr>
            <w:del w:id="1443" w:author="Mohammad Nayeem Hasan" w:date="2025-05-07T22:11:00Z" w16du:dateUtc="2025-05-07T16:11:00Z">
              <w:r w:rsidRPr="0079412E" w:rsidDel="0028515E">
                <w:rPr>
                  <w:rFonts w:ascii="Times New Roman" w:hAnsi="Times New Roman" w:cs="Times New Roman"/>
                  <w:color w:val="000000"/>
                  <w:sz w:val="24"/>
                  <w:szCs w:val="24"/>
                </w:rPr>
                <w:delText>Europe</w:delText>
              </w:r>
            </w:del>
            <w:del w:id="1444" w:author="Mohammad Nayeem Hasan" w:date="2025-05-07T16:07:00Z" w16du:dateUtc="2025-05-07T10:07:00Z">
              <w:r w:rsidRPr="0079412E" w:rsidDel="005268AF">
                <w:rPr>
                  <w:rFonts w:ascii="Times New Roman" w:hAnsi="Times New Roman" w:cs="Times New Roman"/>
                  <w:color w:val="000000"/>
                  <w:sz w:val="24"/>
                  <w:szCs w:val="24"/>
                </w:rPr>
                <w:delText>an Region</w:delText>
              </w:r>
            </w:del>
          </w:p>
        </w:tc>
        <w:tc>
          <w:tcPr>
            <w:tcW w:w="701" w:type="pct"/>
            <w:shd w:val="clear" w:color="auto" w:fill="auto"/>
            <w:noWrap/>
            <w:vAlign w:val="bottom"/>
            <w:tcPrChange w:id="1445" w:author="Mohammad Nayeem Hasan" w:date="2025-05-07T14:56:00Z" w16du:dateUtc="2025-05-07T08:56:00Z">
              <w:tcPr>
                <w:tcW w:w="711" w:type="pct"/>
                <w:gridSpan w:val="2"/>
                <w:shd w:val="clear" w:color="auto" w:fill="auto"/>
                <w:noWrap/>
                <w:vAlign w:val="bottom"/>
              </w:tcPr>
            </w:tcPrChange>
          </w:tcPr>
          <w:p w14:paraId="73A9716B" w14:textId="6A118D0F" w:rsidR="00844561" w:rsidRPr="0079412E" w:rsidDel="0028515E" w:rsidRDefault="00844561" w:rsidP="00844561">
            <w:pPr>
              <w:spacing w:after="0" w:line="240" w:lineRule="auto"/>
              <w:rPr>
                <w:del w:id="1446" w:author="Mohammad Nayeem Hasan" w:date="2025-05-07T22:11:00Z" w16du:dateUtc="2025-05-07T16:11:00Z"/>
                <w:rFonts w:ascii="Times New Roman" w:hAnsi="Times New Roman" w:cs="Times New Roman"/>
                <w:color w:val="000000"/>
                <w:sz w:val="24"/>
                <w:szCs w:val="24"/>
              </w:rPr>
            </w:pPr>
            <w:del w:id="1447" w:author="Mohammad Nayeem Hasan" w:date="2025-05-07T22:11:00Z" w16du:dateUtc="2025-05-07T16:11:00Z">
              <w:r w:rsidRPr="0079412E" w:rsidDel="0028515E">
                <w:rPr>
                  <w:rFonts w:ascii="Times New Roman" w:hAnsi="Times New Roman" w:cs="Times New Roman"/>
                  <w:color w:val="000000"/>
                  <w:sz w:val="24"/>
                  <w:szCs w:val="24"/>
                </w:rPr>
                <w:delText>Europe</w:delText>
              </w:r>
            </w:del>
          </w:p>
        </w:tc>
        <w:tc>
          <w:tcPr>
            <w:tcW w:w="574" w:type="pct"/>
            <w:tcPrChange w:id="1448" w:author="Mohammad Nayeem Hasan" w:date="2025-05-07T14:56:00Z" w16du:dateUtc="2025-05-07T08:56:00Z">
              <w:tcPr>
                <w:tcW w:w="582" w:type="pct"/>
                <w:gridSpan w:val="2"/>
              </w:tcPr>
            </w:tcPrChange>
          </w:tcPr>
          <w:p w14:paraId="16CD7339" w14:textId="204CAE7A" w:rsidR="00844561" w:rsidRPr="0079412E" w:rsidDel="0028515E" w:rsidRDefault="00844561" w:rsidP="00844561">
            <w:pPr>
              <w:spacing w:after="0" w:line="240" w:lineRule="auto"/>
              <w:jc w:val="right"/>
              <w:rPr>
                <w:del w:id="1449" w:author="Mohammad Nayeem Hasan" w:date="2025-05-07T22:11:00Z" w16du:dateUtc="2025-05-07T16:11:00Z"/>
                <w:rFonts w:ascii="Times New Roman" w:hAnsi="Times New Roman" w:cs="Times New Roman"/>
                <w:color w:val="000000"/>
                <w:sz w:val="24"/>
                <w:szCs w:val="24"/>
              </w:rPr>
            </w:pPr>
          </w:p>
        </w:tc>
        <w:tc>
          <w:tcPr>
            <w:tcW w:w="424" w:type="pct"/>
            <w:shd w:val="clear" w:color="auto" w:fill="auto"/>
            <w:noWrap/>
            <w:vAlign w:val="bottom"/>
            <w:tcPrChange w:id="1450" w:author="Mohammad Nayeem Hasan" w:date="2025-05-07T14:56:00Z" w16du:dateUtc="2025-05-07T08:56:00Z">
              <w:tcPr>
                <w:tcW w:w="430" w:type="pct"/>
                <w:gridSpan w:val="2"/>
                <w:shd w:val="clear" w:color="auto" w:fill="auto"/>
                <w:noWrap/>
                <w:vAlign w:val="bottom"/>
              </w:tcPr>
            </w:tcPrChange>
          </w:tcPr>
          <w:p w14:paraId="4670F9E6" w14:textId="59730F9E" w:rsidR="00844561" w:rsidRPr="0079412E" w:rsidDel="0028515E" w:rsidRDefault="00844561" w:rsidP="00844561">
            <w:pPr>
              <w:spacing w:after="0" w:line="240" w:lineRule="auto"/>
              <w:jc w:val="right"/>
              <w:rPr>
                <w:del w:id="1451" w:author="Mohammad Nayeem Hasan" w:date="2025-05-07T22:11:00Z" w16du:dateUtc="2025-05-07T16:11:00Z"/>
                <w:rFonts w:ascii="Times New Roman" w:hAnsi="Times New Roman" w:cs="Times New Roman"/>
                <w:color w:val="000000"/>
                <w:sz w:val="24"/>
                <w:szCs w:val="24"/>
              </w:rPr>
            </w:pPr>
            <w:del w:id="1452" w:author="Mohammad Nayeem Hasan" w:date="2025-05-07T22:11:00Z" w16du:dateUtc="2025-05-07T16:11:00Z">
              <w:r w:rsidRPr="0079412E" w:rsidDel="0028515E">
                <w:rPr>
                  <w:rFonts w:ascii="Times New Roman" w:hAnsi="Times New Roman" w:cs="Times New Roman"/>
                  <w:color w:val="000000"/>
                  <w:sz w:val="24"/>
                  <w:szCs w:val="24"/>
                </w:rPr>
                <w:delText>10</w:delText>
              </w:r>
            </w:del>
          </w:p>
        </w:tc>
        <w:tc>
          <w:tcPr>
            <w:tcW w:w="334" w:type="pct"/>
            <w:shd w:val="clear" w:color="auto" w:fill="auto"/>
            <w:noWrap/>
            <w:vAlign w:val="bottom"/>
            <w:tcPrChange w:id="1453" w:author="Mohammad Nayeem Hasan" w:date="2025-05-07T14:56:00Z" w16du:dateUtc="2025-05-07T08:56:00Z">
              <w:tcPr>
                <w:tcW w:w="339" w:type="pct"/>
                <w:gridSpan w:val="2"/>
                <w:shd w:val="clear" w:color="auto" w:fill="auto"/>
                <w:noWrap/>
                <w:vAlign w:val="bottom"/>
              </w:tcPr>
            </w:tcPrChange>
          </w:tcPr>
          <w:p w14:paraId="772FD946" w14:textId="41EE6669" w:rsidR="00844561" w:rsidRPr="0079412E" w:rsidDel="0028515E" w:rsidRDefault="00844561" w:rsidP="00844561">
            <w:pPr>
              <w:spacing w:after="0" w:line="240" w:lineRule="auto"/>
              <w:jc w:val="right"/>
              <w:rPr>
                <w:del w:id="1454" w:author="Mohammad Nayeem Hasan" w:date="2025-05-07T22:11:00Z" w16du:dateUtc="2025-05-07T16:11:00Z"/>
                <w:rFonts w:ascii="Times New Roman" w:hAnsi="Times New Roman" w:cs="Times New Roman"/>
                <w:color w:val="000000"/>
                <w:sz w:val="24"/>
                <w:szCs w:val="24"/>
              </w:rPr>
            </w:pPr>
            <w:del w:id="1455" w:author="Mohammad Nayeem Hasan" w:date="2025-05-07T22:11:00Z" w16du:dateUtc="2025-05-07T16:11:00Z">
              <w:r w:rsidRPr="0079412E" w:rsidDel="0028515E">
                <w:rPr>
                  <w:rFonts w:ascii="Times New Roman" w:hAnsi="Times New Roman" w:cs="Times New Roman"/>
                  <w:color w:val="000000"/>
                  <w:sz w:val="24"/>
                  <w:szCs w:val="24"/>
                </w:rPr>
                <w:delText>0</w:delText>
              </w:r>
            </w:del>
          </w:p>
        </w:tc>
        <w:tc>
          <w:tcPr>
            <w:tcW w:w="466" w:type="pct"/>
            <w:shd w:val="clear" w:color="auto" w:fill="auto"/>
            <w:noWrap/>
            <w:vAlign w:val="bottom"/>
            <w:tcPrChange w:id="1456" w:author="Mohammad Nayeem Hasan" w:date="2025-05-07T14:56:00Z" w16du:dateUtc="2025-05-07T08:56:00Z">
              <w:tcPr>
                <w:tcW w:w="409" w:type="pct"/>
                <w:gridSpan w:val="2"/>
                <w:shd w:val="clear" w:color="auto" w:fill="auto"/>
                <w:noWrap/>
                <w:vAlign w:val="bottom"/>
              </w:tcPr>
            </w:tcPrChange>
          </w:tcPr>
          <w:p w14:paraId="01AF41C7" w14:textId="11123906" w:rsidR="00844561" w:rsidRPr="0079412E" w:rsidDel="0028515E" w:rsidRDefault="00844561" w:rsidP="00844561">
            <w:pPr>
              <w:spacing w:after="0" w:line="240" w:lineRule="auto"/>
              <w:jc w:val="right"/>
              <w:rPr>
                <w:del w:id="1457" w:author="Mohammad Nayeem Hasan" w:date="2025-05-07T22:11:00Z" w16du:dateUtc="2025-05-07T16:11:00Z"/>
                <w:rFonts w:ascii="Times New Roman" w:hAnsi="Times New Roman" w:cs="Times New Roman"/>
                <w:color w:val="000000"/>
                <w:sz w:val="24"/>
                <w:szCs w:val="24"/>
              </w:rPr>
            </w:pPr>
            <w:del w:id="1458" w:author="Mohammad Nayeem Hasan" w:date="2025-05-07T22:11:00Z" w16du:dateUtc="2025-05-07T16:11:00Z">
              <w:r w:rsidRPr="0079412E" w:rsidDel="0028515E">
                <w:rPr>
                  <w:rFonts w:ascii="Times New Roman" w:hAnsi="Times New Roman" w:cs="Times New Roman"/>
                  <w:color w:val="000000"/>
                  <w:sz w:val="24"/>
                  <w:szCs w:val="24"/>
                </w:rPr>
                <w:delText>0.21</w:delText>
              </w:r>
            </w:del>
          </w:p>
        </w:tc>
        <w:tc>
          <w:tcPr>
            <w:tcW w:w="376" w:type="pct"/>
            <w:shd w:val="clear" w:color="auto" w:fill="auto"/>
            <w:noWrap/>
            <w:vAlign w:val="bottom"/>
            <w:tcPrChange w:id="1459" w:author="Mohammad Nayeem Hasan" w:date="2025-05-07T14:56:00Z" w16du:dateUtc="2025-05-07T08:56:00Z">
              <w:tcPr>
                <w:tcW w:w="446" w:type="pct"/>
                <w:gridSpan w:val="2"/>
                <w:shd w:val="clear" w:color="auto" w:fill="auto"/>
                <w:noWrap/>
                <w:vAlign w:val="bottom"/>
              </w:tcPr>
            </w:tcPrChange>
          </w:tcPr>
          <w:p w14:paraId="3B7B1FC6" w14:textId="59C82B51" w:rsidR="00844561" w:rsidRPr="0079412E" w:rsidDel="0028515E" w:rsidRDefault="00844561" w:rsidP="00844561">
            <w:pPr>
              <w:spacing w:after="0" w:line="240" w:lineRule="auto"/>
              <w:jc w:val="right"/>
              <w:rPr>
                <w:del w:id="1460" w:author="Mohammad Nayeem Hasan" w:date="2025-05-07T22:11:00Z" w16du:dateUtc="2025-05-07T16:11:00Z"/>
                <w:rFonts w:ascii="Times New Roman" w:hAnsi="Times New Roman" w:cs="Times New Roman"/>
                <w:color w:val="000000"/>
                <w:sz w:val="24"/>
                <w:szCs w:val="24"/>
              </w:rPr>
            </w:pPr>
            <w:del w:id="1461" w:author="Mohammad Nayeem Hasan" w:date="2025-05-07T22:11:00Z" w16du:dateUtc="2025-05-07T16:11:00Z">
              <w:r w:rsidRPr="0079412E" w:rsidDel="0028515E">
                <w:rPr>
                  <w:rFonts w:ascii="Times New Roman" w:hAnsi="Times New Roman" w:cs="Times New Roman"/>
                  <w:color w:val="000000"/>
                  <w:sz w:val="24"/>
                  <w:szCs w:val="24"/>
                </w:rPr>
                <w:delText>0</w:delText>
              </w:r>
            </w:del>
          </w:p>
        </w:tc>
        <w:tc>
          <w:tcPr>
            <w:tcW w:w="343" w:type="pct"/>
            <w:vAlign w:val="bottom"/>
            <w:tcPrChange w:id="1462" w:author="Mohammad Nayeem Hasan" w:date="2025-05-07T14:56:00Z" w16du:dateUtc="2025-05-07T08:56:00Z">
              <w:tcPr>
                <w:tcW w:w="277" w:type="pct"/>
                <w:vAlign w:val="bottom"/>
              </w:tcPr>
            </w:tcPrChange>
          </w:tcPr>
          <w:p w14:paraId="7D7EB669" w14:textId="6F32B3CB" w:rsidR="00844561" w:rsidRPr="0079412E" w:rsidDel="0028515E" w:rsidRDefault="00844561" w:rsidP="00844561">
            <w:pPr>
              <w:spacing w:after="0" w:line="240" w:lineRule="auto"/>
              <w:jc w:val="right"/>
              <w:rPr>
                <w:del w:id="1463" w:author="Mohammad Nayeem Hasan" w:date="2025-05-07T22:11:00Z" w16du:dateUtc="2025-05-07T16:11:00Z"/>
                <w:rFonts w:ascii="Times New Roman" w:eastAsia="Times New Roman" w:hAnsi="Times New Roman" w:cs="Times New Roman"/>
                <w:color w:val="000000"/>
                <w:kern w:val="0"/>
                <w:sz w:val="24"/>
                <w:szCs w:val="24"/>
                <w14:ligatures w14:val="none"/>
              </w:rPr>
            </w:pPr>
          </w:p>
        </w:tc>
      </w:tr>
    </w:tbl>
    <w:p w14:paraId="16A3C1A3" w14:textId="77777777" w:rsidR="0079412E" w:rsidRPr="0079412E" w:rsidRDefault="0079412E" w:rsidP="0079412E">
      <w:pPr>
        <w:rPr>
          <w:rFonts w:ascii="Times New Roman" w:hAnsi="Times New Roman" w:cs="Times New Roman"/>
          <w:sz w:val="24"/>
          <w:szCs w:val="24"/>
        </w:rPr>
      </w:pPr>
    </w:p>
    <w:p w14:paraId="69C68858" w14:textId="77777777" w:rsidR="0079412E" w:rsidRPr="0079412E" w:rsidRDefault="0079412E" w:rsidP="00143754">
      <w:pPr>
        <w:rPr>
          <w:rFonts w:ascii="Times New Roman" w:hAnsi="Times New Roman" w:cs="Times New Roman"/>
          <w:b/>
          <w:bCs/>
          <w:sz w:val="24"/>
          <w:szCs w:val="24"/>
        </w:rPr>
      </w:pPr>
    </w:p>
    <w:sectPr w:rsidR="0079412E" w:rsidRPr="0079412E" w:rsidSect="0079412E">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Najmul Haider" w:date="2025-05-06T18:47:00Z" w:initials="NH">
    <w:p w14:paraId="65CAE047" w14:textId="77777777" w:rsidR="006F4C36" w:rsidRDefault="006F4C36" w:rsidP="006F4C36">
      <w:pPr>
        <w:pStyle w:val="CommentText"/>
      </w:pPr>
      <w:r>
        <w:rPr>
          <w:rStyle w:val="CommentReference"/>
        </w:rPr>
        <w:annotationRef/>
      </w:r>
      <w:r>
        <w:t>Please add the 3</w:t>
      </w:r>
      <w:r>
        <w:rPr>
          <w:vertAlign w:val="superscript"/>
        </w:rPr>
        <w:t>rd</w:t>
      </w:r>
      <w:r>
        <w:t xml:space="preserve"> Figure (</w:t>
      </w:r>
      <w:proofErr w:type="gramStart"/>
      <w:r>
        <w:t>C )</w:t>
      </w:r>
      <w:proofErr w:type="gramEnd"/>
      <w:r>
        <w:t xml:space="preserve"> for ‘Monthly dengue cases by WHO </w:t>
      </w:r>
      <w:proofErr w:type="gramStart"/>
      <w:r>
        <w:t>regions’</w:t>
      </w:r>
      <w:proofErr w:type="gramEnd"/>
      <w:r>
        <w:t xml:space="preserve">. </w:t>
      </w:r>
    </w:p>
  </w:comment>
  <w:comment w:id="88" w:author="Najmul Haider" w:date="2025-05-06T18:48:00Z" w:initials="NH">
    <w:p w14:paraId="6D31178D" w14:textId="77777777" w:rsidR="00844561" w:rsidRDefault="00844561" w:rsidP="00844561">
      <w:pPr>
        <w:pStyle w:val="CommentText"/>
      </w:pPr>
      <w:r>
        <w:rPr>
          <w:rStyle w:val="CommentReference"/>
        </w:rPr>
        <w:annotationRef/>
      </w:r>
      <w:r>
        <w:t xml:space="preserve">Shorrt the name </w:t>
      </w:r>
    </w:p>
    <w:p w14:paraId="0F616C3E" w14:textId="77777777" w:rsidR="00844561" w:rsidRDefault="00844561" w:rsidP="00844561">
      <w:pPr>
        <w:pStyle w:val="CommentText"/>
      </w:pPr>
      <w:r>
        <w:t xml:space="preserve">‘America’ </w:t>
      </w:r>
    </w:p>
    <w:p w14:paraId="27824F48" w14:textId="77777777" w:rsidR="00844561" w:rsidRDefault="00844561" w:rsidP="00844561">
      <w:pPr>
        <w:pStyle w:val="CommentText"/>
      </w:pPr>
      <w:r>
        <w:t xml:space="preserve">‘Africa’ </w:t>
      </w:r>
    </w:p>
    <w:p w14:paraId="4D283EF1" w14:textId="77777777" w:rsidR="00844561" w:rsidRDefault="00844561" w:rsidP="00844561">
      <w:pPr>
        <w:pStyle w:val="CommentText"/>
      </w:pPr>
      <w:proofErr w:type="gramStart"/>
      <w:r>
        <w:t>‘ Eastern</w:t>
      </w:r>
      <w:proofErr w:type="gramEnd"/>
      <w:r>
        <w:t xml:space="preserve"> Mediterranean’</w:t>
      </w:r>
    </w:p>
    <w:p w14:paraId="1C038FD3" w14:textId="77777777" w:rsidR="00844561" w:rsidRDefault="00844561" w:rsidP="00844561">
      <w:pPr>
        <w:pStyle w:val="CommentText"/>
      </w:pPr>
      <w:r>
        <w:t xml:space="preserve">‘South East Asia’ </w:t>
      </w:r>
    </w:p>
    <w:p w14:paraId="4FB1572F" w14:textId="77777777" w:rsidR="00844561" w:rsidRDefault="00844561" w:rsidP="00844561">
      <w:pPr>
        <w:pStyle w:val="CommentText"/>
      </w:pPr>
      <w:r>
        <w:t xml:space="preserve">‘Europe’ </w:t>
      </w:r>
    </w:p>
    <w:p w14:paraId="0D637B80" w14:textId="77777777" w:rsidR="00844561" w:rsidRDefault="00844561" w:rsidP="00844561">
      <w:pPr>
        <w:pStyle w:val="CommentText"/>
      </w:pPr>
      <w:r>
        <w:t>‘Eastern Pacific’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5CAE047" w15:done="1"/>
  <w15:commentEx w15:paraId="0D637B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01FE53D" w16cex:dateUtc="2025-05-06T17:47:00Z"/>
  <w16cex:commentExtensible w16cex:durableId="08EC763B" w16cex:dateUtc="2025-05-06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5CAE047" w16cid:durableId="201FE53D"/>
  <w16cid:commentId w16cid:paraId="0D637B80" w16cid:durableId="08EC76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03654" w14:textId="77777777" w:rsidR="00493E17" w:rsidRDefault="00493E17" w:rsidP="005E78AE">
      <w:pPr>
        <w:spacing w:after="0" w:line="240" w:lineRule="auto"/>
      </w:pPr>
      <w:r>
        <w:separator/>
      </w:r>
    </w:p>
  </w:endnote>
  <w:endnote w:type="continuationSeparator" w:id="0">
    <w:p w14:paraId="7A9B3CF6" w14:textId="77777777" w:rsidR="00493E17" w:rsidRDefault="00493E17" w:rsidP="005E7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877312"/>
      <w:docPartObj>
        <w:docPartGallery w:val="Page Numbers (Bottom of Page)"/>
        <w:docPartUnique/>
      </w:docPartObj>
    </w:sdtPr>
    <w:sdtEndPr>
      <w:rPr>
        <w:noProof/>
      </w:rPr>
    </w:sdtEndPr>
    <w:sdtContent>
      <w:p w14:paraId="39966D0C" w14:textId="77777777" w:rsidR="005E78AE" w:rsidRDefault="005E78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E23CCD" w14:textId="77777777" w:rsidR="005E78AE" w:rsidRDefault="005E7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DA8FCB" w14:textId="77777777" w:rsidR="00493E17" w:rsidRDefault="00493E17" w:rsidP="005E78AE">
      <w:pPr>
        <w:spacing w:after="0" w:line="240" w:lineRule="auto"/>
      </w:pPr>
      <w:r>
        <w:separator/>
      </w:r>
    </w:p>
  </w:footnote>
  <w:footnote w:type="continuationSeparator" w:id="0">
    <w:p w14:paraId="6F43C44A" w14:textId="77777777" w:rsidR="00493E17" w:rsidRDefault="00493E17" w:rsidP="005E7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41DFA"/>
    <w:multiLevelType w:val="hybridMultilevel"/>
    <w:tmpl w:val="41C23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2C67D2"/>
    <w:multiLevelType w:val="hybridMultilevel"/>
    <w:tmpl w:val="24E0F8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0656426">
    <w:abstractNumId w:val="0"/>
  </w:num>
  <w:num w:numId="2" w16cid:durableId="4845884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98C"/>
    <w:rsid w:val="0000090E"/>
    <w:rsid w:val="0000203C"/>
    <w:rsid w:val="0000389D"/>
    <w:rsid w:val="00006366"/>
    <w:rsid w:val="000075A5"/>
    <w:rsid w:val="00007762"/>
    <w:rsid w:val="00020B1B"/>
    <w:rsid w:val="000249DC"/>
    <w:rsid w:val="00025B9B"/>
    <w:rsid w:val="00025C73"/>
    <w:rsid w:val="00030116"/>
    <w:rsid w:val="00032BAE"/>
    <w:rsid w:val="00042722"/>
    <w:rsid w:val="0004389B"/>
    <w:rsid w:val="000440A2"/>
    <w:rsid w:val="00045940"/>
    <w:rsid w:val="00052049"/>
    <w:rsid w:val="00053CDE"/>
    <w:rsid w:val="00054708"/>
    <w:rsid w:val="00056054"/>
    <w:rsid w:val="00056E5F"/>
    <w:rsid w:val="00057A2F"/>
    <w:rsid w:val="00057F1E"/>
    <w:rsid w:val="00057F6B"/>
    <w:rsid w:val="00061B72"/>
    <w:rsid w:val="000632C2"/>
    <w:rsid w:val="00063C02"/>
    <w:rsid w:val="00063D59"/>
    <w:rsid w:val="00073F9A"/>
    <w:rsid w:val="0007485C"/>
    <w:rsid w:val="000758CB"/>
    <w:rsid w:val="0008052B"/>
    <w:rsid w:val="00082945"/>
    <w:rsid w:val="000839D5"/>
    <w:rsid w:val="00085D22"/>
    <w:rsid w:val="00086CAE"/>
    <w:rsid w:val="00091C3D"/>
    <w:rsid w:val="0009526F"/>
    <w:rsid w:val="000968A0"/>
    <w:rsid w:val="00097CA1"/>
    <w:rsid w:val="000A590B"/>
    <w:rsid w:val="000A71A7"/>
    <w:rsid w:val="000B2C43"/>
    <w:rsid w:val="000B2CE0"/>
    <w:rsid w:val="000B399C"/>
    <w:rsid w:val="000B49CA"/>
    <w:rsid w:val="000B5882"/>
    <w:rsid w:val="000C164E"/>
    <w:rsid w:val="000C1F83"/>
    <w:rsid w:val="000C2B78"/>
    <w:rsid w:val="000C542F"/>
    <w:rsid w:val="000D7978"/>
    <w:rsid w:val="000E0701"/>
    <w:rsid w:val="000E20B1"/>
    <w:rsid w:val="000E25BE"/>
    <w:rsid w:val="000E2C48"/>
    <w:rsid w:val="000E4D2B"/>
    <w:rsid w:val="000E510B"/>
    <w:rsid w:val="000E58B4"/>
    <w:rsid w:val="000E59EF"/>
    <w:rsid w:val="000E5ABC"/>
    <w:rsid w:val="000F1328"/>
    <w:rsid w:val="000F18CD"/>
    <w:rsid w:val="000F3CE8"/>
    <w:rsid w:val="000F5214"/>
    <w:rsid w:val="000F6342"/>
    <w:rsid w:val="000F6686"/>
    <w:rsid w:val="0010010C"/>
    <w:rsid w:val="001007D4"/>
    <w:rsid w:val="00103829"/>
    <w:rsid w:val="0010391F"/>
    <w:rsid w:val="0010630E"/>
    <w:rsid w:val="001065E5"/>
    <w:rsid w:val="00107D60"/>
    <w:rsid w:val="00111D8D"/>
    <w:rsid w:val="00112B31"/>
    <w:rsid w:val="001146F0"/>
    <w:rsid w:val="00115428"/>
    <w:rsid w:val="00115958"/>
    <w:rsid w:val="00116F89"/>
    <w:rsid w:val="0012053D"/>
    <w:rsid w:val="00123095"/>
    <w:rsid w:val="001247F4"/>
    <w:rsid w:val="001276F3"/>
    <w:rsid w:val="00127D6B"/>
    <w:rsid w:val="0013171F"/>
    <w:rsid w:val="0013260F"/>
    <w:rsid w:val="0013417C"/>
    <w:rsid w:val="00135A72"/>
    <w:rsid w:val="001373D3"/>
    <w:rsid w:val="0013777A"/>
    <w:rsid w:val="001404D4"/>
    <w:rsid w:val="00141523"/>
    <w:rsid w:val="00143754"/>
    <w:rsid w:val="00144183"/>
    <w:rsid w:val="00145BC9"/>
    <w:rsid w:val="00146577"/>
    <w:rsid w:val="001501D0"/>
    <w:rsid w:val="00151ABF"/>
    <w:rsid w:val="00155697"/>
    <w:rsid w:val="00157DFF"/>
    <w:rsid w:val="00160621"/>
    <w:rsid w:val="001622D3"/>
    <w:rsid w:val="00162383"/>
    <w:rsid w:val="00162FEF"/>
    <w:rsid w:val="0016748F"/>
    <w:rsid w:val="00167982"/>
    <w:rsid w:val="00170FD4"/>
    <w:rsid w:val="001717C0"/>
    <w:rsid w:val="001754F9"/>
    <w:rsid w:val="00175D17"/>
    <w:rsid w:val="00185AB4"/>
    <w:rsid w:val="00186B8D"/>
    <w:rsid w:val="0018701B"/>
    <w:rsid w:val="0019698D"/>
    <w:rsid w:val="001A0A02"/>
    <w:rsid w:val="001A4273"/>
    <w:rsid w:val="001A50BD"/>
    <w:rsid w:val="001B0560"/>
    <w:rsid w:val="001B1CA1"/>
    <w:rsid w:val="001B2A70"/>
    <w:rsid w:val="001C008F"/>
    <w:rsid w:val="001C1DED"/>
    <w:rsid w:val="001C23D1"/>
    <w:rsid w:val="001C64F1"/>
    <w:rsid w:val="001C64F7"/>
    <w:rsid w:val="001C6C4C"/>
    <w:rsid w:val="001D00F1"/>
    <w:rsid w:val="001D0314"/>
    <w:rsid w:val="001D15D5"/>
    <w:rsid w:val="001D2C14"/>
    <w:rsid w:val="001D354D"/>
    <w:rsid w:val="001D39E1"/>
    <w:rsid w:val="001D4583"/>
    <w:rsid w:val="001D6368"/>
    <w:rsid w:val="001D6C22"/>
    <w:rsid w:val="001D7995"/>
    <w:rsid w:val="001D7D24"/>
    <w:rsid w:val="001E00AA"/>
    <w:rsid w:val="001E3F79"/>
    <w:rsid w:val="001E5B15"/>
    <w:rsid w:val="001E62A4"/>
    <w:rsid w:val="001F0191"/>
    <w:rsid w:val="001F19FD"/>
    <w:rsid w:val="001F3403"/>
    <w:rsid w:val="00204F46"/>
    <w:rsid w:val="00204F65"/>
    <w:rsid w:val="002109DE"/>
    <w:rsid w:val="00211F96"/>
    <w:rsid w:val="002133B2"/>
    <w:rsid w:val="00213ABD"/>
    <w:rsid w:val="00214983"/>
    <w:rsid w:val="00215529"/>
    <w:rsid w:val="00216793"/>
    <w:rsid w:val="00216828"/>
    <w:rsid w:val="00217305"/>
    <w:rsid w:val="0022041E"/>
    <w:rsid w:val="00221A45"/>
    <w:rsid w:val="0022343A"/>
    <w:rsid w:val="002234B9"/>
    <w:rsid w:val="00225023"/>
    <w:rsid w:val="0022781A"/>
    <w:rsid w:val="00230230"/>
    <w:rsid w:val="00231378"/>
    <w:rsid w:val="002336C4"/>
    <w:rsid w:val="0023480F"/>
    <w:rsid w:val="00236AF0"/>
    <w:rsid w:val="00237336"/>
    <w:rsid w:val="0024017A"/>
    <w:rsid w:val="0024042B"/>
    <w:rsid w:val="00242978"/>
    <w:rsid w:val="002443A2"/>
    <w:rsid w:val="002448C5"/>
    <w:rsid w:val="002455D5"/>
    <w:rsid w:val="00245F82"/>
    <w:rsid w:val="002502A9"/>
    <w:rsid w:val="002524E6"/>
    <w:rsid w:val="00252EE7"/>
    <w:rsid w:val="0025399D"/>
    <w:rsid w:val="002562DD"/>
    <w:rsid w:val="00260093"/>
    <w:rsid w:val="0026013B"/>
    <w:rsid w:val="002615CB"/>
    <w:rsid w:val="0026532C"/>
    <w:rsid w:val="0026634B"/>
    <w:rsid w:val="00267A85"/>
    <w:rsid w:val="00267E5D"/>
    <w:rsid w:val="00270494"/>
    <w:rsid w:val="00270B52"/>
    <w:rsid w:val="00275B44"/>
    <w:rsid w:val="0027729F"/>
    <w:rsid w:val="0028323C"/>
    <w:rsid w:val="0028398C"/>
    <w:rsid w:val="002839FC"/>
    <w:rsid w:val="0028515E"/>
    <w:rsid w:val="002908C0"/>
    <w:rsid w:val="0029258E"/>
    <w:rsid w:val="00294504"/>
    <w:rsid w:val="00294B58"/>
    <w:rsid w:val="002A33F7"/>
    <w:rsid w:val="002A5A45"/>
    <w:rsid w:val="002B1B8F"/>
    <w:rsid w:val="002B4FB3"/>
    <w:rsid w:val="002B5EC5"/>
    <w:rsid w:val="002D07AF"/>
    <w:rsid w:val="002D2C6A"/>
    <w:rsid w:val="002D2F40"/>
    <w:rsid w:val="002D2F74"/>
    <w:rsid w:val="002D555F"/>
    <w:rsid w:val="002E25BD"/>
    <w:rsid w:val="002E3C28"/>
    <w:rsid w:val="002E5A9A"/>
    <w:rsid w:val="002F234D"/>
    <w:rsid w:val="002F39C3"/>
    <w:rsid w:val="002F45CC"/>
    <w:rsid w:val="002F4DD6"/>
    <w:rsid w:val="002F51FE"/>
    <w:rsid w:val="002F64FC"/>
    <w:rsid w:val="00301044"/>
    <w:rsid w:val="00304AA7"/>
    <w:rsid w:val="00312084"/>
    <w:rsid w:val="00312FF1"/>
    <w:rsid w:val="00313B1E"/>
    <w:rsid w:val="0031510E"/>
    <w:rsid w:val="003168C5"/>
    <w:rsid w:val="003203B1"/>
    <w:rsid w:val="003203D5"/>
    <w:rsid w:val="00321B4E"/>
    <w:rsid w:val="00323464"/>
    <w:rsid w:val="003235C3"/>
    <w:rsid w:val="0032550D"/>
    <w:rsid w:val="0033024F"/>
    <w:rsid w:val="00331D33"/>
    <w:rsid w:val="00335717"/>
    <w:rsid w:val="003409F7"/>
    <w:rsid w:val="00341F4C"/>
    <w:rsid w:val="0034254A"/>
    <w:rsid w:val="003428E6"/>
    <w:rsid w:val="003429B4"/>
    <w:rsid w:val="00344371"/>
    <w:rsid w:val="00345FD4"/>
    <w:rsid w:val="003463FC"/>
    <w:rsid w:val="003464F7"/>
    <w:rsid w:val="003472E6"/>
    <w:rsid w:val="00353B71"/>
    <w:rsid w:val="00353C88"/>
    <w:rsid w:val="00354DBE"/>
    <w:rsid w:val="00361E42"/>
    <w:rsid w:val="00364853"/>
    <w:rsid w:val="003659CF"/>
    <w:rsid w:val="00366A53"/>
    <w:rsid w:val="00367F49"/>
    <w:rsid w:val="003700E8"/>
    <w:rsid w:val="00371749"/>
    <w:rsid w:val="00371909"/>
    <w:rsid w:val="00372E47"/>
    <w:rsid w:val="00373780"/>
    <w:rsid w:val="003757CB"/>
    <w:rsid w:val="00375BBE"/>
    <w:rsid w:val="0037758D"/>
    <w:rsid w:val="0038076A"/>
    <w:rsid w:val="00380ABA"/>
    <w:rsid w:val="00381096"/>
    <w:rsid w:val="003816C0"/>
    <w:rsid w:val="003821D2"/>
    <w:rsid w:val="0038415C"/>
    <w:rsid w:val="00385380"/>
    <w:rsid w:val="00391095"/>
    <w:rsid w:val="00391854"/>
    <w:rsid w:val="003929E4"/>
    <w:rsid w:val="003A2298"/>
    <w:rsid w:val="003A720B"/>
    <w:rsid w:val="003B0183"/>
    <w:rsid w:val="003B2828"/>
    <w:rsid w:val="003B312B"/>
    <w:rsid w:val="003B4A36"/>
    <w:rsid w:val="003B5CED"/>
    <w:rsid w:val="003B65EB"/>
    <w:rsid w:val="003C2502"/>
    <w:rsid w:val="003C2627"/>
    <w:rsid w:val="003C775A"/>
    <w:rsid w:val="003D2881"/>
    <w:rsid w:val="003D36D2"/>
    <w:rsid w:val="003E05C8"/>
    <w:rsid w:val="003E3931"/>
    <w:rsid w:val="003E53DC"/>
    <w:rsid w:val="003F04B0"/>
    <w:rsid w:val="003F0C58"/>
    <w:rsid w:val="003F1810"/>
    <w:rsid w:val="003F4FFB"/>
    <w:rsid w:val="003F5ED3"/>
    <w:rsid w:val="003F6370"/>
    <w:rsid w:val="003F712D"/>
    <w:rsid w:val="0040171B"/>
    <w:rsid w:val="00407CE2"/>
    <w:rsid w:val="00410EFE"/>
    <w:rsid w:val="0041408A"/>
    <w:rsid w:val="00417B93"/>
    <w:rsid w:val="00421A47"/>
    <w:rsid w:val="00422330"/>
    <w:rsid w:val="0042470B"/>
    <w:rsid w:val="00424F7E"/>
    <w:rsid w:val="00427B34"/>
    <w:rsid w:val="004339D5"/>
    <w:rsid w:val="00437038"/>
    <w:rsid w:val="0043767C"/>
    <w:rsid w:val="00441D71"/>
    <w:rsid w:val="00444F6E"/>
    <w:rsid w:val="00445D9E"/>
    <w:rsid w:val="00445F36"/>
    <w:rsid w:val="00450695"/>
    <w:rsid w:val="00451627"/>
    <w:rsid w:val="0045325D"/>
    <w:rsid w:val="0045380F"/>
    <w:rsid w:val="0045539F"/>
    <w:rsid w:val="00456590"/>
    <w:rsid w:val="00465736"/>
    <w:rsid w:val="00466B58"/>
    <w:rsid w:val="00477AAC"/>
    <w:rsid w:val="00477FF3"/>
    <w:rsid w:val="00481B18"/>
    <w:rsid w:val="004820E6"/>
    <w:rsid w:val="00484568"/>
    <w:rsid w:val="004935FD"/>
    <w:rsid w:val="00493E17"/>
    <w:rsid w:val="0049437D"/>
    <w:rsid w:val="004943AD"/>
    <w:rsid w:val="00495069"/>
    <w:rsid w:val="00495241"/>
    <w:rsid w:val="00496322"/>
    <w:rsid w:val="00497A59"/>
    <w:rsid w:val="00497B60"/>
    <w:rsid w:val="004A2B56"/>
    <w:rsid w:val="004B06A1"/>
    <w:rsid w:val="004B497F"/>
    <w:rsid w:val="004B7311"/>
    <w:rsid w:val="004B7619"/>
    <w:rsid w:val="004C00D1"/>
    <w:rsid w:val="004C32CD"/>
    <w:rsid w:val="004C4462"/>
    <w:rsid w:val="004C55A4"/>
    <w:rsid w:val="004C68BC"/>
    <w:rsid w:val="004D1A7E"/>
    <w:rsid w:val="004D6246"/>
    <w:rsid w:val="004E0E4F"/>
    <w:rsid w:val="004E109A"/>
    <w:rsid w:val="004E3F37"/>
    <w:rsid w:val="004E4D3D"/>
    <w:rsid w:val="004E7690"/>
    <w:rsid w:val="004F2B19"/>
    <w:rsid w:val="004F3F31"/>
    <w:rsid w:val="004F4259"/>
    <w:rsid w:val="004F54D5"/>
    <w:rsid w:val="004F6834"/>
    <w:rsid w:val="004F6B90"/>
    <w:rsid w:val="004F6DF9"/>
    <w:rsid w:val="004F732F"/>
    <w:rsid w:val="004F75D9"/>
    <w:rsid w:val="00500395"/>
    <w:rsid w:val="00501AA0"/>
    <w:rsid w:val="00503B4E"/>
    <w:rsid w:val="00503C58"/>
    <w:rsid w:val="005069A2"/>
    <w:rsid w:val="0051352E"/>
    <w:rsid w:val="005155BE"/>
    <w:rsid w:val="00515E92"/>
    <w:rsid w:val="00521856"/>
    <w:rsid w:val="0052291D"/>
    <w:rsid w:val="00522AAF"/>
    <w:rsid w:val="00522DAF"/>
    <w:rsid w:val="00523668"/>
    <w:rsid w:val="00525573"/>
    <w:rsid w:val="005268AF"/>
    <w:rsid w:val="00526C30"/>
    <w:rsid w:val="005277D5"/>
    <w:rsid w:val="005301FD"/>
    <w:rsid w:val="00532FED"/>
    <w:rsid w:val="00536B4C"/>
    <w:rsid w:val="00540856"/>
    <w:rsid w:val="00545234"/>
    <w:rsid w:val="0055010F"/>
    <w:rsid w:val="0055447B"/>
    <w:rsid w:val="00555854"/>
    <w:rsid w:val="00560771"/>
    <w:rsid w:val="0056225F"/>
    <w:rsid w:val="00562824"/>
    <w:rsid w:val="00562E36"/>
    <w:rsid w:val="005659C5"/>
    <w:rsid w:val="00565B9F"/>
    <w:rsid w:val="00567A77"/>
    <w:rsid w:val="005734F8"/>
    <w:rsid w:val="0057495E"/>
    <w:rsid w:val="00581519"/>
    <w:rsid w:val="00581D86"/>
    <w:rsid w:val="005848A3"/>
    <w:rsid w:val="00584F52"/>
    <w:rsid w:val="005862B8"/>
    <w:rsid w:val="00590DF9"/>
    <w:rsid w:val="00593573"/>
    <w:rsid w:val="00593FE0"/>
    <w:rsid w:val="00595239"/>
    <w:rsid w:val="005975A0"/>
    <w:rsid w:val="005A6C83"/>
    <w:rsid w:val="005A7F52"/>
    <w:rsid w:val="005B334A"/>
    <w:rsid w:val="005B3362"/>
    <w:rsid w:val="005B3F9A"/>
    <w:rsid w:val="005B4090"/>
    <w:rsid w:val="005C01BB"/>
    <w:rsid w:val="005C198C"/>
    <w:rsid w:val="005C2094"/>
    <w:rsid w:val="005C3B9C"/>
    <w:rsid w:val="005C49FD"/>
    <w:rsid w:val="005C5E8A"/>
    <w:rsid w:val="005C7CE5"/>
    <w:rsid w:val="005D0495"/>
    <w:rsid w:val="005D0EB2"/>
    <w:rsid w:val="005D1653"/>
    <w:rsid w:val="005D2944"/>
    <w:rsid w:val="005D325E"/>
    <w:rsid w:val="005D39CD"/>
    <w:rsid w:val="005D3FE8"/>
    <w:rsid w:val="005E0EB4"/>
    <w:rsid w:val="005E187E"/>
    <w:rsid w:val="005E1D59"/>
    <w:rsid w:val="005E2922"/>
    <w:rsid w:val="005E43B8"/>
    <w:rsid w:val="005E43D4"/>
    <w:rsid w:val="005E78AE"/>
    <w:rsid w:val="005E7BF8"/>
    <w:rsid w:val="005F04E6"/>
    <w:rsid w:val="005F0782"/>
    <w:rsid w:val="005F0B93"/>
    <w:rsid w:val="005F18E5"/>
    <w:rsid w:val="005F1A48"/>
    <w:rsid w:val="005F5476"/>
    <w:rsid w:val="005F66F8"/>
    <w:rsid w:val="006013C6"/>
    <w:rsid w:val="006055E0"/>
    <w:rsid w:val="00613C85"/>
    <w:rsid w:val="00614733"/>
    <w:rsid w:val="00614EFA"/>
    <w:rsid w:val="006218CC"/>
    <w:rsid w:val="00621EB1"/>
    <w:rsid w:val="0062201E"/>
    <w:rsid w:val="006222B4"/>
    <w:rsid w:val="00623181"/>
    <w:rsid w:val="0062407D"/>
    <w:rsid w:val="00624C9C"/>
    <w:rsid w:val="006274DA"/>
    <w:rsid w:val="00630070"/>
    <w:rsid w:val="00630305"/>
    <w:rsid w:val="00630514"/>
    <w:rsid w:val="006308EC"/>
    <w:rsid w:val="0063140E"/>
    <w:rsid w:val="00637A78"/>
    <w:rsid w:val="00637CB1"/>
    <w:rsid w:val="00637E77"/>
    <w:rsid w:val="00640EBA"/>
    <w:rsid w:val="00643959"/>
    <w:rsid w:val="00644C58"/>
    <w:rsid w:val="0064515E"/>
    <w:rsid w:val="00646778"/>
    <w:rsid w:val="00647E42"/>
    <w:rsid w:val="00651C9E"/>
    <w:rsid w:val="006553DF"/>
    <w:rsid w:val="00655DFF"/>
    <w:rsid w:val="00656F38"/>
    <w:rsid w:val="0065708C"/>
    <w:rsid w:val="006576BF"/>
    <w:rsid w:val="006579B3"/>
    <w:rsid w:val="00657A61"/>
    <w:rsid w:val="006615F1"/>
    <w:rsid w:val="0066326C"/>
    <w:rsid w:val="006635BF"/>
    <w:rsid w:val="0066568E"/>
    <w:rsid w:val="00665F17"/>
    <w:rsid w:val="00670567"/>
    <w:rsid w:val="0067295E"/>
    <w:rsid w:val="006746C8"/>
    <w:rsid w:val="006806BA"/>
    <w:rsid w:val="00680E96"/>
    <w:rsid w:val="006814FF"/>
    <w:rsid w:val="006827C7"/>
    <w:rsid w:val="00685614"/>
    <w:rsid w:val="00686EEB"/>
    <w:rsid w:val="006872BB"/>
    <w:rsid w:val="006873D4"/>
    <w:rsid w:val="00691721"/>
    <w:rsid w:val="0069306C"/>
    <w:rsid w:val="006974F2"/>
    <w:rsid w:val="006A1C12"/>
    <w:rsid w:val="006A2A15"/>
    <w:rsid w:val="006A2F36"/>
    <w:rsid w:val="006A3A62"/>
    <w:rsid w:val="006A3C03"/>
    <w:rsid w:val="006A60B2"/>
    <w:rsid w:val="006A60CF"/>
    <w:rsid w:val="006A64E1"/>
    <w:rsid w:val="006A7B34"/>
    <w:rsid w:val="006B088D"/>
    <w:rsid w:val="006B7548"/>
    <w:rsid w:val="006C635F"/>
    <w:rsid w:val="006D1A25"/>
    <w:rsid w:val="006D62B8"/>
    <w:rsid w:val="006D7957"/>
    <w:rsid w:val="006E338C"/>
    <w:rsid w:val="006E77DC"/>
    <w:rsid w:val="006F1D29"/>
    <w:rsid w:val="006F3A25"/>
    <w:rsid w:val="006F4C36"/>
    <w:rsid w:val="00703156"/>
    <w:rsid w:val="00703AC5"/>
    <w:rsid w:val="00707EA8"/>
    <w:rsid w:val="00710A47"/>
    <w:rsid w:val="00710D5C"/>
    <w:rsid w:val="00711AAE"/>
    <w:rsid w:val="00713C6F"/>
    <w:rsid w:val="00715897"/>
    <w:rsid w:val="00715D49"/>
    <w:rsid w:val="00716551"/>
    <w:rsid w:val="00721BED"/>
    <w:rsid w:val="007226FD"/>
    <w:rsid w:val="00723CA3"/>
    <w:rsid w:val="007248FD"/>
    <w:rsid w:val="007304D7"/>
    <w:rsid w:val="00731EEA"/>
    <w:rsid w:val="007358B5"/>
    <w:rsid w:val="007368D2"/>
    <w:rsid w:val="00736FEF"/>
    <w:rsid w:val="0074139C"/>
    <w:rsid w:val="00742D8B"/>
    <w:rsid w:val="007449F0"/>
    <w:rsid w:val="007461F0"/>
    <w:rsid w:val="0074670B"/>
    <w:rsid w:val="00751EA2"/>
    <w:rsid w:val="00755508"/>
    <w:rsid w:val="007572B5"/>
    <w:rsid w:val="007608C7"/>
    <w:rsid w:val="0076291D"/>
    <w:rsid w:val="00766616"/>
    <w:rsid w:val="00770E3E"/>
    <w:rsid w:val="00775A69"/>
    <w:rsid w:val="0078071B"/>
    <w:rsid w:val="00783D3B"/>
    <w:rsid w:val="00784B9D"/>
    <w:rsid w:val="00785E06"/>
    <w:rsid w:val="00787DF4"/>
    <w:rsid w:val="00793AFC"/>
    <w:rsid w:val="0079412E"/>
    <w:rsid w:val="007956E7"/>
    <w:rsid w:val="00796CFC"/>
    <w:rsid w:val="007A1DB1"/>
    <w:rsid w:val="007A2539"/>
    <w:rsid w:val="007A30C5"/>
    <w:rsid w:val="007A4CBA"/>
    <w:rsid w:val="007A5353"/>
    <w:rsid w:val="007B2F0A"/>
    <w:rsid w:val="007B3E14"/>
    <w:rsid w:val="007C1863"/>
    <w:rsid w:val="007C23F0"/>
    <w:rsid w:val="007C2410"/>
    <w:rsid w:val="007C35D6"/>
    <w:rsid w:val="007C399B"/>
    <w:rsid w:val="007C4016"/>
    <w:rsid w:val="007C4489"/>
    <w:rsid w:val="007C4A55"/>
    <w:rsid w:val="007C5147"/>
    <w:rsid w:val="007C51FB"/>
    <w:rsid w:val="007C70DE"/>
    <w:rsid w:val="007D0872"/>
    <w:rsid w:val="007D3A23"/>
    <w:rsid w:val="007D67D5"/>
    <w:rsid w:val="007D6D23"/>
    <w:rsid w:val="007D7288"/>
    <w:rsid w:val="007E0E5E"/>
    <w:rsid w:val="007E0FFE"/>
    <w:rsid w:val="007E3D1C"/>
    <w:rsid w:val="007F0736"/>
    <w:rsid w:val="007F325C"/>
    <w:rsid w:val="007F3A9C"/>
    <w:rsid w:val="007F40D8"/>
    <w:rsid w:val="007F4D8F"/>
    <w:rsid w:val="007F6196"/>
    <w:rsid w:val="007F7F74"/>
    <w:rsid w:val="00802589"/>
    <w:rsid w:val="008033C8"/>
    <w:rsid w:val="00805FA7"/>
    <w:rsid w:val="00810591"/>
    <w:rsid w:val="00810B26"/>
    <w:rsid w:val="0081197D"/>
    <w:rsid w:val="008142B4"/>
    <w:rsid w:val="00814E9E"/>
    <w:rsid w:val="00816A13"/>
    <w:rsid w:val="00817133"/>
    <w:rsid w:val="008176E0"/>
    <w:rsid w:val="00817CE7"/>
    <w:rsid w:val="00820562"/>
    <w:rsid w:val="00824054"/>
    <w:rsid w:val="00824BA6"/>
    <w:rsid w:val="00826B2B"/>
    <w:rsid w:val="00827AED"/>
    <w:rsid w:val="008348CF"/>
    <w:rsid w:val="008373A6"/>
    <w:rsid w:val="00837474"/>
    <w:rsid w:val="00837A74"/>
    <w:rsid w:val="00841A82"/>
    <w:rsid w:val="00844032"/>
    <w:rsid w:val="00844561"/>
    <w:rsid w:val="00850BDA"/>
    <w:rsid w:val="008522F8"/>
    <w:rsid w:val="0085232F"/>
    <w:rsid w:val="00852F47"/>
    <w:rsid w:val="008549D0"/>
    <w:rsid w:val="00861E50"/>
    <w:rsid w:val="008645E1"/>
    <w:rsid w:val="008653AF"/>
    <w:rsid w:val="00867007"/>
    <w:rsid w:val="00871E79"/>
    <w:rsid w:val="00873AF6"/>
    <w:rsid w:val="00874D9E"/>
    <w:rsid w:val="00880668"/>
    <w:rsid w:val="008812D5"/>
    <w:rsid w:val="008820CC"/>
    <w:rsid w:val="0088279D"/>
    <w:rsid w:val="008864CF"/>
    <w:rsid w:val="00886D6D"/>
    <w:rsid w:val="00890463"/>
    <w:rsid w:val="00892368"/>
    <w:rsid w:val="00894E02"/>
    <w:rsid w:val="0089552E"/>
    <w:rsid w:val="00896CD8"/>
    <w:rsid w:val="00896EF2"/>
    <w:rsid w:val="00897685"/>
    <w:rsid w:val="008A358F"/>
    <w:rsid w:val="008A4ED9"/>
    <w:rsid w:val="008B157E"/>
    <w:rsid w:val="008B187A"/>
    <w:rsid w:val="008B3723"/>
    <w:rsid w:val="008B5847"/>
    <w:rsid w:val="008B5EB5"/>
    <w:rsid w:val="008B6FAF"/>
    <w:rsid w:val="008C0E78"/>
    <w:rsid w:val="008C38C1"/>
    <w:rsid w:val="008D0E92"/>
    <w:rsid w:val="008D4030"/>
    <w:rsid w:val="008E0AE1"/>
    <w:rsid w:val="008E1A83"/>
    <w:rsid w:val="008E40A8"/>
    <w:rsid w:val="008E750C"/>
    <w:rsid w:val="008F6D5B"/>
    <w:rsid w:val="008F7FA8"/>
    <w:rsid w:val="00901347"/>
    <w:rsid w:val="0090153B"/>
    <w:rsid w:val="00904158"/>
    <w:rsid w:val="00905F85"/>
    <w:rsid w:val="00906FE5"/>
    <w:rsid w:val="009127F4"/>
    <w:rsid w:val="00912A49"/>
    <w:rsid w:val="00920A06"/>
    <w:rsid w:val="00920D52"/>
    <w:rsid w:val="00920E63"/>
    <w:rsid w:val="00921B23"/>
    <w:rsid w:val="00921F8F"/>
    <w:rsid w:val="009236F3"/>
    <w:rsid w:val="00926ABD"/>
    <w:rsid w:val="00933DA0"/>
    <w:rsid w:val="009402A0"/>
    <w:rsid w:val="00940D60"/>
    <w:rsid w:val="00941898"/>
    <w:rsid w:val="009422D6"/>
    <w:rsid w:val="00943655"/>
    <w:rsid w:val="009439C3"/>
    <w:rsid w:val="00944BB7"/>
    <w:rsid w:val="00946217"/>
    <w:rsid w:val="00946E3A"/>
    <w:rsid w:val="009549F5"/>
    <w:rsid w:val="00956AA9"/>
    <w:rsid w:val="00957B6E"/>
    <w:rsid w:val="00961C1C"/>
    <w:rsid w:val="00961F0E"/>
    <w:rsid w:val="00962D38"/>
    <w:rsid w:val="0096348F"/>
    <w:rsid w:val="0096621F"/>
    <w:rsid w:val="00966234"/>
    <w:rsid w:val="009669D1"/>
    <w:rsid w:val="00966F30"/>
    <w:rsid w:val="009676AA"/>
    <w:rsid w:val="00970198"/>
    <w:rsid w:val="00970E63"/>
    <w:rsid w:val="00973685"/>
    <w:rsid w:val="00977542"/>
    <w:rsid w:val="009814A5"/>
    <w:rsid w:val="009841D3"/>
    <w:rsid w:val="00985DAC"/>
    <w:rsid w:val="00986603"/>
    <w:rsid w:val="0099063C"/>
    <w:rsid w:val="00991CB7"/>
    <w:rsid w:val="00992E72"/>
    <w:rsid w:val="00994107"/>
    <w:rsid w:val="009A0CED"/>
    <w:rsid w:val="009A2FD1"/>
    <w:rsid w:val="009A4CAD"/>
    <w:rsid w:val="009A607F"/>
    <w:rsid w:val="009A6423"/>
    <w:rsid w:val="009A729A"/>
    <w:rsid w:val="009B1336"/>
    <w:rsid w:val="009B443E"/>
    <w:rsid w:val="009B6662"/>
    <w:rsid w:val="009B7A43"/>
    <w:rsid w:val="009C040A"/>
    <w:rsid w:val="009C27B9"/>
    <w:rsid w:val="009C4B26"/>
    <w:rsid w:val="009C50D5"/>
    <w:rsid w:val="009C725B"/>
    <w:rsid w:val="009C7509"/>
    <w:rsid w:val="009C7D46"/>
    <w:rsid w:val="009D4CAD"/>
    <w:rsid w:val="009D59EB"/>
    <w:rsid w:val="009D69BC"/>
    <w:rsid w:val="009D6F14"/>
    <w:rsid w:val="009E21BE"/>
    <w:rsid w:val="009E2263"/>
    <w:rsid w:val="009E2783"/>
    <w:rsid w:val="009E4AD9"/>
    <w:rsid w:val="009E5D2E"/>
    <w:rsid w:val="009E70A6"/>
    <w:rsid w:val="009E7EAB"/>
    <w:rsid w:val="009F7F5A"/>
    <w:rsid w:val="00A0092C"/>
    <w:rsid w:val="00A011BA"/>
    <w:rsid w:val="00A0689B"/>
    <w:rsid w:val="00A0739C"/>
    <w:rsid w:val="00A10D28"/>
    <w:rsid w:val="00A15068"/>
    <w:rsid w:val="00A15085"/>
    <w:rsid w:val="00A159E7"/>
    <w:rsid w:val="00A16847"/>
    <w:rsid w:val="00A2046B"/>
    <w:rsid w:val="00A21022"/>
    <w:rsid w:val="00A222C9"/>
    <w:rsid w:val="00A22E9E"/>
    <w:rsid w:val="00A23AF7"/>
    <w:rsid w:val="00A24EBC"/>
    <w:rsid w:val="00A25B1E"/>
    <w:rsid w:val="00A263CA"/>
    <w:rsid w:val="00A26EC2"/>
    <w:rsid w:val="00A32432"/>
    <w:rsid w:val="00A40F98"/>
    <w:rsid w:val="00A431D4"/>
    <w:rsid w:val="00A44C74"/>
    <w:rsid w:val="00A45BFE"/>
    <w:rsid w:val="00A5701C"/>
    <w:rsid w:val="00A63B50"/>
    <w:rsid w:val="00A64BBE"/>
    <w:rsid w:val="00A65649"/>
    <w:rsid w:val="00A66EDC"/>
    <w:rsid w:val="00A67F3F"/>
    <w:rsid w:val="00A704D9"/>
    <w:rsid w:val="00A71445"/>
    <w:rsid w:val="00A739A3"/>
    <w:rsid w:val="00A75229"/>
    <w:rsid w:val="00A75851"/>
    <w:rsid w:val="00A75DA7"/>
    <w:rsid w:val="00A76E1B"/>
    <w:rsid w:val="00A77DFA"/>
    <w:rsid w:val="00A81135"/>
    <w:rsid w:val="00A8444C"/>
    <w:rsid w:val="00A870BA"/>
    <w:rsid w:val="00AA08F1"/>
    <w:rsid w:val="00AA1B66"/>
    <w:rsid w:val="00AA3800"/>
    <w:rsid w:val="00AA59A8"/>
    <w:rsid w:val="00AA6A8A"/>
    <w:rsid w:val="00AA6BE2"/>
    <w:rsid w:val="00AA6F8A"/>
    <w:rsid w:val="00AB0332"/>
    <w:rsid w:val="00AB09DC"/>
    <w:rsid w:val="00AB34DB"/>
    <w:rsid w:val="00AB467F"/>
    <w:rsid w:val="00AB55C6"/>
    <w:rsid w:val="00AB6244"/>
    <w:rsid w:val="00AC1946"/>
    <w:rsid w:val="00AC50C1"/>
    <w:rsid w:val="00AC5A5A"/>
    <w:rsid w:val="00AC639F"/>
    <w:rsid w:val="00AD1446"/>
    <w:rsid w:val="00AD1E66"/>
    <w:rsid w:val="00AD539C"/>
    <w:rsid w:val="00AD6721"/>
    <w:rsid w:val="00AE183D"/>
    <w:rsid w:val="00AE1DC8"/>
    <w:rsid w:val="00AE7830"/>
    <w:rsid w:val="00AF0B0F"/>
    <w:rsid w:val="00AF6EFD"/>
    <w:rsid w:val="00B0163B"/>
    <w:rsid w:val="00B01AF9"/>
    <w:rsid w:val="00B01D95"/>
    <w:rsid w:val="00B02130"/>
    <w:rsid w:val="00B02CC7"/>
    <w:rsid w:val="00B12312"/>
    <w:rsid w:val="00B14912"/>
    <w:rsid w:val="00B15DD6"/>
    <w:rsid w:val="00B20D4F"/>
    <w:rsid w:val="00B22058"/>
    <w:rsid w:val="00B25CB6"/>
    <w:rsid w:val="00B27639"/>
    <w:rsid w:val="00B3006A"/>
    <w:rsid w:val="00B30D73"/>
    <w:rsid w:val="00B361E2"/>
    <w:rsid w:val="00B40142"/>
    <w:rsid w:val="00B42C8E"/>
    <w:rsid w:val="00B46485"/>
    <w:rsid w:val="00B474B2"/>
    <w:rsid w:val="00B511E4"/>
    <w:rsid w:val="00B52082"/>
    <w:rsid w:val="00B5314D"/>
    <w:rsid w:val="00B55F1A"/>
    <w:rsid w:val="00B56477"/>
    <w:rsid w:val="00B56A4D"/>
    <w:rsid w:val="00B63A26"/>
    <w:rsid w:val="00B6512D"/>
    <w:rsid w:val="00B66D72"/>
    <w:rsid w:val="00B66F8B"/>
    <w:rsid w:val="00B714B8"/>
    <w:rsid w:val="00B77B58"/>
    <w:rsid w:val="00B8087E"/>
    <w:rsid w:val="00B85A50"/>
    <w:rsid w:val="00B86CC5"/>
    <w:rsid w:val="00B9030A"/>
    <w:rsid w:val="00B91866"/>
    <w:rsid w:val="00B93435"/>
    <w:rsid w:val="00BA3DF5"/>
    <w:rsid w:val="00BA457D"/>
    <w:rsid w:val="00BA7333"/>
    <w:rsid w:val="00BB174D"/>
    <w:rsid w:val="00BB17D6"/>
    <w:rsid w:val="00BB296A"/>
    <w:rsid w:val="00BB2EC3"/>
    <w:rsid w:val="00BB5091"/>
    <w:rsid w:val="00BC05C0"/>
    <w:rsid w:val="00BC0643"/>
    <w:rsid w:val="00BC06EE"/>
    <w:rsid w:val="00BC4A25"/>
    <w:rsid w:val="00BC7BF3"/>
    <w:rsid w:val="00BC7C44"/>
    <w:rsid w:val="00BD05CB"/>
    <w:rsid w:val="00BD122B"/>
    <w:rsid w:val="00BD12E8"/>
    <w:rsid w:val="00BD4025"/>
    <w:rsid w:val="00BD74F9"/>
    <w:rsid w:val="00BE01FA"/>
    <w:rsid w:val="00BE0649"/>
    <w:rsid w:val="00BE619E"/>
    <w:rsid w:val="00BE6D6F"/>
    <w:rsid w:val="00BE7FFE"/>
    <w:rsid w:val="00BF05DF"/>
    <w:rsid w:val="00BF0675"/>
    <w:rsid w:val="00BF1387"/>
    <w:rsid w:val="00BF2A00"/>
    <w:rsid w:val="00BF2B5E"/>
    <w:rsid w:val="00C000BD"/>
    <w:rsid w:val="00C0130F"/>
    <w:rsid w:val="00C039BA"/>
    <w:rsid w:val="00C06733"/>
    <w:rsid w:val="00C1000D"/>
    <w:rsid w:val="00C10EFE"/>
    <w:rsid w:val="00C11A73"/>
    <w:rsid w:val="00C11C2D"/>
    <w:rsid w:val="00C121BA"/>
    <w:rsid w:val="00C13567"/>
    <w:rsid w:val="00C143E2"/>
    <w:rsid w:val="00C1483F"/>
    <w:rsid w:val="00C1567E"/>
    <w:rsid w:val="00C15A46"/>
    <w:rsid w:val="00C174AB"/>
    <w:rsid w:val="00C23F4F"/>
    <w:rsid w:val="00C25413"/>
    <w:rsid w:val="00C25E50"/>
    <w:rsid w:val="00C260F9"/>
    <w:rsid w:val="00C262AA"/>
    <w:rsid w:val="00C32049"/>
    <w:rsid w:val="00C36515"/>
    <w:rsid w:val="00C42088"/>
    <w:rsid w:val="00C430AF"/>
    <w:rsid w:val="00C4400E"/>
    <w:rsid w:val="00C44156"/>
    <w:rsid w:val="00C45C2B"/>
    <w:rsid w:val="00C461F0"/>
    <w:rsid w:val="00C4785E"/>
    <w:rsid w:val="00C50862"/>
    <w:rsid w:val="00C52B6D"/>
    <w:rsid w:val="00C532B0"/>
    <w:rsid w:val="00C56848"/>
    <w:rsid w:val="00C56A8F"/>
    <w:rsid w:val="00C658C3"/>
    <w:rsid w:val="00C70C5E"/>
    <w:rsid w:val="00C72898"/>
    <w:rsid w:val="00C76B79"/>
    <w:rsid w:val="00C7739F"/>
    <w:rsid w:val="00C801EA"/>
    <w:rsid w:val="00C803DA"/>
    <w:rsid w:val="00C81777"/>
    <w:rsid w:val="00C82CD0"/>
    <w:rsid w:val="00C83016"/>
    <w:rsid w:val="00C8443F"/>
    <w:rsid w:val="00C84D2B"/>
    <w:rsid w:val="00C87FA8"/>
    <w:rsid w:val="00C92A00"/>
    <w:rsid w:val="00C934B7"/>
    <w:rsid w:val="00C94AE2"/>
    <w:rsid w:val="00C94B06"/>
    <w:rsid w:val="00C955FE"/>
    <w:rsid w:val="00C973F9"/>
    <w:rsid w:val="00CA129F"/>
    <w:rsid w:val="00CA1D7F"/>
    <w:rsid w:val="00CA5C49"/>
    <w:rsid w:val="00CB281A"/>
    <w:rsid w:val="00CB2C1E"/>
    <w:rsid w:val="00CB73BC"/>
    <w:rsid w:val="00CC1964"/>
    <w:rsid w:val="00CC261E"/>
    <w:rsid w:val="00CC2D74"/>
    <w:rsid w:val="00CC57AA"/>
    <w:rsid w:val="00CC735A"/>
    <w:rsid w:val="00CC7B23"/>
    <w:rsid w:val="00CC7F48"/>
    <w:rsid w:val="00CD1D5D"/>
    <w:rsid w:val="00CD217F"/>
    <w:rsid w:val="00CD2FA6"/>
    <w:rsid w:val="00CD32ED"/>
    <w:rsid w:val="00CD497B"/>
    <w:rsid w:val="00CD7144"/>
    <w:rsid w:val="00CD75E9"/>
    <w:rsid w:val="00CE10D6"/>
    <w:rsid w:val="00CE17C9"/>
    <w:rsid w:val="00CE1F66"/>
    <w:rsid w:val="00CE37AC"/>
    <w:rsid w:val="00CE5A3F"/>
    <w:rsid w:val="00CE7EC1"/>
    <w:rsid w:val="00CF290C"/>
    <w:rsid w:val="00CF2B68"/>
    <w:rsid w:val="00CF35BF"/>
    <w:rsid w:val="00CF496E"/>
    <w:rsid w:val="00CF6EFA"/>
    <w:rsid w:val="00CF7FEE"/>
    <w:rsid w:val="00D007D4"/>
    <w:rsid w:val="00D01B54"/>
    <w:rsid w:val="00D05178"/>
    <w:rsid w:val="00D1048D"/>
    <w:rsid w:val="00D11343"/>
    <w:rsid w:val="00D13539"/>
    <w:rsid w:val="00D1727E"/>
    <w:rsid w:val="00D2027B"/>
    <w:rsid w:val="00D20DB9"/>
    <w:rsid w:val="00D22AA3"/>
    <w:rsid w:val="00D22ADF"/>
    <w:rsid w:val="00D23427"/>
    <w:rsid w:val="00D238C9"/>
    <w:rsid w:val="00D32D42"/>
    <w:rsid w:val="00D33D11"/>
    <w:rsid w:val="00D3467F"/>
    <w:rsid w:val="00D34F79"/>
    <w:rsid w:val="00D37390"/>
    <w:rsid w:val="00D3754D"/>
    <w:rsid w:val="00D3791E"/>
    <w:rsid w:val="00D41A4C"/>
    <w:rsid w:val="00D42EBE"/>
    <w:rsid w:val="00D45680"/>
    <w:rsid w:val="00D46888"/>
    <w:rsid w:val="00D46C2D"/>
    <w:rsid w:val="00D4793E"/>
    <w:rsid w:val="00D56879"/>
    <w:rsid w:val="00D57B25"/>
    <w:rsid w:val="00D607D6"/>
    <w:rsid w:val="00D616A4"/>
    <w:rsid w:val="00D62E5E"/>
    <w:rsid w:val="00D70C55"/>
    <w:rsid w:val="00D72EFC"/>
    <w:rsid w:val="00D80FC8"/>
    <w:rsid w:val="00D83EE9"/>
    <w:rsid w:val="00D90A9D"/>
    <w:rsid w:val="00D93F92"/>
    <w:rsid w:val="00D95C3A"/>
    <w:rsid w:val="00DA1F26"/>
    <w:rsid w:val="00DA3108"/>
    <w:rsid w:val="00DA3B35"/>
    <w:rsid w:val="00DA577B"/>
    <w:rsid w:val="00DA57AD"/>
    <w:rsid w:val="00DB00D3"/>
    <w:rsid w:val="00DB034B"/>
    <w:rsid w:val="00DB2858"/>
    <w:rsid w:val="00DB35B3"/>
    <w:rsid w:val="00DC2025"/>
    <w:rsid w:val="00DC238B"/>
    <w:rsid w:val="00DC25AA"/>
    <w:rsid w:val="00DC575B"/>
    <w:rsid w:val="00DD3392"/>
    <w:rsid w:val="00DD3E92"/>
    <w:rsid w:val="00DD50EA"/>
    <w:rsid w:val="00DD7B46"/>
    <w:rsid w:val="00DE061A"/>
    <w:rsid w:val="00DE13E6"/>
    <w:rsid w:val="00DE41C2"/>
    <w:rsid w:val="00DF0636"/>
    <w:rsid w:val="00DF23D3"/>
    <w:rsid w:val="00DF6AB9"/>
    <w:rsid w:val="00DF77A0"/>
    <w:rsid w:val="00DF7D39"/>
    <w:rsid w:val="00E00AC5"/>
    <w:rsid w:val="00E01F5B"/>
    <w:rsid w:val="00E061DC"/>
    <w:rsid w:val="00E1456B"/>
    <w:rsid w:val="00E21121"/>
    <w:rsid w:val="00E23299"/>
    <w:rsid w:val="00E23F80"/>
    <w:rsid w:val="00E257CD"/>
    <w:rsid w:val="00E30C35"/>
    <w:rsid w:val="00E32BD1"/>
    <w:rsid w:val="00E33E33"/>
    <w:rsid w:val="00E36211"/>
    <w:rsid w:val="00E405E0"/>
    <w:rsid w:val="00E4086A"/>
    <w:rsid w:val="00E41815"/>
    <w:rsid w:val="00E42408"/>
    <w:rsid w:val="00E4276D"/>
    <w:rsid w:val="00E4319E"/>
    <w:rsid w:val="00E4433C"/>
    <w:rsid w:val="00E52710"/>
    <w:rsid w:val="00E54CAB"/>
    <w:rsid w:val="00E5667B"/>
    <w:rsid w:val="00E63878"/>
    <w:rsid w:val="00E643C9"/>
    <w:rsid w:val="00E67FED"/>
    <w:rsid w:val="00E73838"/>
    <w:rsid w:val="00E762A7"/>
    <w:rsid w:val="00E808B2"/>
    <w:rsid w:val="00E80D3F"/>
    <w:rsid w:val="00E82D5C"/>
    <w:rsid w:val="00E840D2"/>
    <w:rsid w:val="00E85B27"/>
    <w:rsid w:val="00E86173"/>
    <w:rsid w:val="00E876F8"/>
    <w:rsid w:val="00E915EC"/>
    <w:rsid w:val="00E91678"/>
    <w:rsid w:val="00E93674"/>
    <w:rsid w:val="00E93AA9"/>
    <w:rsid w:val="00E95DCD"/>
    <w:rsid w:val="00E96EBE"/>
    <w:rsid w:val="00EA128E"/>
    <w:rsid w:val="00EB119A"/>
    <w:rsid w:val="00EB3C16"/>
    <w:rsid w:val="00EB3FCD"/>
    <w:rsid w:val="00EB65E2"/>
    <w:rsid w:val="00EB678F"/>
    <w:rsid w:val="00EC152A"/>
    <w:rsid w:val="00EC376F"/>
    <w:rsid w:val="00EC54F5"/>
    <w:rsid w:val="00EC5D74"/>
    <w:rsid w:val="00EC5E03"/>
    <w:rsid w:val="00EC771E"/>
    <w:rsid w:val="00ED0522"/>
    <w:rsid w:val="00ED0A69"/>
    <w:rsid w:val="00ED22F3"/>
    <w:rsid w:val="00ED2C4F"/>
    <w:rsid w:val="00ED320C"/>
    <w:rsid w:val="00ED3546"/>
    <w:rsid w:val="00ED6D06"/>
    <w:rsid w:val="00EE27A1"/>
    <w:rsid w:val="00EE35AB"/>
    <w:rsid w:val="00EE5933"/>
    <w:rsid w:val="00EE7C01"/>
    <w:rsid w:val="00EF52D3"/>
    <w:rsid w:val="00EF7465"/>
    <w:rsid w:val="00EF7DC8"/>
    <w:rsid w:val="00F01200"/>
    <w:rsid w:val="00F052CF"/>
    <w:rsid w:val="00F05696"/>
    <w:rsid w:val="00F100E2"/>
    <w:rsid w:val="00F11656"/>
    <w:rsid w:val="00F118C1"/>
    <w:rsid w:val="00F17B60"/>
    <w:rsid w:val="00F23F88"/>
    <w:rsid w:val="00F23FF5"/>
    <w:rsid w:val="00F306B7"/>
    <w:rsid w:val="00F32B24"/>
    <w:rsid w:val="00F34ACE"/>
    <w:rsid w:val="00F35104"/>
    <w:rsid w:val="00F35DD1"/>
    <w:rsid w:val="00F4177A"/>
    <w:rsid w:val="00F5067C"/>
    <w:rsid w:val="00F52B69"/>
    <w:rsid w:val="00F552DB"/>
    <w:rsid w:val="00F57067"/>
    <w:rsid w:val="00F61163"/>
    <w:rsid w:val="00F61A6A"/>
    <w:rsid w:val="00F62115"/>
    <w:rsid w:val="00F62A16"/>
    <w:rsid w:val="00F6654E"/>
    <w:rsid w:val="00F6742A"/>
    <w:rsid w:val="00F719EF"/>
    <w:rsid w:val="00F724E4"/>
    <w:rsid w:val="00F75E5F"/>
    <w:rsid w:val="00F84BB9"/>
    <w:rsid w:val="00F86531"/>
    <w:rsid w:val="00F8755B"/>
    <w:rsid w:val="00F8772F"/>
    <w:rsid w:val="00F92E13"/>
    <w:rsid w:val="00F93054"/>
    <w:rsid w:val="00F93D14"/>
    <w:rsid w:val="00F93E86"/>
    <w:rsid w:val="00F94A73"/>
    <w:rsid w:val="00F95DB6"/>
    <w:rsid w:val="00F95ED1"/>
    <w:rsid w:val="00F971D9"/>
    <w:rsid w:val="00FA098E"/>
    <w:rsid w:val="00FA1204"/>
    <w:rsid w:val="00FA18E8"/>
    <w:rsid w:val="00FA5849"/>
    <w:rsid w:val="00FA66E2"/>
    <w:rsid w:val="00FA7D59"/>
    <w:rsid w:val="00FB7C10"/>
    <w:rsid w:val="00FC2BC2"/>
    <w:rsid w:val="00FC388B"/>
    <w:rsid w:val="00FC7686"/>
    <w:rsid w:val="00FC7F5E"/>
    <w:rsid w:val="00FD0083"/>
    <w:rsid w:val="00FD1CE4"/>
    <w:rsid w:val="00FD53EA"/>
    <w:rsid w:val="00FD7208"/>
    <w:rsid w:val="00FD74DC"/>
    <w:rsid w:val="00FE1857"/>
    <w:rsid w:val="00FE38D8"/>
    <w:rsid w:val="00FE3A63"/>
    <w:rsid w:val="00FE6FAE"/>
    <w:rsid w:val="00FE7CA9"/>
    <w:rsid w:val="00FF1CF9"/>
    <w:rsid w:val="00FF3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3C8087"/>
  <w15:chartTrackingRefBased/>
  <w15:docId w15:val="{DAE5B7E8-495C-4586-8D24-5EE5065B3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F4F"/>
    <w:pPr>
      <w:ind w:left="720"/>
      <w:contextualSpacing/>
    </w:pPr>
  </w:style>
  <w:style w:type="character" w:styleId="Hyperlink">
    <w:name w:val="Hyperlink"/>
    <w:basedOn w:val="DefaultParagraphFont"/>
    <w:uiPriority w:val="99"/>
    <w:unhideWhenUsed/>
    <w:rsid w:val="004F3F31"/>
    <w:rPr>
      <w:color w:val="0563C1" w:themeColor="hyperlink"/>
      <w:u w:val="single"/>
    </w:rPr>
  </w:style>
  <w:style w:type="character" w:styleId="UnresolvedMention">
    <w:name w:val="Unresolved Mention"/>
    <w:basedOn w:val="DefaultParagraphFont"/>
    <w:uiPriority w:val="99"/>
    <w:semiHidden/>
    <w:unhideWhenUsed/>
    <w:rsid w:val="004F3F31"/>
    <w:rPr>
      <w:color w:val="605E5C"/>
      <w:shd w:val="clear" w:color="auto" w:fill="E1DFDD"/>
    </w:rPr>
  </w:style>
  <w:style w:type="table" w:styleId="TableGrid">
    <w:name w:val="Table Grid"/>
    <w:basedOn w:val="TableNormal"/>
    <w:uiPriority w:val="39"/>
    <w:rsid w:val="00494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357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5717"/>
    <w:rPr>
      <w:rFonts w:ascii="Consolas" w:hAnsi="Consolas"/>
      <w:sz w:val="20"/>
      <w:szCs w:val="20"/>
    </w:rPr>
  </w:style>
  <w:style w:type="character" w:styleId="PlaceholderText">
    <w:name w:val="Placeholder Text"/>
    <w:basedOn w:val="DefaultParagraphFont"/>
    <w:uiPriority w:val="99"/>
    <w:semiHidden/>
    <w:rsid w:val="007F6196"/>
    <w:rPr>
      <w:color w:val="666666"/>
    </w:rPr>
  </w:style>
  <w:style w:type="character" w:styleId="FollowedHyperlink">
    <w:name w:val="FollowedHyperlink"/>
    <w:basedOn w:val="DefaultParagraphFont"/>
    <w:uiPriority w:val="99"/>
    <w:semiHidden/>
    <w:unhideWhenUsed/>
    <w:rsid w:val="00C11C2D"/>
    <w:rPr>
      <w:color w:val="954F72" w:themeColor="followedHyperlink"/>
      <w:u w:val="single"/>
    </w:rPr>
  </w:style>
  <w:style w:type="character" w:styleId="CommentReference">
    <w:name w:val="annotation reference"/>
    <w:basedOn w:val="DefaultParagraphFont"/>
    <w:uiPriority w:val="99"/>
    <w:semiHidden/>
    <w:unhideWhenUsed/>
    <w:rsid w:val="009D6F14"/>
    <w:rPr>
      <w:sz w:val="16"/>
      <w:szCs w:val="16"/>
    </w:rPr>
  </w:style>
  <w:style w:type="paragraph" w:styleId="CommentText">
    <w:name w:val="annotation text"/>
    <w:basedOn w:val="Normal"/>
    <w:link w:val="CommentTextChar"/>
    <w:uiPriority w:val="99"/>
    <w:unhideWhenUsed/>
    <w:rsid w:val="009D6F14"/>
    <w:pPr>
      <w:spacing w:line="240" w:lineRule="auto"/>
    </w:pPr>
    <w:rPr>
      <w:sz w:val="20"/>
      <w:szCs w:val="20"/>
    </w:rPr>
  </w:style>
  <w:style w:type="character" w:customStyle="1" w:styleId="CommentTextChar">
    <w:name w:val="Comment Text Char"/>
    <w:basedOn w:val="DefaultParagraphFont"/>
    <w:link w:val="CommentText"/>
    <w:uiPriority w:val="99"/>
    <w:rsid w:val="009D6F14"/>
    <w:rPr>
      <w:sz w:val="20"/>
      <w:szCs w:val="20"/>
    </w:rPr>
  </w:style>
  <w:style w:type="paragraph" w:styleId="CommentSubject">
    <w:name w:val="annotation subject"/>
    <w:basedOn w:val="CommentText"/>
    <w:next w:val="CommentText"/>
    <w:link w:val="CommentSubjectChar"/>
    <w:uiPriority w:val="99"/>
    <w:semiHidden/>
    <w:unhideWhenUsed/>
    <w:rsid w:val="009D6F14"/>
    <w:rPr>
      <w:b/>
      <w:bCs/>
    </w:rPr>
  </w:style>
  <w:style w:type="character" w:customStyle="1" w:styleId="CommentSubjectChar">
    <w:name w:val="Comment Subject Char"/>
    <w:basedOn w:val="CommentTextChar"/>
    <w:link w:val="CommentSubject"/>
    <w:uiPriority w:val="99"/>
    <w:semiHidden/>
    <w:rsid w:val="009D6F14"/>
    <w:rPr>
      <w:b/>
      <w:bCs/>
      <w:sz w:val="20"/>
      <w:szCs w:val="20"/>
    </w:rPr>
  </w:style>
  <w:style w:type="paragraph" w:styleId="Revision">
    <w:name w:val="Revision"/>
    <w:hidden/>
    <w:uiPriority w:val="99"/>
    <w:semiHidden/>
    <w:rsid w:val="00595239"/>
    <w:pPr>
      <w:spacing w:after="0" w:line="240" w:lineRule="auto"/>
    </w:pPr>
  </w:style>
  <w:style w:type="paragraph" w:styleId="NormalWeb">
    <w:name w:val="Normal (Web)"/>
    <w:basedOn w:val="Normal"/>
    <w:uiPriority w:val="99"/>
    <w:semiHidden/>
    <w:unhideWhenUsed/>
    <w:rsid w:val="00CE7EC1"/>
    <w:rPr>
      <w:rFonts w:ascii="Times New Roman" w:hAnsi="Times New Roman" w:cs="Times New Roman"/>
      <w:sz w:val="24"/>
      <w:szCs w:val="24"/>
    </w:rPr>
  </w:style>
  <w:style w:type="paragraph" w:styleId="Header">
    <w:name w:val="header"/>
    <w:basedOn w:val="Normal"/>
    <w:link w:val="HeaderChar"/>
    <w:uiPriority w:val="99"/>
    <w:unhideWhenUsed/>
    <w:rsid w:val="005E78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8AE"/>
  </w:style>
  <w:style w:type="paragraph" w:styleId="Footer">
    <w:name w:val="footer"/>
    <w:basedOn w:val="Normal"/>
    <w:link w:val="FooterChar"/>
    <w:uiPriority w:val="99"/>
    <w:unhideWhenUsed/>
    <w:rsid w:val="005E78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75585">
      <w:bodyDiv w:val="1"/>
      <w:marLeft w:val="0"/>
      <w:marRight w:val="0"/>
      <w:marTop w:val="0"/>
      <w:marBottom w:val="0"/>
      <w:divBdr>
        <w:top w:val="none" w:sz="0" w:space="0" w:color="auto"/>
        <w:left w:val="none" w:sz="0" w:space="0" w:color="auto"/>
        <w:bottom w:val="none" w:sz="0" w:space="0" w:color="auto"/>
        <w:right w:val="none" w:sz="0" w:space="0" w:color="auto"/>
      </w:divBdr>
    </w:div>
    <w:div w:id="30804915">
      <w:bodyDiv w:val="1"/>
      <w:marLeft w:val="0"/>
      <w:marRight w:val="0"/>
      <w:marTop w:val="0"/>
      <w:marBottom w:val="0"/>
      <w:divBdr>
        <w:top w:val="none" w:sz="0" w:space="0" w:color="auto"/>
        <w:left w:val="none" w:sz="0" w:space="0" w:color="auto"/>
        <w:bottom w:val="none" w:sz="0" w:space="0" w:color="auto"/>
        <w:right w:val="none" w:sz="0" w:space="0" w:color="auto"/>
      </w:divBdr>
    </w:div>
    <w:div w:id="49034633">
      <w:bodyDiv w:val="1"/>
      <w:marLeft w:val="0"/>
      <w:marRight w:val="0"/>
      <w:marTop w:val="0"/>
      <w:marBottom w:val="0"/>
      <w:divBdr>
        <w:top w:val="none" w:sz="0" w:space="0" w:color="auto"/>
        <w:left w:val="none" w:sz="0" w:space="0" w:color="auto"/>
        <w:bottom w:val="none" w:sz="0" w:space="0" w:color="auto"/>
        <w:right w:val="none" w:sz="0" w:space="0" w:color="auto"/>
      </w:divBdr>
    </w:div>
    <w:div w:id="50009657">
      <w:bodyDiv w:val="1"/>
      <w:marLeft w:val="0"/>
      <w:marRight w:val="0"/>
      <w:marTop w:val="0"/>
      <w:marBottom w:val="0"/>
      <w:divBdr>
        <w:top w:val="none" w:sz="0" w:space="0" w:color="auto"/>
        <w:left w:val="none" w:sz="0" w:space="0" w:color="auto"/>
        <w:bottom w:val="none" w:sz="0" w:space="0" w:color="auto"/>
        <w:right w:val="none" w:sz="0" w:space="0" w:color="auto"/>
      </w:divBdr>
    </w:div>
    <w:div w:id="55395245">
      <w:bodyDiv w:val="1"/>
      <w:marLeft w:val="0"/>
      <w:marRight w:val="0"/>
      <w:marTop w:val="0"/>
      <w:marBottom w:val="0"/>
      <w:divBdr>
        <w:top w:val="none" w:sz="0" w:space="0" w:color="auto"/>
        <w:left w:val="none" w:sz="0" w:space="0" w:color="auto"/>
        <w:bottom w:val="none" w:sz="0" w:space="0" w:color="auto"/>
        <w:right w:val="none" w:sz="0" w:space="0" w:color="auto"/>
      </w:divBdr>
    </w:div>
    <w:div w:id="58217473">
      <w:bodyDiv w:val="1"/>
      <w:marLeft w:val="0"/>
      <w:marRight w:val="0"/>
      <w:marTop w:val="0"/>
      <w:marBottom w:val="0"/>
      <w:divBdr>
        <w:top w:val="none" w:sz="0" w:space="0" w:color="auto"/>
        <w:left w:val="none" w:sz="0" w:space="0" w:color="auto"/>
        <w:bottom w:val="none" w:sz="0" w:space="0" w:color="auto"/>
        <w:right w:val="none" w:sz="0" w:space="0" w:color="auto"/>
      </w:divBdr>
    </w:div>
    <w:div w:id="119036428">
      <w:bodyDiv w:val="1"/>
      <w:marLeft w:val="0"/>
      <w:marRight w:val="0"/>
      <w:marTop w:val="0"/>
      <w:marBottom w:val="0"/>
      <w:divBdr>
        <w:top w:val="none" w:sz="0" w:space="0" w:color="auto"/>
        <w:left w:val="none" w:sz="0" w:space="0" w:color="auto"/>
        <w:bottom w:val="none" w:sz="0" w:space="0" w:color="auto"/>
        <w:right w:val="none" w:sz="0" w:space="0" w:color="auto"/>
      </w:divBdr>
      <w:divsChild>
        <w:div w:id="31929795">
          <w:marLeft w:val="640"/>
          <w:marRight w:val="0"/>
          <w:marTop w:val="0"/>
          <w:marBottom w:val="0"/>
          <w:divBdr>
            <w:top w:val="none" w:sz="0" w:space="0" w:color="auto"/>
            <w:left w:val="none" w:sz="0" w:space="0" w:color="auto"/>
            <w:bottom w:val="none" w:sz="0" w:space="0" w:color="auto"/>
            <w:right w:val="none" w:sz="0" w:space="0" w:color="auto"/>
          </w:divBdr>
        </w:div>
        <w:div w:id="1096900950">
          <w:marLeft w:val="640"/>
          <w:marRight w:val="0"/>
          <w:marTop w:val="0"/>
          <w:marBottom w:val="0"/>
          <w:divBdr>
            <w:top w:val="none" w:sz="0" w:space="0" w:color="auto"/>
            <w:left w:val="none" w:sz="0" w:space="0" w:color="auto"/>
            <w:bottom w:val="none" w:sz="0" w:space="0" w:color="auto"/>
            <w:right w:val="none" w:sz="0" w:space="0" w:color="auto"/>
          </w:divBdr>
        </w:div>
        <w:div w:id="820200044">
          <w:marLeft w:val="640"/>
          <w:marRight w:val="0"/>
          <w:marTop w:val="0"/>
          <w:marBottom w:val="0"/>
          <w:divBdr>
            <w:top w:val="none" w:sz="0" w:space="0" w:color="auto"/>
            <w:left w:val="none" w:sz="0" w:space="0" w:color="auto"/>
            <w:bottom w:val="none" w:sz="0" w:space="0" w:color="auto"/>
            <w:right w:val="none" w:sz="0" w:space="0" w:color="auto"/>
          </w:divBdr>
        </w:div>
        <w:div w:id="694617534">
          <w:marLeft w:val="640"/>
          <w:marRight w:val="0"/>
          <w:marTop w:val="0"/>
          <w:marBottom w:val="0"/>
          <w:divBdr>
            <w:top w:val="none" w:sz="0" w:space="0" w:color="auto"/>
            <w:left w:val="none" w:sz="0" w:space="0" w:color="auto"/>
            <w:bottom w:val="none" w:sz="0" w:space="0" w:color="auto"/>
            <w:right w:val="none" w:sz="0" w:space="0" w:color="auto"/>
          </w:divBdr>
        </w:div>
        <w:div w:id="1079516905">
          <w:marLeft w:val="640"/>
          <w:marRight w:val="0"/>
          <w:marTop w:val="0"/>
          <w:marBottom w:val="0"/>
          <w:divBdr>
            <w:top w:val="none" w:sz="0" w:space="0" w:color="auto"/>
            <w:left w:val="none" w:sz="0" w:space="0" w:color="auto"/>
            <w:bottom w:val="none" w:sz="0" w:space="0" w:color="auto"/>
            <w:right w:val="none" w:sz="0" w:space="0" w:color="auto"/>
          </w:divBdr>
        </w:div>
        <w:div w:id="89938175">
          <w:marLeft w:val="640"/>
          <w:marRight w:val="0"/>
          <w:marTop w:val="0"/>
          <w:marBottom w:val="0"/>
          <w:divBdr>
            <w:top w:val="none" w:sz="0" w:space="0" w:color="auto"/>
            <w:left w:val="none" w:sz="0" w:space="0" w:color="auto"/>
            <w:bottom w:val="none" w:sz="0" w:space="0" w:color="auto"/>
            <w:right w:val="none" w:sz="0" w:space="0" w:color="auto"/>
          </w:divBdr>
        </w:div>
        <w:div w:id="977564427">
          <w:marLeft w:val="640"/>
          <w:marRight w:val="0"/>
          <w:marTop w:val="0"/>
          <w:marBottom w:val="0"/>
          <w:divBdr>
            <w:top w:val="none" w:sz="0" w:space="0" w:color="auto"/>
            <w:left w:val="none" w:sz="0" w:space="0" w:color="auto"/>
            <w:bottom w:val="none" w:sz="0" w:space="0" w:color="auto"/>
            <w:right w:val="none" w:sz="0" w:space="0" w:color="auto"/>
          </w:divBdr>
        </w:div>
        <w:div w:id="1782920110">
          <w:marLeft w:val="640"/>
          <w:marRight w:val="0"/>
          <w:marTop w:val="0"/>
          <w:marBottom w:val="0"/>
          <w:divBdr>
            <w:top w:val="none" w:sz="0" w:space="0" w:color="auto"/>
            <w:left w:val="none" w:sz="0" w:space="0" w:color="auto"/>
            <w:bottom w:val="none" w:sz="0" w:space="0" w:color="auto"/>
            <w:right w:val="none" w:sz="0" w:space="0" w:color="auto"/>
          </w:divBdr>
        </w:div>
        <w:div w:id="181818950">
          <w:marLeft w:val="640"/>
          <w:marRight w:val="0"/>
          <w:marTop w:val="0"/>
          <w:marBottom w:val="0"/>
          <w:divBdr>
            <w:top w:val="none" w:sz="0" w:space="0" w:color="auto"/>
            <w:left w:val="none" w:sz="0" w:space="0" w:color="auto"/>
            <w:bottom w:val="none" w:sz="0" w:space="0" w:color="auto"/>
            <w:right w:val="none" w:sz="0" w:space="0" w:color="auto"/>
          </w:divBdr>
        </w:div>
        <w:div w:id="2086489299">
          <w:marLeft w:val="640"/>
          <w:marRight w:val="0"/>
          <w:marTop w:val="0"/>
          <w:marBottom w:val="0"/>
          <w:divBdr>
            <w:top w:val="none" w:sz="0" w:space="0" w:color="auto"/>
            <w:left w:val="none" w:sz="0" w:space="0" w:color="auto"/>
            <w:bottom w:val="none" w:sz="0" w:space="0" w:color="auto"/>
            <w:right w:val="none" w:sz="0" w:space="0" w:color="auto"/>
          </w:divBdr>
        </w:div>
        <w:div w:id="1101032336">
          <w:marLeft w:val="640"/>
          <w:marRight w:val="0"/>
          <w:marTop w:val="0"/>
          <w:marBottom w:val="0"/>
          <w:divBdr>
            <w:top w:val="none" w:sz="0" w:space="0" w:color="auto"/>
            <w:left w:val="none" w:sz="0" w:space="0" w:color="auto"/>
            <w:bottom w:val="none" w:sz="0" w:space="0" w:color="auto"/>
            <w:right w:val="none" w:sz="0" w:space="0" w:color="auto"/>
          </w:divBdr>
        </w:div>
      </w:divsChild>
    </w:div>
    <w:div w:id="134687026">
      <w:bodyDiv w:val="1"/>
      <w:marLeft w:val="0"/>
      <w:marRight w:val="0"/>
      <w:marTop w:val="0"/>
      <w:marBottom w:val="0"/>
      <w:divBdr>
        <w:top w:val="none" w:sz="0" w:space="0" w:color="auto"/>
        <w:left w:val="none" w:sz="0" w:space="0" w:color="auto"/>
        <w:bottom w:val="none" w:sz="0" w:space="0" w:color="auto"/>
        <w:right w:val="none" w:sz="0" w:space="0" w:color="auto"/>
      </w:divBdr>
      <w:divsChild>
        <w:div w:id="648948765">
          <w:marLeft w:val="640"/>
          <w:marRight w:val="0"/>
          <w:marTop w:val="0"/>
          <w:marBottom w:val="0"/>
          <w:divBdr>
            <w:top w:val="none" w:sz="0" w:space="0" w:color="auto"/>
            <w:left w:val="none" w:sz="0" w:space="0" w:color="auto"/>
            <w:bottom w:val="none" w:sz="0" w:space="0" w:color="auto"/>
            <w:right w:val="none" w:sz="0" w:space="0" w:color="auto"/>
          </w:divBdr>
        </w:div>
        <w:div w:id="2051370411">
          <w:marLeft w:val="640"/>
          <w:marRight w:val="0"/>
          <w:marTop w:val="0"/>
          <w:marBottom w:val="0"/>
          <w:divBdr>
            <w:top w:val="none" w:sz="0" w:space="0" w:color="auto"/>
            <w:left w:val="none" w:sz="0" w:space="0" w:color="auto"/>
            <w:bottom w:val="none" w:sz="0" w:space="0" w:color="auto"/>
            <w:right w:val="none" w:sz="0" w:space="0" w:color="auto"/>
          </w:divBdr>
        </w:div>
        <w:div w:id="1970361078">
          <w:marLeft w:val="640"/>
          <w:marRight w:val="0"/>
          <w:marTop w:val="0"/>
          <w:marBottom w:val="0"/>
          <w:divBdr>
            <w:top w:val="none" w:sz="0" w:space="0" w:color="auto"/>
            <w:left w:val="none" w:sz="0" w:space="0" w:color="auto"/>
            <w:bottom w:val="none" w:sz="0" w:space="0" w:color="auto"/>
            <w:right w:val="none" w:sz="0" w:space="0" w:color="auto"/>
          </w:divBdr>
        </w:div>
        <w:div w:id="1853060892">
          <w:marLeft w:val="640"/>
          <w:marRight w:val="0"/>
          <w:marTop w:val="0"/>
          <w:marBottom w:val="0"/>
          <w:divBdr>
            <w:top w:val="none" w:sz="0" w:space="0" w:color="auto"/>
            <w:left w:val="none" w:sz="0" w:space="0" w:color="auto"/>
            <w:bottom w:val="none" w:sz="0" w:space="0" w:color="auto"/>
            <w:right w:val="none" w:sz="0" w:space="0" w:color="auto"/>
          </w:divBdr>
        </w:div>
        <w:div w:id="1303385372">
          <w:marLeft w:val="640"/>
          <w:marRight w:val="0"/>
          <w:marTop w:val="0"/>
          <w:marBottom w:val="0"/>
          <w:divBdr>
            <w:top w:val="none" w:sz="0" w:space="0" w:color="auto"/>
            <w:left w:val="none" w:sz="0" w:space="0" w:color="auto"/>
            <w:bottom w:val="none" w:sz="0" w:space="0" w:color="auto"/>
            <w:right w:val="none" w:sz="0" w:space="0" w:color="auto"/>
          </w:divBdr>
        </w:div>
        <w:div w:id="1304505156">
          <w:marLeft w:val="640"/>
          <w:marRight w:val="0"/>
          <w:marTop w:val="0"/>
          <w:marBottom w:val="0"/>
          <w:divBdr>
            <w:top w:val="none" w:sz="0" w:space="0" w:color="auto"/>
            <w:left w:val="none" w:sz="0" w:space="0" w:color="auto"/>
            <w:bottom w:val="none" w:sz="0" w:space="0" w:color="auto"/>
            <w:right w:val="none" w:sz="0" w:space="0" w:color="auto"/>
          </w:divBdr>
        </w:div>
        <w:div w:id="822500993">
          <w:marLeft w:val="640"/>
          <w:marRight w:val="0"/>
          <w:marTop w:val="0"/>
          <w:marBottom w:val="0"/>
          <w:divBdr>
            <w:top w:val="none" w:sz="0" w:space="0" w:color="auto"/>
            <w:left w:val="none" w:sz="0" w:space="0" w:color="auto"/>
            <w:bottom w:val="none" w:sz="0" w:space="0" w:color="auto"/>
            <w:right w:val="none" w:sz="0" w:space="0" w:color="auto"/>
          </w:divBdr>
        </w:div>
        <w:div w:id="621810625">
          <w:marLeft w:val="640"/>
          <w:marRight w:val="0"/>
          <w:marTop w:val="0"/>
          <w:marBottom w:val="0"/>
          <w:divBdr>
            <w:top w:val="none" w:sz="0" w:space="0" w:color="auto"/>
            <w:left w:val="none" w:sz="0" w:space="0" w:color="auto"/>
            <w:bottom w:val="none" w:sz="0" w:space="0" w:color="auto"/>
            <w:right w:val="none" w:sz="0" w:space="0" w:color="auto"/>
          </w:divBdr>
        </w:div>
        <w:div w:id="1965425451">
          <w:marLeft w:val="640"/>
          <w:marRight w:val="0"/>
          <w:marTop w:val="0"/>
          <w:marBottom w:val="0"/>
          <w:divBdr>
            <w:top w:val="none" w:sz="0" w:space="0" w:color="auto"/>
            <w:left w:val="none" w:sz="0" w:space="0" w:color="auto"/>
            <w:bottom w:val="none" w:sz="0" w:space="0" w:color="auto"/>
            <w:right w:val="none" w:sz="0" w:space="0" w:color="auto"/>
          </w:divBdr>
        </w:div>
        <w:div w:id="184906445">
          <w:marLeft w:val="640"/>
          <w:marRight w:val="0"/>
          <w:marTop w:val="0"/>
          <w:marBottom w:val="0"/>
          <w:divBdr>
            <w:top w:val="none" w:sz="0" w:space="0" w:color="auto"/>
            <w:left w:val="none" w:sz="0" w:space="0" w:color="auto"/>
            <w:bottom w:val="none" w:sz="0" w:space="0" w:color="auto"/>
            <w:right w:val="none" w:sz="0" w:space="0" w:color="auto"/>
          </w:divBdr>
        </w:div>
        <w:div w:id="195654739">
          <w:marLeft w:val="640"/>
          <w:marRight w:val="0"/>
          <w:marTop w:val="0"/>
          <w:marBottom w:val="0"/>
          <w:divBdr>
            <w:top w:val="none" w:sz="0" w:space="0" w:color="auto"/>
            <w:left w:val="none" w:sz="0" w:space="0" w:color="auto"/>
            <w:bottom w:val="none" w:sz="0" w:space="0" w:color="auto"/>
            <w:right w:val="none" w:sz="0" w:space="0" w:color="auto"/>
          </w:divBdr>
        </w:div>
        <w:div w:id="273054256">
          <w:marLeft w:val="640"/>
          <w:marRight w:val="0"/>
          <w:marTop w:val="0"/>
          <w:marBottom w:val="0"/>
          <w:divBdr>
            <w:top w:val="none" w:sz="0" w:space="0" w:color="auto"/>
            <w:left w:val="none" w:sz="0" w:space="0" w:color="auto"/>
            <w:bottom w:val="none" w:sz="0" w:space="0" w:color="auto"/>
            <w:right w:val="none" w:sz="0" w:space="0" w:color="auto"/>
          </w:divBdr>
        </w:div>
        <w:div w:id="1031802556">
          <w:marLeft w:val="640"/>
          <w:marRight w:val="0"/>
          <w:marTop w:val="0"/>
          <w:marBottom w:val="0"/>
          <w:divBdr>
            <w:top w:val="none" w:sz="0" w:space="0" w:color="auto"/>
            <w:left w:val="none" w:sz="0" w:space="0" w:color="auto"/>
            <w:bottom w:val="none" w:sz="0" w:space="0" w:color="auto"/>
            <w:right w:val="none" w:sz="0" w:space="0" w:color="auto"/>
          </w:divBdr>
        </w:div>
        <w:div w:id="1876189466">
          <w:marLeft w:val="640"/>
          <w:marRight w:val="0"/>
          <w:marTop w:val="0"/>
          <w:marBottom w:val="0"/>
          <w:divBdr>
            <w:top w:val="none" w:sz="0" w:space="0" w:color="auto"/>
            <w:left w:val="none" w:sz="0" w:space="0" w:color="auto"/>
            <w:bottom w:val="none" w:sz="0" w:space="0" w:color="auto"/>
            <w:right w:val="none" w:sz="0" w:space="0" w:color="auto"/>
          </w:divBdr>
        </w:div>
        <w:div w:id="1403873202">
          <w:marLeft w:val="640"/>
          <w:marRight w:val="0"/>
          <w:marTop w:val="0"/>
          <w:marBottom w:val="0"/>
          <w:divBdr>
            <w:top w:val="none" w:sz="0" w:space="0" w:color="auto"/>
            <w:left w:val="none" w:sz="0" w:space="0" w:color="auto"/>
            <w:bottom w:val="none" w:sz="0" w:space="0" w:color="auto"/>
            <w:right w:val="none" w:sz="0" w:space="0" w:color="auto"/>
          </w:divBdr>
        </w:div>
        <w:div w:id="71511309">
          <w:marLeft w:val="640"/>
          <w:marRight w:val="0"/>
          <w:marTop w:val="0"/>
          <w:marBottom w:val="0"/>
          <w:divBdr>
            <w:top w:val="none" w:sz="0" w:space="0" w:color="auto"/>
            <w:left w:val="none" w:sz="0" w:space="0" w:color="auto"/>
            <w:bottom w:val="none" w:sz="0" w:space="0" w:color="auto"/>
            <w:right w:val="none" w:sz="0" w:space="0" w:color="auto"/>
          </w:divBdr>
        </w:div>
        <w:div w:id="1107433775">
          <w:marLeft w:val="640"/>
          <w:marRight w:val="0"/>
          <w:marTop w:val="0"/>
          <w:marBottom w:val="0"/>
          <w:divBdr>
            <w:top w:val="none" w:sz="0" w:space="0" w:color="auto"/>
            <w:left w:val="none" w:sz="0" w:space="0" w:color="auto"/>
            <w:bottom w:val="none" w:sz="0" w:space="0" w:color="auto"/>
            <w:right w:val="none" w:sz="0" w:space="0" w:color="auto"/>
          </w:divBdr>
        </w:div>
        <w:div w:id="666328621">
          <w:marLeft w:val="640"/>
          <w:marRight w:val="0"/>
          <w:marTop w:val="0"/>
          <w:marBottom w:val="0"/>
          <w:divBdr>
            <w:top w:val="none" w:sz="0" w:space="0" w:color="auto"/>
            <w:left w:val="none" w:sz="0" w:space="0" w:color="auto"/>
            <w:bottom w:val="none" w:sz="0" w:space="0" w:color="auto"/>
            <w:right w:val="none" w:sz="0" w:space="0" w:color="auto"/>
          </w:divBdr>
        </w:div>
        <w:div w:id="170459722">
          <w:marLeft w:val="640"/>
          <w:marRight w:val="0"/>
          <w:marTop w:val="0"/>
          <w:marBottom w:val="0"/>
          <w:divBdr>
            <w:top w:val="none" w:sz="0" w:space="0" w:color="auto"/>
            <w:left w:val="none" w:sz="0" w:space="0" w:color="auto"/>
            <w:bottom w:val="none" w:sz="0" w:space="0" w:color="auto"/>
            <w:right w:val="none" w:sz="0" w:space="0" w:color="auto"/>
          </w:divBdr>
        </w:div>
      </w:divsChild>
    </w:div>
    <w:div w:id="135727302">
      <w:bodyDiv w:val="1"/>
      <w:marLeft w:val="0"/>
      <w:marRight w:val="0"/>
      <w:marTop w:val="0"/>
      <w:marBottom w:val="0"/>
      <w:divBdr>
        <w:top w:val="none" w:sz="0" w:space="0" w:color="auto"/>
        <w:left w:val="none" w:sz="0" w:space="0" w:color="auto"/>
        <w:bottom w:val="none" w:sz="0" w:space="0" w:color="auto"/>
        <w:right w:val="none" w:sz="0" w:space="0" w:color="auto"/>
      </w:divBdr>
      <w:divsChild>
        <w:div w:id="674379850">
          <w:marLeft w:val="640"/>
          <w:marRight w:val="0"/>
          <w:marTop w:val="0"/>
          <w:marBottom w:val="0"/>
          <w:divBdr>
            <w:top w:val="none" w:sz="0" w:space="0" w:color="auto"/>
            <w:left w:val="none" w:sz="0" w:space="0" w:color="auto"/>
            <w:bottom w:val="none" w:sz="0" w:space="0" w:color="auto"/>
            <w:right w:val="none" w:sz="0" w:space="0" w:color="auto"/>
          </w:divBdr>
        </w:div>
        <w:div w:id="485051480">
          <w:marLeft w:val="640"/>
          <w:marRight w:val="0"/>
          <w:marTop w:val="0"/>
          <w:marBottom w:val="0"/>
          <w:divBdr>
            <w:top w:val="none" w:sz="0" w:space="0" w:color="auto"/>
            <w:left w:val="none" w:sz="0" w:space="0" w:color="auto"/>
            <w:bottom w:val="none" w:sz="0" w:space="0" w:color="auto"/>
            <w:right w:val="none" w:sz="0" w:space="0" w:color="auto"/>
          </w:divBdr>
        </w:div>
        <w:div w:id="1664431608">
          <w:marLeft w:val="640"/>
          <w:marRight w:val="0"/>
          <w:marTop w:val="0"/>
          <w:marBottom w:val="0"/>
          <w:divBdr>
            <w:top w:val="none" w:sz="0" w:space="0" w:color="auto"/>
            <w:left w:val="none" w:sz="0" w:space="0" w:color="auto"/>
            <w:bottom w:val="none" w:sz="0" w:space="0" w:color="auto"/>
            <w:right w:val="none" w:sz="0" w:space="0" w:color="auto"/>
          </w:divBdr>
        </w:div>
        <w:div w:id="1796293107">
          <w:marLeft w:val="640"/>
          <w:marRight w:val="0"/>
          <w:marTop w:val="0"/>
          <w:marBottom w:val="0"/>
          <w:divBdr>
            <w:top w:val="none" w:sz="0" w:space="0" w:color="auto"/>
            <w:left w:val="none" w:sz="0" w:space="0" w:color="auto"/>
            <w:bottom w:val="none" w:sz="0" w:space="0" w:color="auto"/>
            <w:right w:val="none" w:sz="0" w:space="0" w:color="auto"/>
          </w:divBdr>
        </w:div>
        <w:div w:id="273025212">
          <w:marLeft w:val="640"/>
          <w:marRight w:val="0"/>
          <w:marTop w:val="0"/>
          <w:marBottom w:val="0"/>
          <w:divBdr>
            <w:top w:val="none" w:sz="0" w:space="0" w:color="auto"/>
            <w:left w:val="none" w:sz="0" w:space="0" w:color="auto"/>
            <w:bottom w:val="none" w:sz="0" w:space="0" w:color="auto"/>
            <w:right w:val="none" w:sz="0" w:space="0" w:color="auto"/>
          </w:divBdr>
        </w:div>
        <w:div w:id="861548813">
          <w:marLeft w:val="640"/>
          <w:marRight w:val="0"/>
          <w:marTop w:val="0"/>
          <w:marBottom w:val="0"/>
          <w:divBdr>
            <w:top w:val="none" w:sz="0" w:space="0" w:color="auto"/>
            <w:left w:val="none" w:sz="0" w:space="0" w:color="auto"/>
            <w:bottom w:val="none" w:sz="0" w:space="0" w:color="auto"/>
            <w:right w:val="none" w:sz="0" w:space="0" w:color="auto"/>
          </w:divBdr>
        </w:div>
        <w:div w:id="480663102">
          <w:marLeft w:val="640"/>
          <w:marRight w:val="0"/>
          <w:marTop w:val="0"/>
          <w:marBottom w:val="0"/>
          <w:divBdr>
            <w:top w:val="none" w:sz="0" w:space="0" w:color="auto"/>
            <w:left w:val="none" w:sz="0" w:space="0" w:color="auto"/>
            <w:bottom w:val="none" w:sz="0" w:space="0" w:color="auto"/>
            <w:right w:val="none" w:sz="0" w:space="0" w:color="auto"/>
          </w:divBdr>
        </w:div>
        <w:div w:id="1823080584">
          <w:marLeft w:val="640"/>
          <w:marRight w:val="0"/>
          <w:marTop w:val="0"/>
          <w:marBottom w:val="0"/>
          <w:divBdr>
            <w:top w:val="none" w:sz="0" w:space="0" w:color="auto"/>
            <w:left w:val="none" w:sz="0" w:space="0" w:color="auto"/>
            <w:bottom w:val="none" w:sz="0" w:space="0" w:color="auto"/>
            <w:right w:val="none" w:sz="0" w:space="0" w:color="auto"/>
          </w:divBdr>
        </w:div>
        <w:div w:id="1943947867">
          <w:marLeft w:val="640"/>
          <w:marRight w:val="0"/>
          <w:marTop w:val="0"/>
          <w:marBottom w:val="0"/>
          <w:divBdr>
            <w:top w:val="none" w:sz="0" w:space="0" w:color="auto"/>
            <w:left w:val="none" w:sz="0" w:space="0" w:color="auto"/>
            <w:bottom w:val="none" w:sz="0" w:space="0" w:color="auto"/>
            <w:right w:val="none" w:sz="0" w:space="0" w:color="auto"/>
          </w:divBdr>
        </w:div>
        <w:div w:id="529034980">
          <w:marLeft w:val="640"/>
          <w:marRight w:val="0"/>
          <w:marTop w:val="0"/>
          <w:marBottom w:val="0"/>
          <w:divBdr>
            <w:top w:val="none" w:sz="0" w:space="0" w:color="auto"/>
            <w:left w:val="none" w:sz="0" w:space="0" w:color="auto"/>
            <w:bottom w:val="none" w:sz="0" w:space="0" w:color="auto"/>
            <w:right w:val="none" w:sz="0" w:space="0" w:color="auto"/>
          </w:divBdr>
        </w:div>
        <w:div w:id="56513599">
          <w:marLeft w:val="640"/>
          <w:marRight w:val="0"/>
          <w:marTop w:val="0"/>
          <w:marBottom w:val="0"/>
          <w:divBdr>
            <w:top w:val="none" w:sz="0" w:space="0" w:color="auto"/>
            <w:left w:val="none" w:sz="0" w:space="0" w:color="auto"/>
            <w:bottom w:val="none" w:sz="0" w:space="0" w:color="auto"/>
            <w:right w:val="none" w:sz="0" w:space="0" w:color="auto"/>
          </w:divBdr>
        </w:div>
        <w:div w:id="1824543241">
          <w:marLeft w:val="640"/>
          <w:marRight w:val="0"/>
          <w:marTop w:val="0"/>
          <w:marBottom w:val="0"/>
          <w:divBdr>
            <w:top w:val="none" w:sz="0" w:space="0" w:color="auto"/>
            <w:left w:val="none" w:sz="0" w:space="0" w:color="auto"/>
            <w:bottom w:val="none" w:sz="0" w:space="0" w:color="auto"/>
            <w:right w:val="none" w:sz="0" w:space="0" w:color="auto"/>
          </w:divBdr>
        </w:div>
        <w:div w:id="3746720">
          <w:marLeft w:val="640"/>
          <w:marRight w:val="0"/>
          <w:marTop w:val="0"/>
          <w:marBottom w:val="0"/>
          <w:divBdr>
            <w:top w:val="none" w:sz="0" w:space="0" w:color="auto"/>
            <w:left w:val="none" w:sz="0" w:space="0" w:color="auto"/>
            <w:bottom w:val="none" w:sz="0" w:space="0" w:color="auto"/>
            <w:right w:val="none" w:sz="0" w:space="0" w:color="auto"/>
          </w:divBdr>
        </w:div>
        <w:div w:id="374082893">
          <w:marLeft w:val="640"/>
          <w:marRight w:val="0"/>
          <w:marTop w:val="0"/>
          <w:marBottom w:val="0"/>
          <w:divBdr>
            <w:top w:val="none" w:sz="0" w:space="0" w:color="auto"/>
            <w:left w:val="none" w:sz="0" w:space="0" w:color="auto"/>
            <w:bottom w:val="none" w:sz="0" w:space="0" w:color="auto"/>
            <w:right w:val="none" w:sz="0" w:space="0" w:color="auto"/>
          </w:divBdr>
        </w:div>
        <w:div w:id="1290287087">
          <w:marLeft w:val="640"/>
          <w:marRight w:val="0"/>
          <w:marTop w:val="0"/>
          <w:marBottom w:val="0"/>
          <w:divBdr>
            <w:top w:val="none" w:sz="0" w:space="0" w:color="auto"/>
            <w:left w:val="none" w:sz="0" w:space="0" w:color="auto"/>
            <w:bottom w:val="none" w:sz="0" w:space="0" w:color="auto"/>
            <w:right w:val="none" w:sz="0" w:space="0" w:color="auto"/>
          </w:divBdr>
        </w:div>
        <w:div w:id="898905826">
          <w:marLeft w:val="640"/>
          <w:marRight w:val="0"/>
          <w:marTop w:val="0"/>
          <w:marBottom w:val="0"/>
          <w:divBdr>
            <w:top w:val="none" w:sz="0" w:space="0" w:color="auto"/>
            <w:left w:val="none" w:sz="0" w:space="0" w:color="auto"/>
            <w:bottom w:val="none" w:sz="0" w:space="0" w:color="auto"/>
            <w:right w:val="none" w:sz="0" w:space="0" w:color="auto"/>
          </w:divBdr>
        </w:div>
        <w:div w:id="1085689127">
          <w:marLeft w:val="640"/>
          <w:marRight w:val="0"/>
          <w:marTop w:val="0"/>
          <w:marBottom w:val="0"/>
          <w:divBdr>
            <w:top w:val="none" w:sz="0" w:space="0" w:color="auto"/>
            <w:left w:val="none" w:sz="0" w:space="0" w:color="auto"/>
            <w:bottom w:val="none" w:sz="0" w:space="0" w:color="auto"/>
            <w:right w:val="none" w:sz="0" w:space="0" w:color="auto"/>
          </w:divBdr>
        </w:div>
      </w:divsChild>
    </w:div>
    <w:div w:id="182671685">
      <w:bodyDiv w:val="1"/>
      <w:marLeft w:val="0"/>
      <w:marRight w:val="0"/>
      <w:marTop w:val="0"/>
      <w:marBottom w:val="0"/>
      <w:divBdr>
        <w:top w:val="none" w:sz="0" w:space="0" w:color="auto"/>
        <w:left w:val="none" w:sz="0" w:space="0" w:color="auto"/>
        <w:bottom w:val="none" w:sz="0" w:space="0" w:color="auto"/>
        <w:right w:val="none" w:sz="0" w:space="0" w:color="auto"/>
      </w:divBdr>
      <w:divsChild>
        <w:div w:id="1005476813">
          <w:marLeft w:val="640"/>
          <w:marRight w:val="0"/>
          <w:marTop w:val="0"/>
          <w:marBottom w:val="0"/>
          <w:divBdr>
            <w:top w:val="none" w:sz="0" w:space="0" w:color="auto"/>
            <w:left w:val="none" w:sz="0" w:space="0" w:color="auto"/>
            <w:bottom w:val="none" w:sz="0" w:space="0" w:color="auto"/>
            <w:right w:val="none" w:sz="0" w:space="0" w:color="auto"/>
          </w:divBdr>
        </w:div>
        <w:div w:id="1568034932">
          <w:marLeft w:val="640"/>
          <w:marRight w:val="0"/>
          <w:marTop w:val="0"/>
          <w:marBottom w:val="0"/>
          <w:divBdr>
            <w:top w:val="none" w:sz="0" w:space="0" w:color="auto"/>
            <w:left w:val="none" w:sz="0" w:space="0" w:color="auto"/>
            <w:bottom w:val="none" w:sz="0" w:space="0" w:color="auto"/>
            <w:right w:val="none" w:sz="0" w:space="0" w:color="auto"/>
          </w:divBdr>
        </w:div>
        <w:div w:id="2071610460">
          <w:marLeft w:val="640"/>
          <w:marRight w:val="0"/>
          <w:marTop w:val="0"/>
          <w:marBottom w:val="0"/>
          <w:divBdr>
            <w:top w:val="none" w:sz="0" w:space="0" w:color="auto"/>
            <w:left w:val="none" w:sz="0" w:space="0" w:color="auto"/>
            <w:bottom w:val="none" w:sz="0" w:space="0" w:color="auto"/>
            <w:right w:val="none" w:sz="0" w:space="0" w:color="auto"/>
          </w:divBdr>
        </w:div>
        <w:div w:id="973218335">
          <w:marLeft w:val="640"/>
          <w:marRight w:val="0"/>
          <w:marTop w:val="0"/>
          <w:marBottom w:val="0"/>
          <w:divBdr>
            <w:top w:val="none" w:sz="0" w:space="0" w:color="auto"/>
            <w:left w:val="none" w:sz="0" w:space="0" w:color="auto"/>
            <w:bottom w:val="none" w:sz="0" w:space="0" w:color="auto"/>
            <w:right w:val="none" w:sz="0" w:space="0" w:color="auto"/>
          </w:divBdr>
        </w:div>
        <w:div w:id="53817164">
          <w:marLeft w:val="640"/>
          <w:marRight w:val="0"/>
          <w:marTop w:val="0"/>
          <w:marBottom w:val="0"/>
          <w:divBdr>
            <w:top w:val="none" w:sz="0" w:space="0" w:color="auto"/>
            <w:left w:val="none" w:sz="0" w:space="0" w:color="auto"/>
            <w:bottom w:val="none" w:sz="0" w:space="0" w:color="auto"/>
            <w:right w:val="none" w:sz="0" w:space="0" w:color="auto"/>
          </w:divBdr>
        </w:div>
        <w:div w:id="1771504169">
          <w:marLeft w:val="640"/>
          <w:marRight w:val="0"/>
          <w:marTop w:val="0"/>
          <w:marBottom w:val="0"/>
          <w:divBdr>
            <w:top w:val="none" w:sz="0" w:space="0" w:color="auto"/>
            <w:left w:val="none" w:sz="0" w:space="0" w:color="auto"/>
            <w:bottom w:val="none" w:sz="0" w:space="0" w:color="auto"/>
            <w:right w:val="none" w:sz="0" w:space="0" w:color="auto"/>
          </w:divBdr>
        </w:div>
        <w:div w:id="900671237">
          <w:marLeft w:val="640"/>
          <w:marRight w:val="0"/>
          <w:marTop w:val="0"/>
          <w:marBottom w:val="0"/>
          <w:divBdr>
            <w:top w:val="none" w:sz="0" w:space="0" w:color="auto"/>
            <w:left w:val="none" w:sz="0" w:space="0" w:color="auto"/>
            <w:bottom w:val="none" w:sz="0" w:space="0" w:color="auto"/>
            <w:right w:val="none" w:sz="0" w:space="0" w:color="auto"/>
          </w:divBdr>
        </w:div>
        <w:div w:id="614413011">
          <w:marLeft w:val="640"/>
          <w:marRight w:val="0"/>
          <w:marTop w:val="0"/>
          <w:marBottom w:val="0"/>
          <w:divBdr>
            <w:top w:val="none" w:sz="0" w:space="0" w:color="auto"/>
            <w:left w:val="none" w:sz="0" w:space="0" w:color="auto"/>
            <w:bottom w:val="none" w:sz="0" w:space="0" w:color="auto"/>
            <w:right w:val="none" w:sz="0" w:space="0" w:color="auto"/>
          </w:divBdr>
        </w:div>
        <w:div w:id="1296178006">
          <w:marLeft w:val="640"/>
          <w:marRight w:val="0"/>
          <w:marTop w:val="0"/>
          <w:marBottom w:val="0"/>
          <w:divBdr>
            <w:top w:val="none" w:sz="0" w:space="0" w:color="auto"/>
            <w:left w:val="none" w:sz="0" w:space="0" w:color="auto"/>
            <w:bottom w:val="none" w:sz="0" w:space="0" w:color="auto"/>
            <w:right w:val="none" w:sz="0" w:space="0" w:color="auto"/>
          </w:divBdr>
        </w:div>
        <w:div w:id="1014382680">
          <w:marLeft w:val="640"/>
          <w:marRight w:val="0"/>
          <w:marTop w:val="0"/>
          <w:marBottom w:val="0"/>
          <w:divBdr>
            <w:top w:val="none" w:sz="0" w:space="0" w:color="auto"/>
            <w:left w:val="none" w:sz="0" w:space="0" w:color="auto"/>
            <w:bottom w:val="none" w:sz="0" w:space="0" w:color="auto"/>
            <w:right w:val="none" w:sz="0" w:space="0" w:color="auto"/>
          </w:divBdr>
        </w:div>
        <w:div w:id="1530871528">
          <w:marLeft w:val="640"/>
          <w:marRight w:val="0"/>
          <w:marTop w:val="0"/>
          <w:marBottom w:val="0"/>
          <w:divBdr>
            <w:top w:val="none" w:sz="0" w:space="0" w:color="auto"/>
            <w:left w:val="none" w:sz="0" w:space="0" w:color="auto"/>
            <w:bottom w:val="none" w:sz="0" w:space="0" w:color="auto"/>
            <w:right w:val="none" w:sz="0" w:space="0" w:color="auto"/>
          </w:divBdr>
        </w:div>
        <w:div w:id="982387767">
          <w:marLeft w:val="640"/>
          <w:marRight w:val="0"/>
          <w:marTop w:val="0"/>
          <w:marBottom w:val="0"/>
          <w:divBdr>
            <w:top w:val="none" w:sz="0" w:space="0" w:color="auto"/>
            <w:left w:val="none" w:sz="0" w:space="0" w:color="auto"/>
            <w:bottom w:val="none" w:sz="0" w:space="0" w:color="auto"/>
            <w:right w:val="none" w:sz="0" w:space="0" w:color="auto"/>
          </w:divBdr>
        </w:div>
      </w:divsChild>
    </w:div>
    <w:div w:id="201358498">
      <w:bodyDiv w:val="1"/>
      <w:marLeft w:val="0"/>
      <w:marRight w:val="0"/>
      <w:marTop w:val="0"/>
      <w:marBottom w:val="0"/>
      <w:divBdr>
        <w:top w:val="none" w:sz="0" w:space="0" w:color="auto"/>
        <w:left w:val="none" w:sz="0" w:space="0" w:color="auto"/>
        <w:bottom w:val="none" w:sz="0" w:space="0" w:color="auto"/>
        <w:right w:val="none" w:sz="0" w:space="0" w:color="auto"/>
      </w:divBdr>
    </w:div>
    <w:div w:id="206988130">
      <w:bodyDiv w:val="1"/>
      <w:marLeft w:val="0"/>
      <w:marRight w:val="0"/>
      <w:marTop w:val="0"/>
      <w:marBottom w:val="0"/>
      <w:divBdr>
        <w:top w:val="none" w:sz="0" w:space="0" w:color="auto"/>
        <w:left w:val="none" w:sz="0" w:space="0" w:color="auto"/>
        <w:bottom w:val="none" w:sz="0" w:space="0" w:color="auto"/>
        <w:right w:val="none" w:sz="0" w:space="0" w:color="auto"/>
      </w:divBdr>
    </w:div>
    <w:div w:id="215359960">
      <w:bodyDiv w:val="1"/>
      <w:marLeft w:val="0"/>
      <w:marRight w:val="0"/>
      <w:marTop w:val="0"/>
      <w:marBottom w:val="0"/>
      <w:divBdr>
        <w:top w:val="none" w:sz="0" w:space="0" w:color="auto"/>
        <w:left w:val="none" w:sz="0" w:space="0" w:color="auto"/>
        <w:bottom w:val="none" w:sz="0" w:space="0" w:color="auto"/>
        <w:right w:val="none" w:sz="0" w:space="0" w:color="auto"/>
      </w:divBdr>
    </w:div>
    <w:div w:id="215553013">
      <w:bodyDiv w:val="1"/>
      <w:marLeft w:val="0"/>
      <w:marRight w:val="0"/>
      <w:marTop w:val="0"/>
      <w:marBottom w:val="0"/>
      <w:divBdr>
        <w:top w:val="none" w:sz="0" w:space="0" w:color="auto"/>
        <w:left w:val="none" w:sz="0" w:space="0" w:color="auto"/>
        <w:bottom w:val="none" w:sz="0" w:space="0" w:color="auto"/>
        <w:right w:val="none" w:sz="0" w:space="0" w:color="auto"/>
      </w:divBdr>
    </w:div>
    <w:div w:id="222909588">
      <w:bodyDiv w:val="1"/>
      <w:marLeft w:val="0"/>
      <w:marRight w:val="0"/>
      <w:marTop w:val="0"/>
      <w:marBottom w:val="0"/>
      <w:divBdr>
        <w:top w:val="none" w:sz="0" w:space="0" w:color="auto"/>
        <w:left w:val="none" w:sz="0" w:space="0" w:color="auto"/>
        <w:bottom w:val="none" w:sz="0" w:space="0" w:color="auto"/>
        <w:right w:val="none" w:sz="0" w:space="0" w:color="auto"/>
      </w:divBdr>
    </w:div>
    <w:div w:id="268388964">
      <w:bodyDiv w:val="1"/>
      <w:marLeft w:val="0"/>
      <w:marRight w:val="0"/>
      <w:marTop w:val="0"/>
      <w:marBottom w:val="0"/>
      <w:divBdr>
        <w:top w:val="none" w:sz="0" w:space="0" w:color="auto"/>
        <w:left w:val="none" w:sz="0" w:space="0" w:color="auto"/>
        <w:bottom w:val="none" w:sz="0" w:space="0" w:color="auto"/>
        <w:right w:val="none" w:sz="0" w:space="0" w:color="auto"/>
      </w:divBdr>
    </w:div>
    <w:div w:id="272051778">
      <w:bodyDiv w:val="1"/>
      <w:marLeft w:val="0"/>
      <w:marRight w:val="0"/>
      <w:marTop w:val="0"/>
      <w:marBottom w:val="0"/>
      <w:divBdr>
        <w:top w:val="none" w:sz="0" w:space="0" w:color="auto"/>
        <w:left w:val="none" w:sz="0" w:space="0" w:color="auto"/>
        <w:bottom w:val="none" w:sz="0" w:space="0" w:color="auto"/>
        <w:right w:val="none" w:sz="0" w:space="0" w:color="auto"/>
      </w:divBdr>
      <w:divsChild>
        <w:div w:id="333724259">
          <w:marLeft w:val="640"/>
          <w:marRight w:val="0"/>
          <w:marTop w:val="0"/>
          <w:marBottom w:val="0"/>
          <w:divBdr>
            <w:top w:val="none" w:sz="0" w:space="0" w:color="auto"/>
            <w:left w:val="none" w:sz="0" w:space="0" w:color="auto"/>
            <w:bottom w:val="none" w:sz="0" w:space="0" w:color="auto"/>
            <w:right w:val="none" w:sz="0" w:space="0" w:color="auto"/>
          </w:divBdr>
        </w:div>
        <w:div w:id="1596136085">
          <w:marLeft w:val="640"/>
          <w:marRight w:val="0"/>
          <w:marTop w:val="0"/>
          <w:marBottom w:val="0"/>
          <w:divBdr>
            <w:top w:val="none" w:sz="0" w:space="0" w:color="auto"/>
            <w:left w:val="none" w:sz="0" w:space="0" w:color="auto"/>
            <w:bottom w:val="none" w:sz="0" w:space="0" w:color="auto"/>
            <w:right w:val="none" w:sz="0" w:space="0" w:color="auto"/>
          </w:divBdr>
        </w:div>
        <w:div w:id="893003069">
          <w:marLeft w:val="640"/>
          <w:marRight w:val="0"/>
          <w:marTop w:val="0"/>
          <w:marBottom w:val="0"/>
          <w:divBdr>
            <w:top w:val="none" w:sz="0" w:space="0" w:color="auto"/>
            <w:left w:val="none" w:sz="0" w:space="0" w:color="auto"/>
            <w:bottom w:val="none" w:sz="0" w:space="0" w:color="auto"/>
            <w:right w:val="none" w:sz="0" w:space="0" w:color="auto"/>
          </w:divBdr>
        </w:div>
        <w:div w:id="1951400253">
          <w:marLeft w:val="640"/>
          <w:marRight w:val="0"/>
          <w:marTop w:val="0"/>
          <w:marBottom w:val="0"/>
          <w:divBdr>
            <w:top w:val="none" w:sz="0" w:space="0" w:color="auto"/>
            <w:left w:val="none" w:sz="0" w:space="0" w:color="auto"/>
            <w:bottom w:val="none" w:sz="0" w:space="0" w:color="auto"/>
            <w:right w:val="none" w:sz="0" w:space="0" w:color="auto"/>
          </w:divBdr>
        </w:div>
        <w:div w:id="656960502">
          <w:marLeft w:val="640"/>
          <w:marRight w:val="0"/>
          <w:marTop w:val="0"/>
          <w:marBottom w:val="0"/>
          <w:divBdr>
            <w:top w:val="none" w:sz="0" w:space="0" w:color="auto"/>
            <w:left w:val="none" w:sz="0" w:space="0" w:color="auto"/>
            <w:bottom w:val="none" w:sz="0" w:space="0" w:color="auto"/>
            <w:right w:val="none" w:sz="0" w:space="0" w:color="auto"/>
          </w:divBdr>
        </w:div>
        <w:div w:id="656493530">
          <w:marLeft w:val="640"/>
          <w:marRight w:val="0"/>
          <w:marTop w:val="0"/>
          <w:marBottom w:val="0"/>
          <w:divBdr>
            <w:top w:val="none" w:sz="0" w:space="0" w:color="auto"/>
            <w:left w:val="none" w:sz="0" w:space="0" w:color="auto"/>
            <w:bottom w:val="none" w:sz="0" w:space="0" w:color="auto"/>
            <w:right w:val="none" w:sz="0" w:space="0" w:color="auto"/>
          </w:divBdr>
        </w:div>
        <w:div w:id="2129666686">
          <w:marLeft w:val="640"/>
          <w:marRight w:val="0"/>
          <w:marTop w:val="0"/>
          <w:marBottom w:val="0"/>
          <w:divBdr>
            <w:top w:val="none" w:sz="0" w:space="0" w:color="auto"/>
            <w:left w:val="none" w:sz="0" w:space="0" w:color="auto"/>
            <w:bottom w:val="none" w:sz="0" w:space="0" w:color="auto"/>
            <w:right w:val="none" w:sz="0" w:space="0" w:color="auto"/>
          </w:divBdr>
        </w:div>
        <w:div w:id="577789933">
          <w:marLeft w:val="640"/>
          <w:marRight w:val="0"/>
          <w:marTop w:val="0"/>
          <w:marBottom w:val="0"/>
          <w:divBdr>
            <w:top w:val="none" w:sz="0" w:space="0" w:color="auto"/>
            <w:left w:val="none" w:sz="0" w:space="0" w:color="auto"/>
            <w:bottom w:val="none" w:sz="0" w:space="0" w:color="auto"/>
            <w:right w:val="none" w:sz="0" w:space="0" w:color="auto"/>
          </w:divBdr>
        </w:div>
        <w:div w:id="43189098">
          <w:marLeft w:val="640"/>
          <w:marRight w:val="0"/>
          <w:marTop w:val="0"/>
          <w:marBottom w:val="0"/>
          <w:divBdr>
            <w:top w:val="none" w:sz="0" w:space="0" w:color="auto"/>
            <w:left w:val="none" w:sz="0" w:space="0" w:color="auto"/>
            <w:bottom w:val="none" w:sz="0" w:space="0" w:color="auto"/>
            <w:right w:val="none" w:sz="0" w:space="0" w:color="auto"/>
          </w:divBdr>
        </w:div>
        <w:div w:id="747506196">
          <w:marLeft w:val="640"/>
          <w:marRight w:val="0"/>
          <w:marTop w:val="0"/>
          <w:marBottom w:val="0"/>
          <w:divBdr>
            <w:top w:val="none" w:sz="0" w:space="0" w:color="auto"/>
            <w:left w:val="none" w:sz="0" w:space="0" w:color="auto"/>
            <w:bottom w:val="none" w:sz="0" w:space="0" w:color="auto"/>
            <w:right w:val="none" w:sz="0" w:space="0" w:color="auto"/>
          </w:divBdr>
        </w:div>
        <w:div w:id="843401604">
          <w:marLeft w:val="640"/>
          <w:marRight w:val="0"/>
          <w:marTop w:val="0"/>
          <w:marBottom w:val="0"/>
          <w:divBdr>
            <w:top w:val="none" w:sz="0" w:space="0" w:color="auto"/>
            <w:left w:val="none" w:sz="0" w:space="0" w:color="auto"/>
            <w:bottom w:val="none" w:sz="0" w:space="0" w:color="auto"/>
            <w:right w:val="none" w:sz="0" w:space="0" w:color="auto"/>
          </w:divBdr>
        </w:div>
        <w:div w:id="58289641">
          <w:marLeft w:val="640"/>
          <w:marRight w:val="0"/>
          <w:marTop w:val="0"/>
          <w:marBottom w:val="0"/>
          <w:divBdr>
            <w:top w:val="none" w:sz="0" w:space="0" w:color="auto"/>
            <w:left w:val="none" w:sz="0" w:space="0" w:color="auto"/>
            <w:bottom w:val="none" w:sz="0" w:space="0" w:color="auto"/>
            <w:right w:val="none" w:sz="0" w:space="0" w:color="auto"/>
          </w:divBdr>
        </w:div>
        <w:div w:id="1209997527">
          <w:marLeft w:val="640"/>
          <w:marRight w:val="0"/>
          <w:marTop w:val="0"/>
          <w:marBottom w:val="0"/>
          <w:divBdr>
            <w:top w:val="none" w:sz="0" w:space="0" w:color="auto"/>
            <w:left w:val="none" w:sz="0" w:space="0" w:color="auto"/>
            <w:bottom w:val="none" w:sz="0" w:space="0" w:color="auto"/>
            <w:right w:val="none" w:sz="0" w:space="0" w:color="auto"/>
          </w:divBdr>
        </w:div>
        <w:div w:id="1788310505">
          <w:marLeft w:val="640"/>
          <w:marRight w:val="0"/>
          <w:marTop w:val="0"/>
          <w:marBottom w:val="0"/>
          <w:divBdr>
            <w:top w:val="none" w:sz="0" w:space="0" w:color="auto"/>
            <w:left w:val="none" w:sz="0" w:space="0" w:color="auto"/>
            <w:bottom w:val="none" w:sz="0" w:space="0" w:color="auto"/>
            <w:right w:val="none" w:sz="0" w:space="0" w:color="auto"/>
          </w:divBdr>
        </w:div>
        <w:div w:id="1412458970">
          <w:marLeft w:val="640"/>
          <w:marRight w:val="0"/>
          <w:marTop w:val="0"/>
          <w:marBottom w:val="0"/>
          <w:divBdr>
            <w:top w:val="none" w:sz="0" w:space="0" w:color="auto"/>
            <w:left w:val="none" w:sz="0" w:space="0" w:color="auto"/>
            <w:bottom w:val="none" w:sz="0" w:space="0" w:color="auto"/>
            <w:right w:val="none" w:sz="0" w:space="0" w:color="auto"/>
          </w:divBdr>
        </w:div>
        <w:div w:id="366833697">
          <w:marLeft w:val="640"/>
          <w:marRight w:val="0"/>
          <w:marTop w:val="0"/>
          <w:marBottom w:val="0"/>
          <w:divBdr>
            <w:top w:val="none" w:sz="0" w:space="0" w:color="auto"/>
            <w:left w:val="none" w:sz="0" w:space="0" w:color="auto"/>
            <w:bottom w:val="none" w:sz="0" w:space="0" w:color="auto"/>
            <w:right w:val="none" w:sz="0" w:space="0" w:color="auto"/>
          </w:divBdr>
        </w:div>
        <w:div w:id="2053655521">
          <w:marLeft w:val="640"/>
          <w:marRight w:val="0"/>
          <w:marTop w:val="0"/>
          <w:marBottom w:val="0"/>
          <w:divBdr>
            <w:top w:val="none" w:sz="0" w:space="0" w:color="auto"/>
            <w:left w:val="none" w:sz="0" w:space="0" w:color="auto"/>
            <w:bottom w:val="none" w:sz="0" w:space="0" w:color="auto"/>
            <w:right w:val="none" w:sz="0" w:space="0" w:color="auto"/>
          </w:divBdr>
        </w:div>
        <w:div w:id="1302345069">
          <w:marLeft w:val="640"/>
          <w:marRight w:val="0"/>
          <w:marTop w:val="0"/>
          <w:marBottom w:val="0"/>
          <w:divBdr>
            <w:top w:val="none" w:sz="0" w:space="0" w:color="auto"/>
            <w:left w:val="none" w:sz="0" w:space="0" w:color="auto"/>
            <w:bottom w:val="none" w:sz="0" w:space="0" w:color="auto"/>
            <w:right w:val="none" w:sz="0" w:space="0" w:color="auto"/>
          </w:divBdr>
        </w:div>
        <w:div w:id="976908396">
          <w:marLeft w:val="640"/>
          <w:marRight w:val="0"/>
          <w:marTop w:val="0"/>
          <w:marBottom w:val="0"/>
          <w:divBdr>
            <w:top w:val="none" w:sz="0" w:space="0" w:color="auto"/>
            <w:left w:val="none" w:sz="0" w:space="0" w:color="auto"/>
            <w:bottom w:val="none" w:sz="0" w:space="0" w:color="auto"/>
            <w:right w:val="none" w:sz="0" w:space="0" w:color="auto"/>
          </w:divBdr>
        </w:div>
      </w:divsChild>
    </w:div>
    <w:div w:id="272831132">
      <w:bodyDiv w:val="1"/>
      <w:marLeft w:val="0"/>
      <w:marRight w:val="0"/>
      <w:marTop w:val="0"/>
      <w:marBottom w:val="0"/>
      <w:divBdr>
        <w:top w:val="none" w:sz="0" w:space="0" w:color="auto"/>
        <w:left w:val="none" w:sz="0" w:space="0" w:color="auto"/>
        <w:bottom w:val="none" w:sz="0" w:space="0" w:color="auto"/>
        <w:right w:val="none" w:sz="0" w:space="0" w:color="auto"/>
      </w:divBdr>
      <w:divsChild>
        <w:div w:id="1845590012">
          <w:marLeft w:val="640"/>
          <w:marRight w:val="0"/>
          <w:marTop w:val="0"/>
          <w:marBottom w:val="0"/>
          <w:divBdr>
            <w:top w:val="none" w:sz="0" w:space="0" w:color="auto"/>
            <w:left w:val="none" w:sz="0" w:space="0" w:color="auto"/>
            <w:bottom w:val="none" w:sz="0" w:space="0" w:color="auto"/>
            <w:right w:val="none" w:sz="0" w:space="0" w:color="auto"/>
          </w:divBdr>
        </w:div>
        <w:div w:id="1792287179">
          <w:marLeft w:val="640"/>
          <w:marRight w:val="0"/>
          <w:marTop w:val="0"/>
          <w:marBottom w:val="0"/>
          <w:divBdr>
            <w:top w:val="none" w:sz="0" w:space="0" w:color="auto"/>
            <w:left w:val="none" w:sz="0" w:space="0" w:color="auto"/>
            <w:bottom w:val="none" w:sz="0" w:space="0" w:color="auto"/>
            <w:right w:val="none" w:sz="0" w:space="0" w:color="auto"/>
          </w:divBdr>
        </w:div>
        <w:div w:id="1082071592">
          <w:marLeft w:val="640"/>
          <w:marRight w:val="0"/>
          <w:marTop w:val="0"/>
          <w:marBottom w:val="0"/>
          <w:divBdr>
            <w:top w:val="none" w:sz="0" w:space="0" w:color="auto"/>
            <w:left w:val="none" w:sz="0" w:space="0" w:color="auto"/>
            <w:bottom w:val="none" w:sz="0" w:space="0" w:color="auto"/>
            <w:right w:val="none" w:sz="0" w:space="0" w:color="auto"/>
          </w:divBdr>
        </w:div>
        <w:div w:id="413011566">
          <w:marLeft w:val="640"/>
          <w:marRight w:val="0"/>
          <w:marTop w:val="0"/>
          <w:marBottom w:val="0"/>
          <w:divBdr>
            <w:top w:val="none" w:sz="0" w:space="0" w:color="auto"/>
            <w:left w:val="none" w:sz="0" w:space="0" w:color="auto"/>
            <w:bottom w:val="none" w:sz="0" w:space="0" w:color="auto"/>
            <w:right w:val="none" w:sz="0" w:space="0" w:color="auto"/>
          </w:divBdr>
        </w:div>
        <w:div w:id="32577425">
          <w:marLeft w:val="640"/>
          <w:marRight w:val="0"/>
          <w:marTop w:val="0"/>
          <w:marBottom w:val="0"/>
          <w:divBdr>
            <w:top w:val="none" w:sz="0" w:space="0" w:color="auto"/>
            <w:left w:val="none" w:sz="0" w:space="0" w:color="auto"/>
            <w:bottom w:val="none" w:sz="0" w:space="0" w:color="auto"/>
            <w:right w:val="none" w:sz="0" w:space="0" w:color="auto"/>
          </w:divBdr>
        </w:div>
        <w:div w:id="329456018">
          <w:marLeft w:val="640"/>
          <w:marRight w:val="0"/>
          <w:marTop w:val="0"/>
          <w:marBottom w:val="0"/>
          <w:divBdr>
            <w:top w:val="none" w:sz="0" w:space="0" w:color="auto"/>
            <w:left w:val="none" w:sz="0" w:space="0" w:color="auto"/>
            <w:bottom w:val="none" w:sz="0" w:space="0" w:color="auto"/>
            <w:right w:val="none" w:sz="0" w:space="0" w:color="auto"/>
          </w:divBdr>
        </w:div>
        <w:div w:id="775951210">
          <w:marLeft w:val="640"/>
          <w:marRight w:val="0"/>
          <w:marTop w:val="0"/>
          <w:marBottom w:val="0"/>
          <w:divBdr>
            <w:top w:val="none" w:sz="0" w:space="0" w:color="auto"/>
            <w:left w:val="none" w:sz="0" w:space="0" w:color="auto"/>
            <w:bottom w:val="none" w:sz="0" w:space="0" w:color="auto"/>
            <w:right w:val="none" w:sz="0" w:space="0" w:color="auto"/>
          </w:divBdr>
        </w:div>
        <w:div w:id="2092310140">
          <w:marLeft w:val="640"/>
          <w:marRight w:val="0"/>
          <w:marTop w:val="0"/>
          <w:marBottom w:val="0"/>
          <w:divBdr>
            <w:top w:val="none" w:sz="0" w:space="0" w:color="auto"/>
            <w:left w:val="none" w:sz="0" w:space="0" w:color="auto"/>
            <w:bottom w:val="none" w:sz="0" w:space="0" w:color="auto"/>
            <w:right w:val="none" w:sz="0" w:space="0" w:color="auto"/>
          </w:divBdr>
        </w:div>
        <w:div w:id="1770349768">
          <w:marLeft w:val="640"/>
          <w:marRight w:val="0"/>
          <w:marTop w:val="0"/>
          <w:marBottom w:val="0"/>
          <w:divBdr>
            <w:top w:val="none" w:sz="0" w:space="0" w:color="auto"/>
            <w:left w:val="none" w:sz="0" w:space="0" w:color="auto"/>
            <w:bottom w:val="none" w:sz="0" w:space="0" w:color="auto"/>
            <w:right w:val="none" w:sz="0" w:space="0" w:color="auto"/>
          </w:divBdr>
        </w:div>
        <w:div w:id="288169815">
          <w:marLeft w:val="640"/>
          <w:marRight w:val="0"/>
          <w:marTop w:val="0"/>
          <w:marBottom w:val="0"/>
          <w:divBdr>
            <w:top w:val="none" w:sz="0" w:space="0" w:color="auto"/>
            <w:left w:val="none" w:sz="0" w:space="0" w:color="auto"/>
            <w:bottom w:val="none" w:sz="0" w:space="0" w:color="auto"/>
            <w:right w:val="none" w:sz="0" w:space="0" w:color="auto"/>
          </w:divBdr>
        </w:div>
        <w:div w:id="1883666513">
          <w:marLeft w:val="640"/>
          <w:marRight w:val="0"/>
          <w:marTop w:val="0"/>
          <w:marBottom w:val="0"/>
          <w:divBdr>
            <w:top w:val="none" w:sz="0" w:space="0" w:color="auto"/>
            <w:left w:val="none" w:sz="0" w:space="0" w:color="auto"/>
            <w:bottom w:val="none" w:sz="0" w:space="0" w:color="auto"/>
            <w:right w:val="none" w:sz="0" w:space="0" w:color="auto"/>
          </w:divBdr>
        </w:div>
        <w:div w:id="876626961">
          <w:marLeft w:val="640"/>
          <w:marRight w:val="0"/>
          <w:marTop w:val="0"/>
          <w:marBottom w:val="0"/>
          <w:divBdr>
            <w:top w:val="none" w:sz="0" w:space="0" w:color="auto"/>
            <w:left w:val="none" w:sz="0" w:space="0" w:color="auto"/>
            <w:bottom w:val="none" w:sz="0" w:space="0" w:color="auto"/>
            <w:right w:val="none" w:sz="0" w:space="0" w:color="auto"/>
          </w:divBdr>
        </w:div>
        <w:div w:id="888035662">
          <w:marLeft w:val="640"/>
          <w:marRight w:val="0"/>
          <w:marTop w:val="0"/>
          <w:marBottom w:val="0"/>
          <w:divBdr>
            <w:top w:val="none" w:sz="0" w:space="0" w:color="auto"/>
            <w:left w:val="none" w:sz="0" w:space="0" w:color="auto"/>
            <w:bottom w:val="none" w:sz="0" w:space="0" w:color="auto"/>
            <w:right w:val="none" w:sz="0" w:space="0" w:color="auto"/>
          </w:divBdr>
        </w:div>
        <w:div w:id="1254168144">
          <w:marLeft w:val="640"/>
          <w:marRight w:val="0"/>
          <w:marTop w:val="0"/>
          <w:marBottom w:val="0"/>
          <w:divBdr>
            <w:top w:val="none" w:sz="0" w:space="0" w:color="auto"/>
            <w:left w:val="none" w:sz="0" w:space="0" w:color="auto"/>
            <w:bottom w:val="none" w:sz="0" w:space="0" w:color="auto"/>
            <w:right w:val="none" w:sz="0" w:space="0" w:color="auto"/>
          </w:divBdr>
        </w:div>
        <w:div w:id="1726753068">
          <w:marLeft w:val="640"/>
          <w:marRight w:val="0"/>
          <w:marTop w:val="0"/>
          <w:marBottom w:val="0"/>
          <w:divBdr>
            <w:top w:val="none" w:sz="0" w:space="0" w:color="auto"/>
            <w:left w:val="none" w:sz="0" w:space="0" w:color="auto"/>
            <w:bottom w:val="none" w:sz="0" w:space="0" w:color="auto"/>
            <w:right w:val="none" w:sz="0" w:space="0" w:color="auto"/>
          </w:divBdr>
        </w:div>
        <w:div w:id="1687514946">
          <w:marLeft w:val="640"/>
          <w:marRight w:val="0"/>
          <w:marTop w:val="0"/>
          <w:marBottom w:val="0"/>
          <w:divBdr>
            <w:top w:val="none" w:sz="0" w:space="0" w:color="auto"/>
            <w:left w:val="none" w:sz="0" w:space="0" w:color="auto"/>
            <w:bottom w:val="none" w:sz="0" w:space="0" w:color="auto"/>
            <w:right w:val="none" w:sz="0" w:space="0" w:color="auto"/>
          </w:divBdr>
        </w:div>
        <w:div w:id="1726561357">
          <w:marLeft w:val="640"/>
          <w:marRight w:val="0"/>
          <w:marTop w:val="0"/>
          <w:marBottom w:val="0"/>
          <w:divBdr>
            <w:top w:val="none" w:sz="0" w:space="0" w:color="auto"/>
            <w:left w:val="none" w:sz="0" w:space="0" w:color="auto"/>
            <w:bottom w:val="none" w:sz="0" w:space="0" w:color="auto"/>
            <w:right w:val="none" w:sz="0" w:space="0" w:color="auto"/>
          </w:divBdr>
        </w:div>
        <w:div w:id="2085488281">
          <w:marLeft w:val="640"/>
          <w:marRight w:val="0"/>
          <w:marTop w:val="0"/>
          <w:marBottom w:val="0"/>
          <w:divBdr>
            <w:top w:val="none" w:sz="0" w:space="0" w:color="auto"/>
            <w:left w:val="none" w:sz="0" w:space="0" w:color="auto"/>
            <w:bottom w:val="none" w:sz="0" w:space="0" w:color="auto"/>
            <w:right w:val="none" w:sz="0" w:space="0" w:color="auto"/>
          </w:divBdr>
        </w:div>
        <w:div w:id="491069878">
          <w:marLeft w:val="640"/>
          <w:marRight w:val="0"/>
          <w:marTop w:val="0"/>
          <w:marBottom w:val="0"/>
          <w:divBdr>
            <w:top w:val="none" w:sz="0" w:space="0" w:color="auto"/>
            <w:left w:val="none" w:sz="0" w:space="0" w:color="auto"/>
            <w:bottom w:val="none" w:sz="0" w:space="0" w:color="auto"/>
            <w:right w:val="none" w:sz="0" w:space="0" w:color="auto"/>
          </w:divBdr>
        </w:div>
        <w:div w:id="1694845119">
          <w:marLeft w:val="640"/>
          <w:marRight w:val="0"/>
          <w:marTop w:val="0"/>
          <w:marBottom w:val="0"/>
          <w:divBdr>
            <w:top w:val="none" w:sz="0" w:space="0" w:color="auto"/>
            <w:left w:val="none" w:sz="0" w:space="0" w:color="auto"/>
            <w:bottom w:val="none" w:sz="0" w:space="0" w:color="auto"/>
            <w:right w:val="none" w:sz="0" w:space="0" w:color="auto"/>
          </w:divBdr>
        </w:div>
      </w:divsChild>
    </w:div>
    <w:div w:id="325207519">
      <w:bodyDiv w:val="1"/>
      <w:marLeft w:val="0"/>
      <w:marRight w:val="0"/>
      <w:marTop w:val="0"/>
      <w:marBottom w:val="0"/>
      <w:divBdr>
        <w:top w:val="none" w:sz="0" w:space="0" w:color="auto"/>
        <w:left w:val="none" w:sz="0" w:space="0" w:color="auto"/>
        <w:bottom w:val="none" w:sz="0" w:space="0" w:color="auto"/>
        <w:right w:val="none" w:sz="0" w:space="0" w:color="auto"/>
      </w:divBdr>
    </w:div>
    <w:div w:id="351077940">
      <w:bodyDiv w:val="1"/>
      <w:marLeft w:val="0"/>
      <w:marRight w:val="0"/>
      <w:marTop w:val="0"/>
      <w:marBottom w:val="0"/>
      <w:divBdr>
        <w:top w:val="none" w:sz="0" w:space="0" w:color="auto"/>
        <w:left w:val="none" w:sz="0" w:space="0" w:color="auto"/>
        <w:bottom w:val="none" w:sz="0" w:space="0" w:color="auto"/>
        <w:right w:val="none" w:sz="0" w:space="0" w:color="auto"/>
      </w:divBdr>
    </w:div>
    <w:div w:id="355278158">
      <w:bodyDiv w:val="1"/>
      <w:marLeft w:val="0"/>
      <w:marRight w:val="0"/>
      <w:marTop w:val="0"/>
      <w:marBottom w:val="0"/>
      <w:divBdr>
        <w:top w:val="none" w:sz="0" w:space="0" w:color="auto"/>
        <w:left w:val="none" w:sz="0" w:space="0" w:color="auto"/>
        <w:bottom w:val="none" w:sz="0" w:space="0" w:color="auto"/>
        <w:right w:val="none" w:sz="0" w:space="0" w:color="auto"/>
      </w:divBdr>
    </w:div>
    <w:div w:id="362825450">
      <w:bodyDiv w:val="1"/>
      <w:marLeft w:val="0"/>
      <w:marRight w:val="0"/>
      <w:marTop w:val="0"/>
      <w:marBottom w:val="0"/>
      <w:divBdr>
        <w:top w:val="none" w:sz="0" w:space="0" w:color="auto"/>
        <w:left w:val="none" w:sz="0" w:space="0" w:color="auto"/>
        <w:bottom w:val="none" w:sz="0" w:space="0" w:color="auto"/>
        <w:right w:val="none" w:sz="0" w:space="0" w:color="auto"/>
      </w:divBdr>
    </w:div>
    <w:div w:id="367411952">
      <w:bodyDiv w:val="1"/>
      <w:marLeft w:val="0"/>
      <w:marRight w:val="0"/>
      <w:marTop w:val="0"/>
      <w:marBottom w:val="0"/>
      <w:divBdr>
        <w:top w:val="none" w:sz="0" w:space="0" w:color="auto"/>
        <w:left w:val="none" w:sz="0" w:space="0" w:color="auto"/>
        <w:bottom w:val="none" w:sz="0" w:space="0" w:color="auto"/>
        <w:right w:val="none" w:sz="0" w:space="0" w:color="auto"/>
      </w:divBdr>
      <w:divsChild>
        <w:div w:id="1545681617">
          <w:marLeft w:val="640"/>
          <w:marRight w:val="0"/>
          <w:marTop w:val="0"/>
          <w:marBottom w:val="0"/>
          <w:divBdr>
            <w:top w:val="none" w:sz="0" w:space="0" w:color="auto"/>
            <w:left w:val="none" w:sz="0" w:space="0" w:color="auto"/>
            <w:bottom w:val="none" w:sz="0" w:space="0" w:color="auto"/>
            <w:right w:val="none" w:sz="0" w:space="0" w:color="auto"/>
          </w:divBdr>
        </w:div>
        <w:div w:id="1616323282">
          <w:marLeft w:val="640"/>
          <w:marRight w:val="0"/>
          <w:marTop w:val="0"/>
          <w:marBottom w:val="0"/>
          <w:divBdr>
            <w:top w:val="none" w:sz="0" w:space="0" w:color="auto"/>
            <w:left w:val="none" w:sz="0" w:space="0" w:color="auto"/>
            <w:bottom w:val="none" w:sz="0" w:space="0" w:color="auto"/>
            <w:right w:val="none" w:sz="0" w:space="0" w:color="auto"/>
          </w:divBdr>
        </w:div>
        <w:div w:id="2042394857">
          <w:marLeft w:val="640"/>
          <w:marRight w:val="0"/>
          <w:marTop w:val="0"/>
          <w:marBottom w:val="0"/>
          <w:divBdr>
            <w:top w:val="none" w:sz="0" w:space="0" w:color="auto"/>
            <w:left w:val="none" w:sz="0" w:space="0" w:color="auto"/>
            <w:bottom w:val="none" w:sz="0" w:space="0" w:color="auto"/>
            <w:right w:val="none" w:sz="0" w:space="0" w:color="auto"/>
          </w:divBdr>
        </w:div>
        <w:div w:id="44793390">
          <w:marLeft w:val="640"/>
          <w:marRight w:val="0"/>
          <w:marTop w:val="0"/>
          <w:marBottom w:val="0"/>
          <w:divBdr>
            <w:top w:val="none" w:sz="0" w:space="0" w:color="auto"/>
            <w:left w:val="none" w:sz="0" w:space="0" w:color="auto"/>
            <w:bottom w:val="none" w:sz="0" w:space="0" w:color="auto"/>
            <w:right w:val="none" w:sz="0" w:space="0" w:color="auto"/>
          </w:divBdr>
        </w:div>
        <w:div w:id="280502248">
          <w:marLeft w:val="640"/>
          <w:marRight w:val="0"/>
          <w:marTop w:val="0"/>
          <w:marBottom w:val="0"/>
          <w:divBdr>
            <w:top w:val="none" w:sz="0" w:space="0" w:color="auto"/>
            <w:left w:val="none" w:sz="0" w:space="0" w:color="auto"/>
            <w:bottom w:val="none" w:sz="0" w:space="0" w:color="auto"/>
            <w:right w:val="none" w:sz="0" w:space="0" w:color="auto"/>
          </w:divBdr>
        </w:div>
        <w:div w:id="2048873759">
          <w:marLeft w:val="640"/>
          <w:marRight w:val="0"/>
          <w:marTop w:val="0"/>
          <w:marBottom w:val="0"/>
          <w:divBdr>
            <w:top w:val="none" w:sz="0" w:space="0" w:color="auto"/>
            <w:left w:val="none" w:sz="0" w:space="0" w:color="auto"/>
            <w:bottom w:val="none" w:sz="0" w:space="0" w:color="auto"/>
            <w:right w:val="none" w:sz="0" w:space="0" w:color="auto"/>
          </w:divBdr>
        </w:div>
        <w:div w:id="1784765096">
          <w:marLeft w:val="640"/>
          <w:marRight w:val="0"/>
          <w:marTop w:val="0"/>
          <w:marBottom w:val="0"/>
          <w:divBdr>
            <w:top w:val="none" w:sz="0" w:space="0" w:color="auto"/>
            <w:left w:val="none" w:sz="0" w:space="0" w:color="auto"/>
            <w:bottom w:val="none" w:sz="0" w:space="0" w:color="auto"/>
            <w:right w:val="none" w:sz="0" w:space="0" w:color="auto"/>
          </w:divBdr>
        </w:div>
        <w:div w:id="1570187234">
          <w:marLeft w:val="640"/>
          <w:marRight w:val="0"/>
          <w:marTop w:val="0"/>
          <w:marBottom w:val="0"/>
          <w:divBdr>
            <w:top w:val="none" w:sz="0" w:space="0" w:color="auto"/>
            <w:left w:val="none" w:sz="0" w:space="0" w:color="auto"/>
            <w:bottom w:val="none" w:sz="0" w:space="0" w:color="auto"/>
            <w:right w:val="none" w:sz="0" w:space="0" w:color="auto"/>
          </w:divBdr>
        </w:div>
        <w:div w:id="1164854754">
          <w:marLeft w:val="640"/>
          <w:marRight w:val="0"/>
          <w:marTop w:val="0"/>
          <w:marBottom w:val="0"/>
          <w:divBdr>
            <w:top w:val="none" w:sz="0" w:space="0" w:color="auto"/>
            <w:left w:val="none" w:sz="0" w:space="0" w:color="auto"/>
            <w:bottom w:val="none" w:sz="0" w:space="0" w:color="auto"/>
            <w:right w:val="none" w:sz="0" w:space="0" w:color="auto"/>
          </w:divBdr>
        </w:div>
        <w:div w:id="715542423">
          <w:marLeft w:val="640"/>
          <w:marRight w:val="0"/>
          <w:marTop w:val="0"/>
          <w:marBottom w:val="0"/>
          <w:divBdr>
            <w:top w:val="none" w:sz="0" w:space="0" w:color="auto"/>
            <w:left w:val="none" w:sz="0" w:space="0" w:color="auto"/>
            <w:bottom w:val="none" w:sz="0" w:space="0" w:color="auto"/>
            <w:right w:val="none" w:sz="0" w:space="0" w:color="auto"/>
          </w:divBdr>
        </w:div>
        <w:div w:id="280066175">
          <w:marLeft w:val="640"/>
          <w:marRight w:val="0"/>
          <w:marTop w:val="0"/>
          <w:marBottom w:val="0"/>
          <w:divBdr>
            <w:top w:val="none" w:sz="0" w:space="0" w:color="auto"/>
            <w:left w:val="none" w:sz="0" w:space="0" w:color="auto"/>
            <w:bottom w:val="none" w:sz="0" w:space="0" w:color="auto"/>
            <w:right w:val="none" w:sz="0" w:space="0" w:color="auto"/>
          </w:divBdr>
        </w:div>
        <w:div w:id="715812484">
          <w:marLeft w:val="640"/>
          <w:marRight w:val="0"/>
          <w:marTop w:val="0"/>
          <w:marBottom w:val="0"/>
          <w:divBdr>
            <w:top w:val="none" w:sz="0" w:space="0" w:color="auto"/>
            <w:left w:val="none" w:sz="0" w:space="0" w:color="auto"/>
            <w:bottom w:val="none" w:sz="0" w:space="0" w:color="auto"/>
            <w:right w:val="none" w:sz="0" w:space="0" w:color="auto"/>
          </w:divBdr>
        </w:div>
        <w:div w:id="1162044599">
          <w:marLeft w:val="640"/>
          <w:marRight w:val="0"/>
          <w:marTop w:val="0"/>
          <w:marBottom w:val="0"/>
          <w:divBdr>
            <w:top w:val="none" w:sz="0" w:space="0" w:color="auto"/>
            <w:left w:val="none" w:sz="0" w:space="0" w:color="auto"/>
            <w:bottom w:val="none" w:sz="0" w:space="0" w:color="auto"/>
            <w:right w:val="none" w:sz="0" w:space="0" w:color="auto"/>
          </w:divBdr>
        </w:div>
        <w:div w:id="1781994997">
          <w:marLeft w:val="640"/>
          <w:marRight w:val="0"/>
          <w:marTop w:val="0"/>
          <w:marBottom w:val="0"/>
          <w:divBdr>
            <w:top w:val="none" w:sz="0" w:space="0" w:color="auto"/>
            <w:left w:val="none" w:sz="0" w:space="0" w:color="auto"/>
            <w:bottom w:val="none" w:sz="0" w:space="0" w:color="auto"/>
            <w:right w:val="none" w:sz="0" w:space="0" w:color="auto"/>
          </w:divBdr>
        </w:div>
        <w:div w:id="1347631312">
          <w:marLeft w:val="640"/>
          <w:marRight w:val="0"/>
          <w:marTop w:val="0"/>
          <w:marBottom w:val="0"/>
          <w:divBdr>
            <w:top w:val="none" w:sz="0" w:space="0" w:color="auto"/>
            <w:left w:val="none" w:sz="0" w:space="0" w:color="auto"/>
            <w:bottom w:val="none" w:sz="0" w:space="0" w:color="auto"/>
            <w:right w:val="none" w:sz="0" w:space="0" w:color="auto"/>
          </w:divBdr>
        </w:div>
        <w:div w:id="1725176187">
          <w:marLeft w:val="640"/>
          <w:marRight w:val="0"/>
          <w:marTop w:val="0"/>
          <w:marBottom w:val="0"/>
          <w:divBdr>
            <w:top w:val="none" w:sz="0" w:space="0" w:color="auto"/>
            <w:left w:val="none" w:sz="0" w:space="0" w:color="auto"/>
            <w:bottom w:val="none" w:sz="0" w:space="0" w:color="auto"/>
            <w:right w:val="none" w:sz="0" w:space="0" w:color="auto"/>
          </w:divBdr>
        </w:div>
        <w:div w:id="909193721">
          <w:marLeft w:val="640"/>
          <w:marRight w:val="0"/>
          <w:marTop w:val="0"/>
          <w:marBottom w:val="0"/>
          <w:divBdr>
            <w:top w:val="none" w:sz="0" w:space="0" w:color="auto"/>
            <w:left w:val="none" w:sz="0" w:space="0" w:color="auto"/>
            <w:bottom w:val="none" w:sz="0" w:space="0" w:color="auto"/>
            <w:right w:val="none" w:sz="0" w:space="0" w:color="auto"/>
          </w:divBdr>
        </w:div>
        <w:div w:id="1535850473">
          <w:marLeft w:val="640"/>
          <w:marRight w:val="0"/>
          <w:marTop w:val="0"/>
          <w:marBottom w:val="0"/>
          <w:divBdr>
            <w:top w:val="none" w:sz="0" w:space="0" w:color="auto"/>
            <w:left w:val="none" w:sz="0" w:space="0" w:color="auto"/>
            <w:bottom w:val="none" w:sz="0" w:space="0" w:color="auto"/>
            <w:right w:val="none" w:sz="0" w:space="0" w:color="auto"/>
          </w:divBdr>
        </w:div>
        <w:div w:id="593129436">
          <w:marLeft w:val="640"/>
          <w:marRight w:val="0"/>
          <w:marTop w:val="0"/>
          <w:marBottom w:val="0"/>
          <w:divBdr>
            <w:top w:val="none" w:sz="0" w:space="0" w:color="auto"/>
            <w:left w:val="none" w:sz="0" w:space="0" w:color="auto"/>
            <w:bottom w:val="none" w:sz="0" w:space="0" w:color="auto"/>
            <w:right w:val="none" w:sz="0" w:space="0" w:color="auto"/>
          </w:divBdr>
        </w:div>
      </w:divsChild>
    </w:div>
    <w:div w:id="380324703">
      <w:bodyDiv w:val="1"/>
      <w:marLeft w:val="0"/>
      <w:marRight w:val="0"/>
      <w:marTop w:val="0"/>
      <w:marBottom w:val="0"/>
      <w:divBdr>
        <w:top w:val="none" w:sz="0" w:space="0" w:color="auto"/>
        <w:left w:val="none" w:sz="0" w:space="0" w:color="auto"/>
        <w:bottom w:val="none" w:sz="0" w:space="0" w:color="auto"/>
        <w:right w:val="none" w:sz="0" w:space="0" w:color="auto"/>
      </w:divBdr>
    </w:div>
    <w:div w:id="408699085">
      <w:bodyDiv w:val="1"/>
      <w:marLeft w:val="0"/>
      <w:marRight w:val="0"/>
      <w:marTop w:val="0"/>
      <w:marBottom w:val="0"/>
      <w:divBdr>
        <w:top w:val="none" w:sz="0" w:space="0" w:color="auto"/>
        <w:left w:val="none" w:sz="0" w:space="0" w:color="auto"/>
        <w:bottom w:val="none" w:sz="0" w:space="0" w:color="auto"/>
        <w:right w:val="none" w:sz="0" w:space="0" w:color="auto"/>
      </w:divBdr>
    </w:div>
    <w:div w:id="427307942">
      <w:bodyDiv w:val="1"/>
      <w:marLeft w:val="0"/>
      <w:marRight w:val="0"/>
      <w:marTop w:val="0"/>
      <w:marBottom w:val="0"/>
      <w:divBdr>
        <w:top w:val="none" w:sz="0" w:space="0" w:color="auto"/>
        <w:left w:val="none" w:sz="0" w:space="0" w:color="auto"/>
        <w:bottom w:val="none" w:sz="0" w:space="0" w:color="auto"/>
        <w:right w:val="none" w:sz="0" w:space="0" w:color="auto"/>
      </w:divBdr>
    </w:div>
    <w:div w:id="431781477">
      <w:bodyDiv w:val="1"/>
      <w:marLeft w:val="0"/>
      <w:marRight w:val="0"/>
      <w:marTop w:val="0"/>
      <w:marBottom w:val="0"/>
      <w:divBdr>
        <w:top w:val="none" w:sz="0" w:space="0" w:color="auto"/>
        <w:left w:val="none" w:sz="0" w:space="0" w:color="auto"/>
        <w:bottom w:val="none" w:sz="0" w:space="0" w:color="auto"/>
        <w:right w:val="none" w:sz="0" w:space="0" w:color="auto"/>
      </w:divBdr>
    </w:div>
    <w:div w:id="465591591">
      <w:bodyDiv w:val="1"/>
      <w:marLeft w:val="0"/>
      <w:marRight w:val="0"/>
      <w:marTop w:val="0"/>
      <w:marBottom w:val="0"/>
      <w:divBdr>
        <w:top w:val="none" w:sz="0" w:space="0" w:color="auto"/>
        <w:left w:val="none" w:sz="0" w:space="0" w:color="auto"/>
        <w:bottom w:val="none" w:sz="0" w:space="0" w:color="auto"/>
        <w:right w:val="none" w:sz="0" w:space="0" w:color="auto"/>
      </w:divBdr>
      <w:divsChild>
        <w:div w:id="1998224838">
          <w:marLeft w:val="640"/>
          <w:marRight w:val="0"/>
          <w:marTop w:val="0"/>
          <w:marBottom w:val="0"/>
          <w:divBdr>
            <w:top w:val="none" w:sz="0" w:space="0" w:color="auto"/>
            <w:left w:val="none" w:sz="0" w:space="0" w:color="auto"/>
            <w:bottom w:val="none" w:sz="0" w:space="0" w:color="auto"/>
            <w:right w:val="none" w:sz="0" w:space="0" w:color="auto"/>
          </w:divBdr>
        </w:div>
        <w:div w:id="1804301301">
          <w:marLeft w:val="640"/>
          <w:marRight w:val="0"/>
          <w:marTop w:val="0"/>
          <w:marBottom w:val="0"/>
          <w:divBdr>
            <w:top w:val="none" w:sz="0" w:space="0" w:color="auto"/>
            <w:left w:val="none" w:sz="0" w:space="0" w:color="auto"/>
            <w:bottom w:val="none" w:sz="0" w:space="0" w:color="auto"/>
            <w:right w:val="none" w:sz="0" w:space="0" w:color="auto"/>
          </w:divBdr>
        </w:div>
        <w:div w:id="189103643">
          <w:marLeft w:val="640"/>
          <w:marRight w:val="0"/>
          <w:marTop w:val="0"/>
          <w:marBottom w:val="0"/>
          <w:divBdr>
            <w:top w:val="none" w:sz="0" w:space="0" w:color="auto"/>
            <w:left w:val="none" w:sz="0" w:space="0" w:color="auto"/>
            <w:bottom w:val="none" w:sz="0" w:space="0" w:color="auto"/>
            <w:right w:val="none" w:sz="0" w:space="0" w:color="auto"/>
          </w:divBdr>
        </w:div>
        <w:div w:id="583225944">
          <w:marLeft w:val="640"/>
          <w:marRight w:val="0"/>
          <w:marTop w:val="0"/>
          <w:marBottom w:val="0"/>
          <w:divBdr>
            <w:top w:val="none" w:sz="0" w:space="0" w:color="auto"/>
            <w:left w:val="none" w:sz="0" w:space="0" w:color="auto"/>
            <w:bottom w:val="none" w:sz="0" w:space="0" w:color="auto"/>
            <w:right w:val="none" w:sz="0" w:space="0" w:color="auto"/>
          </w:divBdr>
        </w:div>
        <w:div w:id="13771972">
          <w:marLeft w:val="640"/>
          <w:marRight w:val="0"/>
          <w:marTop w:val="0"/>
          <w:marBottom w:val="0"/>
          <w:divBdr>
            <w:top w:val="none" w:sz="0" w:space="0" w:color="auto"/>
            <w:left w:val="none" w:sz="0" w:space="0" w:color="auto"/>
            <w:bottom w:val="none" w:sz="0" w:space="0" w:color="auto"/>
            <w:right w:val="none" w:sz="0" w:space="0" w:color="auto"/>
          </w:divBdr>
        </w:div>
        <w:div w:id="758017355">
          <w:marLeft w:val="640"/>
          <w:marRight w:val="0"/>
          <w:marTop w:val="0"/>
          <w:marBottom w:val="0"/>
          <w:divBdr>
            <w:top w:val="none" w:sz="0" w:space="0" w:color="auto"/>
            <w:left w:val="none" w:sz="0" w:space="0" w:color="auto"/>
            <w:bottom w:val="none" w:sz="0" w:space="0" w:color="auto"/>
            <w:right w:val="none" w:sz="0" w:space="0" w:color="auto"/>
          </w:divBdr>
        </w:div>
        <w:div w:id="1029334060">
          <w:marLeft w:val="640"/>
          <w:marRight w:val="0"/>
          <w:marTop w:val="0"/>
          <w:marBottom w:val="0"/>
          <w:divBdr>
            <w:top w:val="none" w:sz="0" w:space="0" w:color="auto"/>
            <w:left w:val="none" w:sz="0" w:space="0" w:color="auto"/>
            <w:bottom w:val="none" w:sz="0" w:space="0" w:color="auto"/>
            <w:right w:val="none" w:sz="0" w:space="0" w:color="auto"/>
          </w:divBdr>
        </w:div>
        <w:div w:id="1167525166">
          <w:marLeft w:val="640"/>
          <w:marRight w:val="0"/>
          <w:marTop w:val="0"/>
          <w:marBottom w:val="0"/>
          <w:divBdr>
            <w:top w:val="none" w:sz="0" w:space="0" w:color="auto"/>
            <w:left w:val="none" w:sz="0" w:space="0" w:color="auto"/>
            <w:bottom w:val="none" w:sz="0" w:space="0" w:color="auto"/>
            <w:right w:val="none" w:sz="0" w:space="0" w:color="auto"/>
          </w:divBdr>
        </w:div>
        <w:div w:id="641156987">
          <w:marLeft w:val="640"/>
          <w:marRight w:val="0"/>
          <w:marTop w:val="0"/>
          <w:marBottom w:val="0"/>
          <w:divBdr>
            <w:top w:val="none" w:sz="0" w:space="0" w:color="auto"/>
            <w:left w:val="none" w:sz="0" w:space="0" w:color="auto"/>
            <w:bottom w:val="none" w:sz="0" w:space="0" w:color="auto"/>
            <w:right w:val="none" w:sz="0" w:space="0" w:color="auto"/>
          </w:divBdr>
        </w:div>
      </w:divsChild>
    </w:div>
    <w:div w:id="481893356">
      <w:bodyDiv w:val="1"/>
      <w:marLeft w:val="0"/>
      <w:marRight w:val="0"/>
      <w:marTop w:val="0"/>
      <w:marBottom w:val="0"/>
      <w:divBdr>
        <w:top w:val="none" w:sz="0" w:space="0" w:color="auto"/>
        <w:left w:val="none" w:sz="0" w:space="0" w:color="auto"/>
        <w:bottom w:val="none" w:sz="0" w:space="0" w:color="auto"/>
        <w:right w:val="none" w:sz="0" w:space="0" w:color="auto"/>
      </w:divBdr>
      <w:divsChild>
        <w:div w:id="205407793">
          <w:marLeft w:val="640"/>
          <w:marRight w:val="0"/>
          <w:marTop w:val="0"/>
          <w:marBottom w:val="0"/>
          <w:divBdr>
            <w:top w:val="none" w:sz="0" w:space="0" w:color="auto"/>
            <w:left w:val="none" w:sz="0" w:space="0" w:color="auto"/>
            <w:bottom w:val="none" w:sz="0" w:space="0" w:color="auto"/>
            <w:right w:val="none" w:sz="0" w:space="0" w:color="auto"/>
          </w:divBdr>
        </w:div>
        <w:div w:id="1567111461">
          <w:marLeft w:val="640"/>
          <w:marRight w:val="0"/>
          <w:marTop w:val="0"/>
          <w:marBottom w:val="0"/>
          <w:divBdr>
            <w:top w:val="none" w:sz="0" w:space="0" w:color="auto"/>
            <w:left w:val="none" w:sz="0" w:space="0" w:color="auto"/>
            <w:bottom w:val="none" w:sz="0" w:space="0" w:color="auto"/>
            <w:right w:val="none" w:sz="0" w:space="0" w:color="auto"/>
          </w:divBdr>
        </w:div>
        <w:div w:id="315686931">
          <w:marLeft w:val="640"/>
          <w:marRight w:val="0"/>
          <w:marTop w:val="0"/>
          <w:marBottom w:val="0"/>
          <w:divBdr>
            <w:top w:val="none" w:sz="0" w:space="0" w:color="auto"/>
            <w:left w:val="none" w:sz="0" w:space="0" w:color="auto"/>
            <w:bottom w:val="none" w:sz="0" w:space="0" w:color="auto"/>
            <w:right w:val="none" w:sz="0" w:space="0" w:color="auto"/>
          </w:divBdr>
        </w:div>
        <w:div w:id="651983184">
          <w:marLeft w:val="640"/>
          <w:marRight w:val="0"/>
          <w:marTop w:val="0"/>
          <w:marBottom w:val="0"/>
          <w:divBdr>
            <w:top w:val="none" w:sz="0" w:space="0" w:color="auto"/>
            <w:left w:val="none" w:sz="0" w:space="0" w:color="auto"/>
            <w:bottom w:val="none" w:sz="0" w:space="0" w:color="auto"/>
            <w:right w:val="none" w:sz="0" w:space="0" w:color="auto"/>
          </w:divBdr>
        </w:div>
        <w:div w:id="611328799">
          <w:marLeft w:val="640"/>
          <w:marRight w:val="0"/>
          <w:marTop w:val="0"/>
          <w:marBottom w:val="0"/>
          <w:divBdr>
            <w:top w:val="none" w:sz="0" w:space="0" w:color="auto"/>
            <w:left w:val="none" w:sz="0" w:space="0" w:color="auto"/>
            <w:bottom w:val="none" w:sz="0" w:space="0" w:color="auto"/>
            <w:right w:val="none" w:sz="0" w:space="0" w:color="auto"/>
          </w:divBdr>
        </w:div>
        <w:div w:id="1856728689">
          <w:marLeft w:val="640"/>
          <w:marRight w:val="0"/>
          <w:marTop w:val="0"/>
          <w:marBottom w:val="0"/>
          <w:divBdr>
            <w:top w:val="none" w:sz="0" w:space="0" w:color="auto"/>
            <w:left w:val="none" w:sz="0" w:space="0" w:color="auto"/>
            <w:bottom w:val="none" w:sz="0" w:space="0" w:color="auto"/>
            <w:right w:val="none" w:sz="0" w:space="0" w:color="auto"/>
          </w:divBdr>
        </w:div>
        <w:div w:id="1182428865">
          <w:marLeft w:val="640"/>
          <w:marRight w:val="0"/>
          <w:marTop w:val="0"/>
          <w:marBottom w:val="0"/>
          <w:divBdr>
            <w:top w:val="none" w:sz="0" w:space="0" w:color="auto"/>
            <w:left w:val="none" w:sz="0" w:space="0" w:color="auto"/>
            <w:bottom w:val="none" w:sz="0" w:space="0" w:color="auto"/>
            <w:right w:val="none" w:sz="0" w:space="0" w:color="auto"/>
          </w:divBdr>
        </w:div>
        <w:div w:id="952714918">
          <w:marLeft w:val="640"/>
          <w:marRight w:val="0"/>
          <w:marTop w:val="0"/>
          <w:marBottom w:val="0"/>
          <w:divBdr>
            <w:top w:val="none" w:sz="0" w:space="0" w:color="auto"/>
            <w:left w:val="none" w:sz="0" w:space="0" w:color="auto"/>
            <w:bottom w:val="none" w:sz="0" w:space="0" w:color="auto"/>
            <w:right w:val="none" w:sz="0" w:space="0" w:color="auto"/>
          </w:divBdr>
        </w:div>
        <w:div w:id="1961834031">
          <w:marLeft w:val="640"/>
          <w:marRight w:val="0"/>
          <w:marTop w:val="0"/>
          <w:marBottom w:val="0"/>
          <w:divBdr>
            <w:top w:val="none" w:sz="0" w:space="0" w:color="auto"/>
            <w:left w:val="none" w:sz="0" w:space="0" w:color="auto"/>
            <w:bottom w:val="none" w:sz="0" w:space="0" w:color="auto"/>
            <w:right w:val="none" w:sz="0" w:space="0" w:color="auto"/>
          </w:divBdr>
        </w:div>
        <w:div w:id="1440026222">
          <w:marLeft w:val="640"/>
          <w:marRight w:val="0"/>
          <w:marTop w:val="0"/>
          <w:marBottom w:val="0"/>
          <w:divBdr>
            <w:top w:val="none" w:sz="0" w:space="0" w:color="auto"/>
            <w:left w:val="none" w:sz="0" w:space="0" w:color="auto"/>
            <w:bottom w:val="none" w:sz="0" w:space="0" w:color="auto"/>
            <w:right w:val="none" w:sz="0" w:space="0" w:color="auto"/>
          </w:divBdr>
        </w:div>
        <w:div w:id="2094086122">
          <w:marLeft w:val="640"/>
          <w:marRight w:val="0"/>
          <w:marTop w:val="0"/>
          <w:marBottom w:val="0"/>
          <w:divBdr>
            <w:top w:val="none" w:sz="0" w:space="0" w:color="auto"/>
            <w:left w:val="none" w:sz="0" w:space="0" w:color="auto"/>
            <w:bottom w:val="none" w:sz="0" w:space="0" w:color="auto"/>
            <w:right w:val="none" w:sz="0" w:space="0" w:color="auto"/>
          </w:divBdr>
        </w:div>
        <w:div w:id="1173911749">
          <w:marLeft w:val="640"/>
          <w:marRight w:val="0"/>
          <w:marTop w:val="0"/>
          <w:marBottom w:val="0"/>
          <w:divBdr>
            <w:top w:val="none" w:sz="0" w:space="0" w:color="auto"/>
            <w:left w:val="none" w:sz="0" w:space="0" w:color="auto"/>
            <w:bottom w:val="none" w:sz="0" w:space="0" w:color="auto"/>
            <w:right w:val="none" w:sz="0" w:space="0" w:color="auto"/>
          </w:divBdr>
        </w:div>
        <w:div w:id="145365900">
          <w:marLeft w:val="640"/>
          <w:marRight w:val="0"/>
          <w:marTop w:val="0"/>
          <w:marBottom w:val="0"/>
          <w:divBdr>
            <w:top w:val="none" w:sz="0" w:space="0" w:color="auto"/>
            <w:left w:val="none" w:sz="0" w:space="0" w:color="auto"/>
            <w:bottom w:val="none" w:sz="0" w:space="0" w:color="auto"/>
            <w:right w:val="none" w:sz="0" w:space="0" w:color="auto"/>
          </w:divBdr>
        </w:div>
        <w:div w:id="10879447">
          <w:marLeft w:val="640"/>
          <w:marRight w:val="0"/>
          <w:marTop w:val="0"/>
          <w:marBottom w:val="0"/>
          <w:divBdr>
            <w:top w:val="none" w:sz="0" w:space="0" w:color="auto"/>
            <w:left w:val="none" w:sz="0" w:space="0" w:color="auto"/>
            <w:bottom w:val="none" w:sz="0" w:space="0" w:color="auto"/>
            <w:right w:val="none" w:sz="0" w:space="0" w:color="auto"/>
          </w:divBdr>
        </w:div>
        <w:div w:id="1862742713">
          <w:marLeft w:val="640"/>
          <w:marRight w:val="0"/>
          <w:marTop w:val="0"/>
          <w:marBottom w:val="0"/>
          <w:divBdr>
            <w:top w:val="none" w:sz="0" w:space="0" w:color="auto"/>
            <w:left w:val="none" w:sz="0" w:space="0" w:color="auto"/>
            <w:bottom w:val="none" w:sz="0" w:space="0" w:color="auto"/>
            <w:right w:val="none" w:sz="0" w:space="0" w:color="auto"/>
          </w:divBdr>
        </w:div>
      </w:divsChild>
    </w:div>
    <w:div w:id="516506135">
      <w:bodyDiv w:val="1"/>
      <w:marLeft w:val="0"/>
      <w:marRight w:val="0"/>
      <w:marTop w:val="0"/>
      <w:marBottom w:val="0"/>
      <w:divBdr>
        <w:top w:val="none" w:sz="0" w:space="0" w:color="auto"/>
        <w:left w:val="none" w:sz="0" w:space="0" w:color="auto"/>
        <w:bottom w:val="none" w:sz="0" w:space="0" w:color="auto"/>
        <w:right w:val="none" w:sz="0" w:space="0" w:color="auto"/>
      </w:divBdr>
    </w:div>
    <w:div w:id="582957859">
      <w:bodyDiv w:val="1"/>
      <w:marLeft w:val="0"/>
      <w:marRight w:val="0"/>
      <w:marTop w:val="0"/>
      <w:marBottom w:val="0"/>
      <w:divBdr>
        <w:top w:val="none" w:sz="0" w:space="0" w:color="auto"/>
        <w:left w:val="none" w:sz="0" w:space="0" w:color="auto"/>
        <w:bottom w:val="none" w:sz="0" w:space="0" w:color="auto"/>
        <w:right w:val="none" w:sz="0" w:space="0" w:color="auto"/>
      </w:divBdr>
    </w:div>
    <w:div w:id="589316170">
      <w:bodyDiv w:val="1"/>
      <w:marLeft w:val="0"/>
      <w:marRight w:val="0"/>
      <w:marTop w:val="0"/>
      <w:marBottom w:val="0"/>
      <w:divBdr>
        <w:top w:val="none" w:sz="0" w:space="0" w:color="auto"/>
        <w:left w:val="none" w:sz="0" w:space="0" w:color="auto"/>
        <w:bottom w:val="none" w:sz="0" w:space="0" w:color="auto"/>
        <w:right w:val="none" w:sz="0" w:space="0" w:color="auto"/>
      </w:divBdr>
    </w:div>
    <w:div w:id="594022359">
      <w:bodyDiv w:val="1"/>
      <w:marLeft w:val="0"/>
      <w:marRight w:val="0"/>
      <w:marTop w:val="0"/>
      <w:marBottom w:val="0"/>
      <w:divBdr>
        <w:top w:val="none" w:sz="0" w:space="0" w:color="auto"/>
        <w:left w:val="none" w:sz="0" w:space="0" w:color="auto"/>
        <w:bottom w:val="none" w:sz="0" w:space="0" w:color="auto"/>
        <w:right w:val="none" w:sz="0" w:space="0" w:color="auto"/>
      </w:divBdr>
    </w:div>
    <w:div w:id="615523407">
      <w:bodyDiv w:val="1"/>
      <w:marLeft w:val="0"/>
      <w:marRight w:val="0"/>
      <w:marTop w:val="0"/>
      <w:marBottom w:val="0"/>
      <w:divBdr>
        <w:top w:val="none" w:sz="0" w:space="0" w:color="auto"/>
        <w:left w:val="none" w:sz="0" w:space="0" w:color="auto"/>
        <w:bottom w:val="none" w:sz="0" w:space="0" w:color="auto"/>
        <w:right w:val="none" w:sz="0" w:space="0" w:color="auto"/>
      </w:divBdr>
    </w:div>
    <w:div w:id="617882674">
      <w:bodyDiv w:val="1"/>
      <w:marLeft w:val="0"/>
      <w:marRight w:val="0"/>
      <w:marTop w:val="0"/>
      <w:marBottom w:val="0"/>
      <w:divBdr>
        <w:top w:val="none" w:sz="0" w:space="0" w:color="auto"/>
        <w:left w:val="none" w:sz="0" w:space="0" w:color="auto"/>
        <w:bottom w:val="none" w:sz="0" w:space="0" w:color="auto"/>
        <w:right w:val="none" w:sz="0" w:space="0" w:color="auto"/>
      </w:divBdr>
      <w:divsChild>
        <w:div w:id="231355937">
          <w:marLeft w:val="640"/>
          <w:marRight w:val="0"/>
          <w:marTop w:val="0"/>
          <w:marBottom w:val="0"/>
          <w:divBdr>
            <w:top w:val="none" w:sz="0" w:space="0" w:color="auto"/>
            <w:left w:val="none" w:sz="0" w:space="0" w:color="auto"/>
            <w:bottom w:val="none" w:sz="0" w:space="0" w:color="auto"/>
            <w:right w:val="none" w:sz="0" w:space="0" w:color="auto"/>
          </w:divBdr>
        </w:div>
        <w:div w:id="310595219">
          <w:marLeft w:val="640"/>
          <w:marRight w:val="0"/>
          <w:marTop w:val="0"/>
          <w:marBottom w:val="0"/>
          <w:divBdr>
            <w:top w:val="none" w:sz="0" w:space="0" w:color="auto"/>
            <w:left w:val="none" w:sz="0" w:space="0" w:color="auto"/>
            <w:bottom w:val="none" w:sz="0" w:space="0" w:color="auto"/>
            <w:right w:val="none" w:sz="0" w:space="0" w:color="auto"/>
          </w:divBdr>
        </w:div>
        <w:div w:id="1946881715">
          <w:marLeft w:val="640"/>
          <w:marRight w:val="0"/>
          <w:marTop w:val="0"/>
          <w:marBottom w:val="0"/>
          <w:divBdr>
            <w:top w:val="none" w:sz="0" w:space="0" w:color="auto"/>
            <w:left w:val="none" w:sz="0" w:space="0" w:color="auto"/>
            <w:bottom w:val="none" w:sz="0" w:space="0" w:color="auto"/>
            <w:right w:val="none" w:sz="0" w:space="0" w:color="auto"/>
          </w:divBdr>
        </w:div>
        <w:div w:id="1156871690">
          <w:marLeft w:val="640"/>
          <w:marRight w:val="0"/>
          <w:marTop w:val="0"/>
          <w:marBottom w:val="0"/>
          <w:divBdr>
            <w:top w:val="none" w:sz="0" w:space="0" w:color="auto"/>
            <w:left w:val="none" w:sz="0" w:space="0" w:color="auto"/>
            <w:bottom w:val="none" w:sz="0" w:space="0" w:color="auto"/>
            <w:right w:val="none" w:sz="0" w:space="0" w:color="auto"/>
          </w:divBdr>
        </w:div>
        <w:div w:id="1931161585">
          <w:marLeft w:val="640"/>
          <w:marRight w:val="0"/>
          <w:marTop w:val="0"/>
          <w:marBottom w:val="0"/>
          <w:divBdr>
            <w:top w:val="none" w:sz="0" w:space="0" w:color="auto"/>
            <w:left w:val="none" w:sz="0" w:space="0" w:color="auto"/>
            <w:bottom w:val="none" w:sz="0" w:space="0" w:color="auto"/>
            <w:right w:val="none" w:sz="0" w:space="0" w:color="auto"/>
          </w:divBdr>
        </w:div>
        <w:div w:id="785542179">
          <w:marLeft w:val="640"/>
          <w:marRight w:val="0"/>
          <w:marTop w:val="0"/>
          <w:marBottom w:val="0"/>
          <w:divBdr>
            <w:top w:val="none" w:sz="0" w:space="0" w:color="auto"/>
            <w:left w:val="none" w:sz="0" w:space="0" w:color="auto"/>
            <w:bottom w:val="none" w:sz="0" w:space="0" w:color="auto"/>
            <w:right w:val="none" w:sz="0" w:space="0" w:color="auto"/>
          </w:divBdr>
        </w:div>
        <w:div w:id="396906566">
          <w:marLeft w:val="640"/>
          <w:marRight w:val="0"/>
          <w:marTop w:val="0"/>
          <w:marBottom w:val="0"/>
          <w:divBdr>
            <w:top w:val="none" w:sz="0" w:space="0" w:color="auto"/>
            <w:left w:val="none" w:sz="0" w:space="0" w:color="auto"/>
            <w:bottom w:val="none" w:sz="0" w:space="0" w:color="auto"/>
            <w:right w:val="none" w:sz="0" w:space="0" w:color="auto"/>
          </w:divBdr>
        </w:div>
        <w:div w:id="1862938441">
          <w:marLeft w:val="640"/>
          <w:marRight w:val="0"/>
          <w:marTop w:val="0"/>
          <w:marBottom w:val="0"/>
          <w:divBdr>
            <w:top w:val="none" w:sz="0" w:space="0" w:color="auto"/>
            <w:left w:val="none" w:sz="0" w:space="0" w:color="auto"/>
            <w:bottom w:val="none" w:sz="0" w:space="0" w:color="auto"/>
            <w:right w:val="none" w:sz="0" w:space="0" w:color="auto"/>
          </w:divBdr>
        </w:div>
        <w:div w:id="1484352600">
          <w:marLeft w:val="640"/>
          <w:marRight w:val="0"/>
          <w:marTop w:val="0"/>
          <w:marBottom w:val="0"/>
          <w:divBdr>
            <w:top w:val="none" w:sz="0" w:space="0" w:color="auto"/>
            <w:left w:val="none" w:sz="0" w:space="0" w:color="auto"/>
            <w:bottom w:val="none" w:sz="0" w:space="0" w:color="auto"/>
            <w:right w:val="none" w:sz="0" w:space="0" w:color="auto"/>
          </w:divBdr>
        </w:div>
      </w:divsChild>
    </w:div>
    <w:div w:id="625694966">
      <w:bodyDiv w:val="1"/>
      <w:marLeft w:val="0"/>
      <w:marRight w:val="0"/>
      <w:marTop w:val="0"/>
      <w:marBottom w:val="0"/>
      <w:divBdr>
        <w:top w:val="none" w:sz="0" w:space="0" w:color="auto"/>
        <w:left w:val="none" w:sz="0" w:space="0" w:color="auto"/>
        <w:bottom w:val="none" w:sz="0" w:space="0" w:color="auto"/>
        <w:right w:val="none" w:sz="0" w:space="0" w:color="auto"/>
      </w:divBdr>
    </w:div>
    <w:div w:id="627592632">
      <w:bodyDiv w:val="1"/>
      <w:marLeft w:val="0"/>
      <w:marRight w:val="0"/>
      <w:marTop w:val="0"/>
      <w:marBottom w:val="0"/>
      <w:divBdr>
        <w:top w:val="none" w:sz="0" w:space="0" w:color="auto"/>
        <w:left w:val="none" w:sz="0" w:space="0" w:color="auto"/>
        <w:bottom w:val="none" w:sz="0" w:space="0" w:color="auto"/>
        <w:right w:val="none" w:sz="0" w:space="0" w:color="auto"/>
      </w:divBdr>
      <w:divsChild>
        <w:div w:id="1946228134">
          <w:marLeft w:val="640"/>
          <w:marRight w:val="0"/>
          <w:marTop w:val="0"/>
          <w:marBottom w:val="0"/>
          <w:divBdr>
            <w:top w:val="none" w:sz="0" w:space="0" w:color="auto"/>
            <w:left w:val="none" w:sz="0" w:space="0" w:color="auto"/>
            <w:bottom w:val="none" w:sz="0" w:space="0" w:color="auto"/>
            <w:right w:val="none" w:sz="0" w:space="0" w:color="auto"/>
          </w:divBdr>
        </w:div>
        <w:div w:id="458494865">
          <w:marLeft w:val="640"/>
          <w:marRight w:val="0"/>
          <w:marTop w:val="0"/>
          <w:marBottom w:val="0"/>
          <w:divBdr>
            <w:top w:val="none" w:sz="0" w:space="0" w:color="auto"/>
            <w:left w:val="none" w:sz="0" w:space="0" w:color="auto"/>
            <w:bottom w:val="none" w:sz="0" w:space="0" w:color="auto"/>
            <w:right w:val="none" w:sz="0" w:space="0" w:color="auto"/>
          </w:divBdr>
        </w:div>
        <w:div w:id="1444112423">
          <w:marLeft w:val="640"/>
          <w:marRight w:val="0"/>
          <w:marTop w:val="0"/>
          <w:marBottom w:val="0"/>
          <w:divBdr>
            <w:top w:val="none" w:sz="0" w:space="0" w:color="auto"/>
            <w:left w:val="none" w:sz="0" w:space="0" w:color="auto"/>
            <w:bottom w:val="none" w:sz="0" w:space="0" w:color="auto"/>
            <w:right w:val="none" w:sz="0" w:space="0" w:color="auto"/>
          </w:divBdr>
        </w:div>
        <w:div w:id="1134911245">
          <w:marLeft w:val="640"/>
          <w:marRight w:val="0"/>
          <w:marTop w:val="0"/>
          <w:marBottom w:val="0"/>
          <w:divBdr>
            <w:top w:val="none" w:sz="0" w:space="0" w:color="auto"/>
            <w:left w:val="none" w:sz="0" w:space="0" w:color="auto"/>
            <w:bottom w:val="none" w:sz="0" w:space="0" w:color="auto"/>
            <w:right w:val="none" w:sz="0" w:space="0" w:color="auto"/>
          </w:divBdr>
        </w:div>
        <w:div w:id="1582256422">
          <w:marLeft w:val="640"/>
          <w:marRight w:val="0"/>
          <w:marTop w:val="0"/>
          <w:marBottom w:val="0"/>
          <w:divBdr>
            <w:top w:val="none" w:sz="0" w:space="0" w:color="auto"/>
            <w:left w:val="none" w:sz="0" w:space="0" w:color="auto"/>
            <w:bottom w:val="none" w:sz="0" w:space="0" w:color="auto"/>
            <w:right w:val="none" w:sz="0" w:space="0" w:color="auto"/>
          </w:divBdr>
        </w:div>
        <w:div w:id="1720860246">
          <w:marLeft w:val="640"/>
          <w:marRight w:val="0"/>
          <w:marTop w:val="0"/>
          <w:marBottom w:val="0"/>
          <w:divBdr>
            <w:top w:val="none" w:sz="0" w:space="0" w:color="auto"/>
            <w:left w:val="none" w:sz="0" w:space="0" w:color="auto"/>
            <w:bottom w:val="none" w:sz="0" w:space="0" w:color="auto"/>
            <w:right w:val="none" w:sz="0" w:space="0" w:color="auto"/>
          </w:divBdr>
        </w:div>
        <w:div w:id="354620739">
          <w:marLeft w:val="640"/>
          <w:marRight w:val="0"/>
          <w:marTop w:val="0"/>
          <w:marBottom w:val="0"/>
          <w:divBdr>
            <w:top w:val="none" w:sz="0" w:space="0" w:color="auto"/>
            <w:left w:val="none" w:sz="0" w:space="0" w:color="auto"/>
            <w:bottom w:val="none" w:sz="0" w:space="0" w:color="auto"/>
            <w:right w:val="none" w:sz="0" w:space="0" w:color="auto"/>
          </w:divBdr>
        </w:div>
        <w:div w:id="678430029">
          <w:marLeft w:val="640"/>
          <w:marRight w:val="0"/>
          <w:marTop w:val="0"/>
          <w:marBottom w:val="0"/>
          <w:divBdr>
            <w:top w:val="none" w:sz="0" w:space="0" w:color="auto"/>
            <w:left w:val="none" w:sz="0" w:space="0" w:color="auto"/>
            <w:bottom w:val="none" w:sz="0" w:space="0" w:color="auto"/>
            <w:right w:val="none" w:sz="0" w:space="0" w:color="auto"/>
          </w:divBdr>
        </w:div>
        <w:div w:id="610864437">
          <w:marLeft w:val="640"/>
          <w:marRight w:val="0"/>
          <w:marTop w:val="0"/>
          <w:marBottom w:val="0"/>
          <w:divBdr>
            <w:top w:val="none" w:sz="0" w:space="0" w:color="auto"/>
            <w:left w:val="none" w:sz="0" w:space="0" w:color="auto"/>
            <w:bottom w:val="none" w:sz="0" w:space="0" w:color="auto"/>
            <w:right w:val="none" w:sz="0" w:space="0" w:color="auto"/>
          </w:divBdr>
        </w:div>
        <w:div w:id="1487698928">
          <w:marLeft w:val="640"/>
          <w:marRight w:val="0"/>
          <w:marTop w:val="0"/>
          <w:marBottom w:val="0"/>
          <w:divBdr>
            <w:top w:val="none" w:sz="0" w:space="0" w:color="auto"/>
            <w:left w:val="none" w:sz="0" w:space="0" w:color="auto"/>
            <w:bottom w:val="none" w:sz="0" w:space="0" w:color="auto"/>
            <w:right w:val="none" w:sz="0" w:space="0" w:color="auto"/>
          </w:divBdr>
        </w:div>
        <w:div w:id="1611426609">
          <w:marLeft w:val="640"/>
          <w:marRight w:val="0"/>
          <w:marTop w:val="0"/>
          <w:marBottom w:val="0"/>
          <w:divBdr>
            <w:top w:val="none" w:sz="0" w:space="0" w:color="auto"/>
            <w:left w:val="none" w:sz="0" w:space="0" w:color="auto"/>
            <w:bottom w:val="none" w:sz="0" w:space="0" w:color="auto"/>
            <w:right w:val="none" w:sz="0" w:space="0" w:color="auto"/>
          </w:divBdr>
        </w:div>
        <w:div w:id="1811826408">
          <w:marLeft w:val="640"/>
          <w:marRight w:val="0"/>
          <w:marTop w:val="0"/>
          <w:marBottom w:val="0"/>
          <w:divBdr>
            <w:top w:val="none" w:sz="0" w:space="0" w:color="auto"/>
            <w:left w:val="none" w:sz="0" w:space="0" w:color="auto"/>
            <w:bottom w:val="none" w:sz="0" w:space="0" w:color="auto"/>
            <w:right w:val="none" w:sz="0" w:space="0" w:color="auto"/>
          </w:divBdr>
        </w:div>
        <w:div w:id="657539973">
          <w:marLeft w:val="640"/>
          <w:marRight w:val="0"/>
          <w:marTop w:val="0"/>
          <w:marBottom w:val="0"/>
          <w:divBdr>
            <w:top w:val="none" w:sz="0" w:space="0" w:color="auto"/>
            <w:left w:val="none" w:sz="0" w:space="0" w:color="auto"/>
            <w:bottom w:val="none" w:sz="0" w:space="0" w:color="auto"/>
            <w:right w:val="none" w:sz="0" w:space="0" w:color="auto"/>
          </w:divBdr>
        </w:div>
        <w:div w:id="562712977">
          <w:marLeft w:val="640"/>
          <w:marRight w:val="0"/>
          <w:marTop w:val="0"/>
          <w:marBottom w:val="0"/>
          <w:divBdr>
            <w:top w:val="none" w:sz="0" w:space="0" w:color="auto"/>
            <w:left w:val="none" w:sz="0" w:space="0" w:color="auto"/>
            <w:bottom w:val="none" w:sz="0" w:space="0" w:color="auto"/>
            <w:right w:val="none" w:sz="0" w:space="0" w:color="auto"/>
          </w:divBdr>
        </w:div>
        <w:div w:id="311567424">
          <w:marLeft w:val="640"/>
          <w:marRight w:val="0"/>
          <w:marTop w:val="0"/>
          <w:marBottom w:val="0"/>
          <w:divBdr>
            <w:top w:val="none" w:sz="0" w:space="0" w:color="auto"/>
            <w:left w:val="none" w:sz="0" w:space="0" w:color="auto"/>
            <w:bottom w:val="none" w:sz="0" w:space="0" w:color="auto"/>
            <w:right w:val="none" w:sz="0" w:space="0" w:color="auto"/>
          </w:divBdr>
        </w:div>
        <w:div w:id="154613776">
          <w:marLeft w:val="640"/>
          <w:marRight w:val="0"/>
          <w:marTop w:val="0"/>
          <w:marBottom w:val="0"/>
          <w:divBdr>
            <w:top w:val="none" w:sz="0" w:space="0" w:color="auto"/>
            <w:left w:val="none" w:sz="0" w:space="0" w:color="auto"/>
            <w:bottom w:val="none" w:sz="0" w:space="0" w:color="auto"/>
            <w:right w:val="none" w:sz="0" w:space="0" w:color="auto"/>
          </w:divBdr>
        </w:div>
        <w:div w:id="2032341843">
          <w:marLeft w:val="640"/>
          <w:marRight w:val="0"/>
          <w:marTop w:val="0"/>
          <w:marBottom w:val="0"/>
          <w:divBdr>
            <w:top w:val="none" w:sz="0" w:space="0" w:color="auto"/>
            <w:left w:val="none" w:sz="0" w:space="0" w:color="auto"/>
            <w:bottom w:val="none" w:sz="0" w:space="0" w:color="auto"/>
            <w:right w:val="none" w:sz="0" w:space="0" w:color="auto"/>
          </w:divBdr>
        </w:div>
        <w:div w:id="1077702438">
          <w:marLeft w:val="640"/>
          <w:marRight w:val="0"/>
          <w:marTop w:val="0"/>
          <w:marBottom w:val="0"/>
          <w:divBdr>
            <w:top w:val="none" w:sz="0" w:space="0" w:color="auto"/>
            <w:left w:val="none" w:sz="0" w:space="0" w:color="auto"/>
            <w:bottom w:val="none" w:sz="0" w:space="0" w:color="auto"/>
            <w:right w:val="none" w:sz="0" w:space="0" w:color="auto"/>
          </w:divBdr>
        </w:div>
        <w:div w:id="259803960">
          <w:marLeft w:val="640"/>
          <w:marRight w:val="0"/>
          <w:marTop w:val="0"/>
          <w:marBottom w:val="0"/>
          <w:divBdr>
            <w:top w:val="none" w:sz="0" w:space="0" w:color="auto"/>
            <w:left w:val="none" w:sz="0" w:space="0" w:color="auto"/>
            <w:bottom w:val="none" w:sz="0" w:space="0" w:color="auto"/>
            <w:right w:val="none" w:sz="0" w:space="0" w:color="auto"/>
          </w:divBdr>
        </w:div>
      </w:divsChild>
    </w:div>
    <w:div w:id="633020650">
      <w:bodyDiv w:val="1"/>
      <w:marLeft w:val="0"/>
      <w:marRight w:val="0"/>
      <w:marTop w:val="0"/>
      <w:marBottom w:val="0"/>
      <w:divBdr>
        <w:top w:val="none" w:sz="0" w:space="0" w:color="auto"/>
        <w:left w:val="none" w:sz="0" w:space="0" w:color="auto"/>
        <w:bottom w:val="none" w:sz="0" w:space="0" w:color="auto"/>
        <w:right w:val="none" w:sz="0" w:space="0" w:color="auto"/>
      </w:divBdr>
    </w:div>
    <w:div w:id="637225678">
      <w:bodyDiv w:val="1"/>
      <w:marLeft w:val="0"/>
      <w:marRight w:val="0"/>
      <w:marTop w:val="0"/>
      <w:marBottom w:val="0"/>
      <w:divBdr>
        <w:top w:val="none" w:sz="0" w:space="0" w:color="auto"/>
        <w:left w:val="none" w:sz="0" w:space="0" w:color="auto"/>
        <w:bottom w:val="none" w:sz="0" w:space="0" w:color="auto"/>
        <w:right w:val="none" w:sz="0" w:space="0" w:color="auto"/>
      </w:divBdr>
    </w:div>
    <w:div w:id="650597236">
      <w:bodyDiv w:val="1"/>
      <w:marLeft w:val="0"/>
      <w:marRight w:val="0"/>
      <w:marTop w:val="0"/>
      <w:marBottom w:val="0"/>
      <w:divBdr>
        <w:top w:val="none" w:sz="0" w:space="0" w:color="auto"/>
        <w:left w:val="none" w:sz="0" w:space="0" w:color="auto"/>
        <w:bottom w:val="none" w:sz="0" w:space="0" w:color="auto"/>
        <w:right w:val="none" w:sz="0" w:space="0" w:color="auto"/>
      </w:divBdr>
    </w:div>
    <w:div w:id="660698165">
      <w:bodyDiv w:val="1"/>
      <w:marLeft w:val="0"/>
      <w:marRight w:val="0"/>
      <w:marTop w:val="0"/>
      <w:marBottom w:val="0"/>
      <w:divBdr>
        <w:top w:val="none" w:sz="0" w:space="0" w:color="auto"/>
        <w:left w:val="none" w:sz="0" w:space="0" w:color="auto"/>
        <w:bottom w:val="none" w:sz="0" w:space="0" w:color="auto"/>
        <w:right w:val="none" w:sz="0" w:space="0" w:color="auto"/>
      </w:divBdr>
    </w:div>
    <w:div w:id="667439645">
      <w:bodyDiv w:val="1"/>
      <w:marLeft w:val="0"/>
      <w:marRight w:val="0"/>
      <w:marTop w:val="0"/>
      <w:marBottom w:val="0"/>
      <w:divBdr>
        <w:top w:val="none" w:sz="0" w:space="0" w:color="auto"/>
        <w:left w:val="none" w:sz="0" w:space="0" w:color="auto"/>
        <w:bottom w:val="none" w:sz="0" w:space="0" w:color="auto"/>
        <w:right w:val="none" w:sz="0" w:space="0" w:color="auto"/>
      </w:divBdr>
    </w:div>
    <w:div w:id="681396206">
      <w:bodyDiv w:val="1"/>
      <w:marLeft w:val="0"/>
      <w:marRight w:val="0"/>
      <w:marTop w:val="0"/>
      <w:marBottom w:val="0"/>
      <w:divBdr>
        <w:top w:val="none" w:sz="0" w:space="0" w:color="auto"/>
        <w:left w:val="none" w:sz="0" w:space="0" w:color="auto"/>
        <w:bottom w:val="none" w:sz="0" w:space="0" w:color="auto"/>
        <w:right w:val="none" w:sz="0" w:space="0" w:color="auto"/>
      </w:divBdr>
    </w:div>
    <w:div w:id="691029052">
      <w:bodyDiv w:val="1"/>
      <w:marLeft w:val="0"/>
      <w:marRight w:val="0"/>
      <w:marTop w:val="0"/>
      <w:marBottom w:val="0"/>
      <w:divBdr>
        <w:top w:val="none" w:sz="0" w:space="0" w:color="auto"/>
        <w:left w:val="none" w:sz="0" w:space="0" w:color="auto"/>
        <w:bottom w:val="none" w:sz="0" w:space="0" w:color="auto"/>
        <w:right w:val="none" w:sz="0" w:space="0" w:color="auto"/>
      </w:divBdr>
    </w:div>
    <w:div w:id="710231777">
      <w:bodyDiv w:val="1"/>
      <w:marLeft w:val="0"/>
      <w:marRight w:val="0"/>
      <w:marTop w:val="0"/>
      <w:marBottom w:val="0"/>
      <w:divBdr>
        <w:top w:val="none" w:sz="0" w:space="0" w:color="auto"/>
        <w:left w:val="none" w:sz="0" w:space="0" w:color="auto"/>
        <w:bottom w:val="none" w:sz="0" w:space="0" w:color="auto"/>
        <w:right w:val="none" w:sz="0" w:space="0" w:color="auto"/>
      </w:divBdr>
      <w:divsChild>
        <w:div w:id="57677780">
          <w:marLeft w:val="640"/>
          <w:marRight w:val="0"/>
          <w:marTop w:val="0"/>
          <w:marBottom w:val="0"/>
          <w:divBdr>
            <w:top w:val="none" w:sz="0" w:space="0" w:color="auto"/>
            <w:left w:val="none" w:sz="0" w:space="0" w:color="auto"/>
            <w:bottom w:val="none" w:sz="0" w:space="0" w:color="auto"/>
            <w:right w:val="none" w:sz="0" w:space="0" w:color="auto"/>
          </w:divBdr>
        </w:div>
        <w:div w:id="690957226">
          <w:marLeft w:val="640"/>
          <w:marRight w:val="0"/>
          <w:marTop w:val="0"/>
          <w:marBottom w:val="0"/>
          <w:divBdr>
            <w:top w:val="none" w:sz="0" w:space="0" w:color="auto"/>
            <w:left w:val="none" w:sz="0" w:space="0" w:color="auto"/>
            <w:bottom w:val="none" w:sz="0" w:space="0" w:color="auto"/>
            <w:right w:val="none" w:sz="0" w:space="0" w:color="auto"/>
          </w:divBdr>
        </w:div>
        <w:div w:id="1422335457">
          <w:marLeft w:val="640"/>
          <w:marRight w:val="0"/>
          <w:marTop w:val="0"/>
          <w:marBottom w:val="0"/>
          <w:divBdr>
            <w:top w:val="none" w:sz="0" w:space="0" w:color="auto"/>
            <w:left w:val="none" w:sz="0" w:space="0" w:color="auto"/>
            <w:bottom w:val="none" w:sz="0" w:space="0" w:color="auto"/>
            <w:right w:val="none" w:sz="0" w:space="0" w:color="auto"/>
          </w:divBdr>
        </w:div>
        <w:div w:id="501436738">
          <w:marLeft w:val="640"/>
          <w:marRight w:val="0"/>
          <w:marTop w:val="0"/>
          <w:marBottom w:val="0"/>
          <w:divBdr>
            <w:top w:val="none" w:sz="0" w:space="0" w:color="auto"/>
            <w:left w:val="none" w:sz="0" w:space="0" w:color="auto"/>
            <w:bottom w:val="none" w:sz="0" w:space="0" w:color="auto"/>
            <w:right w:val="none" w:sz="0" w:space="0" w:color="auto"/>
          </w:divBdr>
        </w:div>
        <w:div w:id="158473759">
          <w:marLeft w:val="640"/>
          <w:marRight w:val="0"/>
          <w:marTop w:val="0"/>
          <w:marBottom w:val="0"/>
          <w:divBdr>
            <w:top w:val="none" w:sz="0" w:space="0" w:color="auto"/>
            <w:left w:val="none" w:sz="0" w:space="0" w:color="auto"/>
            <w:bottom w:val="none" w:sz="0" w:space="0" w:color="auto"/>
            <w:right w:val="none" w:sz="0" w:space="0" w:color="auto"/>
          </w:divBdr>
        </w:div>
        <w:div w:id="594021015">
          <w:marLeft w:val="640"/>
          <w:marRight w:val="0"/>
          <w:marTop w:val="0"/>
          <w:marBottom w:val="0"/>
          <w:divBdr>
            <w:top w:val="none" w:sz="0" w:space="0" w:color="auto"/>
            <w:left w:val="none" w:sz="0" w:space="0" w:color="auto"/>
            <w:bottom w:val="none" w:sz="0" w:space="0" w:color="auto"/>
            <w:right w:val="none" w:sz="0" w:space="0" w:color="auto"/>
          </w:divBdr>
        </w:div>
        <w:div w:id="1767925375">
          <w:marLeft w:val="640"/>
          <w:marRight w:val="0"/>
          <w:marTop w:val="0"/>
          <w:marBottom w:val="0"/>
          <w:divBdr>
            <w:top w:val="none" w:sz="0" w:space="0" w:color="auto"/>
            <w:left w:val="none" w:sz="0" w:space="0" w:color="auto"/>
            <w:bottom w:val="none" w:sz="0" w:space="0" w:color="auto"/>
            <w:right w:val="none" w:sz="0" w:space="0" w:color="auto"/>
          </w:divBdr>
        </w:div>
        <w:div w:id="755788815">
          <w:marLeft w:val="640"/>
          <w:marRight w:val="0"/>
          <w:marTop w:val="0"/>
          <w:marBottom w:val="0"/>
          <w:divBdr>
            <w:top w:val="none" w:sz="0" w:space="0" w:color="auto"/>
            <w:left w:val="none" w:sz="0" w:space="0" w:color="auto"/>
            <w:bottom w:val="none" w:sz="0" w:space="0" w:color="auto"/>
            <w:right w:val="none" w:sz="0" w:space="0" w:color="auto"/>
          </w:divBdr>
        </w:div>
        <w:div w:id="1647129856">
          <w:marLeft w:val="640"/>
          <w:marRight w:val="0"/>
          <w:marTop w:val="0"/>
          <w:marBottom w:val="0"/>
          <w:divBdr>
            <w:top w:val="none" w:sz="0" w:space="0" w:color="auto"/>
            <w:left w:val="none" w:sz="0" w:space="0" w:color="auto"/>
            <w:bottom w:val="none" w:sz="0" w:space="0" w:color="auto"/>
            <w:right w:val="none" w:sz="0" w:space="0" w:color="auto"/>
          </w:divBdr>
        </w:div>
        <w:div w:id="2099013541">
          <w:marLeft w:val="640"/>
          <w:marRight w:val="0"/>
          <w:marTop w:val="0"/>
          <w:marBottom w:val="0"/>
          <w:divBdr>
            <w:top w:val="none" w:sz="0" w:space="0" w:color="auto"/>
            <w:left w:val="none" w:sz="0" w:space="0" w:color="auto"/>
            <w:bottom w:val="none" w:sz="0" w:space="0" w:color="auto"/>
            <w:right w:val="none" w:sz="0" w:space="0" w:color="auto"/>
          </w:divBdr>
        </w:div>
        <w:div w:id="1371488465">
          <w:marLeft w:val="640"/>
          <w:marRight w:val="0"/>
          <w:marTop w:val="0"/>
          <w:marBottom w:val="0"/>
          <w:divBdr>
            <w:top w:val="none" w:sz="0" w:space="0" w:color="auto"/>
            <w:left w:val="none" w:sz="0" w:space="0" w:color="auto"/>
            <w:bottom w:val="none" w:sz="0" w:space="0" w:color="auto"/>
            <w:right w:val="none" w:sz="0" w:space="0" w:color="auto"/>
          </w:divBdr>
        </w:div>
        <w:div w:id="313611073">
          <w:marLeft w:val="640"/>
          <w:marRight w:val="0"/>
          <w:marTop w:val="0"/>
          <w:marBottom w:val="0"/>
          <w:divBdr>
            <w:top w:val="none" w:sz="0" w:space="0" w:color="auto"/>
            <w:left w:val="none" w:sz="0" w:space="0" w:color="auto"/>
            <w:bottom w:val="none" w:sz="0" w:space="0" w:color="auto"/>
            <w:right w:val="none" w:sz="0" w:space="0" w:color="auto"/>
          </w:divBdr>
        </w:div>
        <w:div w:id="2080134827">
          <w:marLeft w:val="640"/>
          <w:marRight w:val="0"/>
          <w:marTop w:val="0"/>
          <w:marBottom w:val="0"/>
          <w:divBdr>
            <w:top w:val="none" w:sz="0" w:space="0" w:color="auto"/>
            <w:left w:val="none" w:sz="0" w:space="0" w:color="auto"/>
            <w:bottom w:val="none" w:sz="0" w:space="0" w:color="auto"/>
            <w:right w:val="none" w:sz="0" w:space="0" w:color="auto"/>
          </w:divBdr>
        </w:div>
        <w:div w:id="847715049">
          <w:marLeft w:val="640"/>
          <w:marRight w:val="0"/>
          <w:marTop w:val="0"/>
          <w:marBottom w:val="0"/>
          <w:divBdr>
            <w:top w:val="none" w:sz="0" w:space="0" w:color="auto"/>
            <w:left w:val="none" w:sz="0" w:space="0" w:color="auto"/>
            <w:bottom w:val="none" w:sz="0" w:space="0" w:color="auto"/>
            <w:right w:val="none" w:sz="0" w:space="0" w:color="auto"/>
          </w:divBdr>
        </w:div>
        <w:div w:id="1966035967">
          <w:marLeft w:val="640"/>
          <w:marRight w:val="0"/>
          <w:marTop w:val="0"/>
          <w:marBottom w:val="0"/>
          <w:divBdr>
            <w:top w:val="none" w:sz="0" w:space="0" w:color="auto"/>
            <w:left w:val="none" w:sz="0" w:space="0" w:color="auto"/>
            <w:bottom w:val="none" w:sz="0" w:space="0" w:color="auto"/>
            <w:right w:val="none" w:sz="0" w:space="0" w:color="auto"/>
          </w:divBdr>
        </w:div>
      </w:divsChild>
    </w:div>
    <w:div w:id="717124835">
      <w:bodyDiv w:val="1"/>
      <w:marLeft w:val="0"/>
      <w:marRight w:val="0"/>
      <w:marTop w:val="0"/>
      <w:marBottom w:val="0"/>
      <w:divBdr>
        <w:top w:val="none" w:sz="0" w:space="0" w:color="auto"/>
        <w:left w:val="none" w:sz="0" w:space="0" w:color="auto"/>
        <w:bottom w:val="none" w:sz="0" w:space="0" w:color="auto"/>
        <w:right w:val="none" w:sz="0" w:space="0" w:color="auto"/>
      </w:divBdr>
      <w:divsChild>
        <w:div w:id="470441133">
          <w:marLeft w:val="640"/>
          <w:marRight w:val="0"/>
          <w:marTop w:val="0"/>
          <w:marBottom w:val="0"/>
          <w:divBdr>
            <w:top w:val="none" w:sz="0" w:space="0" w:color="auto"/>
            <w:left w:val="none" w:sz="0" w:space="0" w:color="auto"/>
            <w:bottom w:val="none" w:sz="0" w:space="0" w:color="auto"/>
            <w:right w:val="none" w:sz="0" w:space="0" w:color="auto"/>
          </w:divBdr>
        </w:div>
        <w:div w:id="1481923381">
          <w:marLeft w:val="640"/>
          <w:marRight w:val="0"/>
          <w:marTop w:val="0"/>
          <w:marBottom w:val="0"/>
          <w:divBdr>
            <w:top w:val="none" w:sz="0" w:space="0" w:color="auto"/>
            <w:left w:val="none" w:sz="0" w:space="0" w:color="auto"/>
            <w:bottom w:val="none" w:sz="0" w:space="0" w:color="auto"/>
            <w:right w:val="none" w:sz="0" w:space="0" w:color="auto"/>
          </w:divBdr>
        </w:div>
        <w:div w:id="1931623836">
          <w:marLeft w:val="640"/>
          <w:marRight w:val="0"/>
          <w:marTop w:val="0"/>
          <w:marBottom w:val="0"/>
          <w:divBdr>
            <w:top w:val="none" w:sz="0" w:space="0" w:color="auto"/>
            <w:left w:val="none" w:sz="0" w:space="0" w:color="auto"/>
            <w:bottom w:val="none" w:sz="0" w:space="0" w:color="auto"/>
            <w:right w:val="none" w:sz="0" w:space="0" w:color="auto"/>
          </w:divBdr>
        </w:div>
        <w:div w:id="1976715850">
          <w:marLeft w:val="640"/>
          <w:marRight w:val="0"/>
          <w:marTop w:val="0"/>
          <w:marBottom w:val="0"/>
          <w:divBdr>
            <w:top w:val="none" w:sz="0" w:space="0" w:color="auto"/>
            <w:left w:val="none" w:sz="0" w:space="0" w:color="auto"/>
            <w:bottom w:val="none" w:sz="0" w:space="0" w:color="auto"/>
            <w:right w:val="none" w:sz="0" w:space="0" w:color="auto"/>
          </w:divBdr>
        </w:div>
        <w:div w:id="642348399">
          <w:marLeft w:val="640"/>
          <w:marRight w:val="0"/>
          <w:marTop w:val="0"/>
          <w:marBottom w:val="0"/>
          <w:divBdr>
            <w:top w:val="none" w:sz="0" w:space="0" w:color="auto"/>
            <w:left w:val="none" w:sz="0" w:space="0" w:color="auto"/>
            <w:bottom w:val="none" w:sz="0" w:space="0" w:color="auto"/>
            <w:right w:val="none" w:sz="0" w:space="0" w:color="auto"/>
          </w:divBdr>
        </w:div>
        <w:div w:id="920021313">
          <w:marLeft w:val="640"/>
          <w:marRight w:val="0"/>
          <w:marTop w:val="0"/>
          <w:marBottom w:val="0"/>
          <w:divBdr>
            <w:top w:val="none" w:sz="0" w:space="0" w:color="auto"/>
            <w:left w:val="none" w:sz="0" w:space="0" w:color="auto"/>
            <w:bottom w:val="none" w:sz="0" w:space="0" w:color="auto"/>
            <w:right w:val="none" w:sz="0" w:space="0" w:color="auto"/>
          </w:divBdr>
        </w:div>
        <w:div w:id="493567738">
          <w:marLeft w:val="640"/>
          <w:marRight w:val="0"/>
          <w:marTop w:val="0"/>
          <w:marBottom w:val="0"/>
          <w:divBdr>
            <w:top w:val="none" w:sz="0" w:space="0" w:color="auto"/>
            <w:left w:val="none" w:sz="0" w:space="0" w:color="auto"/>
            <w:bottom w:val="none" w:sz="0" w:space="0" w:color="auto"/>
            <w:right w:val="none" w:sz="0" w:space="0" w:color="auto"/>
          </w:divBdr>
        </w:div>
        <w:div w:id="658537492">
          <w:marLeft w:val="640"/>
          <w:marRight w:val="0"/>
          <w:marTop w:val="0"/>
          <w:marBottom w:val="0"/>
          <w:divBdr>
            <w:top w:val="none" w:sz="0" w:space="0" w:color="auto"/>
            <w:left w:val="none" w:sz="0" w:space="0" w:color="auto"/>
            <w:bottom w:val="none" w:sz="0" w:space="0" w:color="auto"/>
            <w:right w:val="none" w:sz="0" w:space="0" w:color="auto"/>
          </w:divBdr>
        </w:div>
        <w:div w:id="2002586319">
          <w:marLeft w:val="640"/>
          <w:marRight w:val="0"/>
          <w:marTop w:val="0"/>
          <w:marBottom w:val="0"/>
          <w:divBdr>
            <w:top w:val="none" w:sz="0" w:space="0" w:color="auto"/>
            <w:left w:val="none" w:sz="0" w:space="0" w:color="auto"/>
            <w:bottom w:val="none" w:sz="0" w:space="0" w:color="auto"/>
            <w:right w:val="none" w:sz="0" w:space="0" w:color="auto"/>
          </w:divBdr>
        </w:div>
        <w:div w:id="1362631961">
          <w:marLeft w:val="640"/>
          <w:marRight w:val="0"/>
          <w:marTop w:val="0"/>
          <w:marBottom w:val="0"/>
          <w:divBdr>
            <w:top w:val="none" w:sz="0" w:space="0" w:color="auto"/>
            <w:left w:val="none" w:sz="0" w:space="0" w:color="auto"/>
            <w:bottom w:val="none" w:sz="0" w:space="0" w:color="auto"/>
            <w:right w:val="none" w:sz="0" w:space="0" w:color="auto"/>
          </w:divBdr>
        </w:div>
        <w:div w:id="699357385">
          <w:marLeft w:val="640"/>
          <w:marRight w:val="0"/>
          <w:marTop w:val="0"/>
          <w:marBottom w:val="0"/>
          <w:divBdr>
            <w:top w:val="none" w:sz="0" w:space="0" w:color="auto"/>
            <w:left w:val="none" w:sz="0" w:space="0" w:color="auto"/>
            <w:bottom w:val="none" w:sz="0" w:space="0" w:color="auto"/>
            <w:right w:val="none" w:sz="0" w:space="0" w:color="auto"/>
          </w:divBdr>
        </w:div>
        <w:div w:id="203251141">
          <w:marLeft w:val="640"/>
          <w:marRight w:val="0"/>
          <w:marTop w:val="0"/>
          <w:marBottom w:val="0"/>
          <w:divBdr>
            <w:top w:val="none" w:sz="0" w:space="0" w:color="auto"/>
            <w:left w:val="none" w:sz="0" w:space="0" w:color="auto"/>
            <w:bottom w:val="none" w:sz="0" w:space="0" w:color="auto"/>
            <w:right w:val="none" w:sz="0" w:space="0" w:color="auto"/>
          </w:divBdr>
        </w:div>
        <w:div w:id="1475835046">
          <w:marLeft w:val="640"/>
          <w:marRight w:val="0"/>
          <w:marTop w:val="0"/>
          <w:marBottom w:val="0"/>
          <w:divBdr>
            <w:top w:val="none" w:sz="0" w:space="0" w:color="auto"/>
            <w:left w:val="none" w:sz="0" w:space="0" w:color="auto"/>
            <w:bottom w:val="none" w:sz="0" w:space="0" w:color="auto"/>
            <w:right w:val="none" w:sz="0" w:space="0" w:color="auto"/>
          </w:divBdr>
        </w:div>
        <w:div w:id="2062973546">
          <w:marLeft w:val="640"/>
          <w:marRight w:val="0"/>
          <w:marTop w:val="0"/>
          <w:marBottom w:val="0"/>
          <w:divBdr>
            <w:top w:val="none" w:sz="0" w:space="0" w:color="auto"/>
            <w:left w:val="none" w:sz="0" w:space="0" w:color="auto"/>
            <w:bottom w:val="none" w:sz="0" w:space="0" w:color="auto"/>
            <w:right w:val="none" w:sz="0" w:space="0" w:color="auto"/>
          </w:divBdr>
        </w:div>
      </w:divsChild>
    </w:div>
    <w:div w:id="735081413">
      <w:bodyDiv w:val="1"/>
      <w:marLeft w:val="0"/>
      <w:marRight w:val="0"/>
      <w:marTop w:val="0"/>
      <w:marBottom w:val="0"/>
      <w:divBdr>
        <w:top w:val="none" w:sz="0" w:space="0" w:color="auto"/>
        <w:left w:val="none" w:sz="0" w:space="0" w:color="auto"/>
        <w:bottom w:val="none" w:sz="0" w:space="0" w:color="auto"/>
        <w:right w:val="none" w:sz="0" w:space="0" w:color="auto"/>
      </w:divBdr>
      <w:divsChild>
        <w:div w:id="852649672">
          <w:marLeft w:val="640"/>
          <w:marRight w:val="0"/>
          <w:marTop w:val="0"/>
          <w:marBottom w:val="0"/>
          <w:divBdr>
            <w:top w:val="none" w:sz="0" w:space="0" w:color="auto"/>
            <w:left w:val="none" w:sz="0" w:space="0" w:color="auto"/>
            <w:bottom w:val="none" w:sz="0" w:space="0" w:color="auto"/>
            <w:right w:val="none" w:sz="0" w:space="0" w:color="auto"/>
          </w:divBdr>
        </w:div>
        <w:div w:id="1078097564">
          <w:marLeft w:val="640"/>
          <w:marRight w:val="0"/>
          <w:marTop w:val="0"/>
          <w:marBottom w:val="0"/>
          <w:divBdr>
            <w:top w:val="none" w:sz="0" w:space="0" w:color="auto"/>
            <w:left w:val="none" w:sz="0" w:space="0" w:color="auto"/>
            <w:bottom w:val="none" w:sz="0" w:space="0" w:color="auto"/>
            <w:right w:val="none" w:sz="0" w:space="0" w:color="auto"/>
          </w:divBdr>
        </w:div>
        <w:div w:id="1297639066">
          <w:marLeft w:val="640"/>
          <w:marRight w:val="0"/>
          <w:marTop w:val="0"/>
          <w:marBottom w:val="0"/>
          <w:divBdr>
            <w:top w:val="none" w:sz="0" w:space="0" w:color="auto"/>
            <w:left w:val="none" w:sz="0" w:space="0" w:color="auto"/>
            <w:bottom w:val="none" w:sz="0" w:space="0" w:color="auto"/>
            <w:right w:val="none" w:sz="0" w:space="0" w:color="auto"/>
          </w:divBdr>
        </w:div>
        <w:div w:id="2067072289">
          <w:marLeft w:val="640"/>
          <w:marRight w:val="0"/>
          <w:marTop w:val="0"/>
          <w:marBottom w:val="0"/>
          <w:divBdr>
            <w:top w:val="none" w:sz="0" w:space="0" w:color="auto"/>
            <w:left w:val="none" w:sz="0" w:space="0" w:color="auto"/>
            <w:bottom w:val="none" w:sz="0" w:space="0" w:color="auto"/>
            <w:right w:val="none" w:sz="0" w:space="0" w:color="auto"/>
          </w:divBdr>
        </w:div>
        <w:div w:id="420639701">
          <w:marLeft w:val="640"/>
          <w:marRight w:val="0"/>
          <w:marTop w:val="0"/>
          <w:marBottom w:val="0"/>
          <w:divBdr>
            <w:top w:val="none" w:sz="0" w:space="0" w:color="auto"/>
            <w:left w:val="none" w:sz="0" w:space="0" w:color="auto"/>
            <w:bottom w:val="none" w:sz="0" w:space="0" w:color="auto"/>
            <w:right w:val="none" w:sz="0" w:space="0" w:color="auto"/>
          </w:divBdr>
        </w:div>
        <w:div w:id="322976569">
          <w:marLeft w:val="640"/>
          <w:marRight w:val="0"/>
          <w:marTop w:val="0"/>
          <w:marBottom w:val="0"/>
          <w:divBdr>
            <w:top w:val="none" w:sz="0" w:space="0" w:color="auto"/>
            <w:left w:val="none" w:sz="0" w:space="0" w:color="auto"/>
            <w:bottom w:val="none" w:sz="0" w:space="0" w:color="auto"/>
            <w:right w:val="none" w:sz="0" w:space="0" w:color="auto"/>
          </w:divBdr>
        </w:div>
        <w:div w:id="1887140513">
          <w:marLeft w:val="640"/>
          <w:marRight w:val="0"/>
          <w:marTop w:val="0"/>
          <w:marBottom w:val="0"/>
          <w:divBdr>
            <w:top w:val="none" w:sz="0" w:space="0" w:color="auto"/>
            <w:left w:val="none" w:sz="0" w:space="0" w:color="auto"/>
            <w:bottom w:val="none" w:sz="0" w:space="0" w:color="auto"/>
            <w:right w:val="none" w:sz="0" w:space="0" w:color="auto"/>
          </w:divBdr>
        </w:div>
        <w:div w:id="229006659">
          <w:marLeft w:val="640"/>
          <w:marRight w:val="0"/>
          <w:marTop w:val="0"/>
          <w:marBottom w:val="0"/>
          <w:divBdr>
            <w:top w:val="none" w:sz="0" w:space="0" w:color="auto"/>
            <w:left w:val="none" w:sz="0" w:space="0" w:color="auto"/>
            <w:bottom w:val="none" w:sz="0" w:space="0" w:color="auto"/>
            <w:right w:val="none" w:sz="0" w:space="0" w:color="auto"/>
          </w:divBdr>
        </w:div>
        <w:div w:id="884950003">
          <w:marLeft w:val="640"/>
          <w:marRight w:val="0"/>
          <w:marTop w:val="0"/>
          <w:marBottom w:val="0"/>
          <w:divBdr>
            <w:top w:val="none" w:sz="0" w:space="0" w:color="auto"/>
            <w:left w:val="none" w:sz="0" w:space="0" w:color="auto"/>
            <w:bottom w:val="none" w:sz="0" w:space="0" w:color="auto"/>
            <w:right w:val="none" w:sz="0" w:space="0" w:color="auto"/>
          </w:divBdr>
        </w:div>
        <w:div w:id="537857958">
          <w:marLeft w:val="640"/>
          <w:marRight w:val="0"/>
          <w:marTop w:val="0"/>
          <w:marBottom w:val="0"/>
          <w:divBdr>
            <w:top w:val="none" w:sz="0" w:space="0" w:color="auto"/>
            <w:left w:val="none" w:sz="0" w:space="0" w:color="auto"/>
            <w:bottom w:val="none" w:sz="0" w:space="0" w:color="auto"/>
            <w:right w:val="none" w:sz="0" w:space="0" w:color="auto"/>
          </w:divBdr>
        </w:div>
        <w:div w:id="97331957">
          <w:marLeft w:val="640"/>
          <w:marRight w:val="0"/>
          <w:marTop w:val="0"/>
          <w:marBottom w:val="0"/>
          <w:divBdr>
            <w:top w:val="none" w:sz="0" w:space="0" w:color="auto"/>
            <w:left w:val="none" w:sz="0" w:space="0" w:color="auto"/>
            <w:bottom w:val="none" w:sz="0" w:space="0" w:color="auto"/>
            <w:right w:val="none" w:sz="0" w:space="0" w:color="auto"/>
          </w:divBdr>
        </w:div>
        <w:div w:id="488063915">
          <w:marLeft w:val="640"/>
          <w:marRight w:val="0"/>
          <w:marTop w:val="0"/>
          <w:marBottom w:val="0"/>
          <w:divBdr>
            <w:top w:val="none" w:sz="0" w:space="0" w:color="auto"/>
            <w:left w:val="none" w:sz="0" w:space="0" w:color="auto"/>
            <w:bottom w:val="none" w:sz="0" w:space="0" w:color="auto"/>
            <w:right w:val="none" w:sz="0" w:space="0" w:color="auto"/>
          </w:divBdr>
        </w:div>
        <w:div w:id="945387433">
          <w:marLeft w:val="640"/>
          <w:marRight w:val="0"/>
          <w:marTop w:val="0"/>
          <w:marBottom w:val="0"/>
          <w:divBdr>
            <w:top w:val="none" w:sz="0" w:space="0" w:color="auto"/>
            <w:left w:val="none" w:sz="0" w:space="0" w:color="auto"/>
            <w:bottom w:val="none" w:sz="0" w:space="0" w:color="auto"/>
            <w:right w:val="none" w:sz="0" w:space="0" w:color="auto"/>
          </w:divBdr>
        </w:div>
        <w:div w:id="1207789240">
          <w:marLeft w:val="640"/>
          <w:marRight w:val="0"/>
          <w:marTop w:val="0"/>
          <w:marBottom w:val="0"/>
          <w:divBdr>
            <w:top w:val="none" w:sz="0" w:space="0" w:color="auto"/>
            <w:left w:val="none" w:sz="0" w:space="0" w:color="auto"/>
            <w:bottom w:val="none" w:sz="0" w:space="0" w:color="auto"/>
            <w:right w:val="none" w:sz="0" w:space="0" w:color="auto"/>
          </w:divBdr>
        </w:div>
        <w:div w:id="451169602">
          <w:marLeft w:val="640"/>
          <w:marRight w:val="0"/>
          <w:marTop w:val="0"/>
          <w:marBottom w:val="0"/>
          <w:divBdr>
            <w:top w:val="none" w:sz="0" w:space="0" w:color="auto"/>
            <w:left w:val="none" w:sz="0" w:space="0" w:color="auto"/>
            <w:bottom w:val="none" w:sz="0" w:space="0" w:color="auto"/>
            <w:right w:val="none" w:sz="0" w:space="0" w:color="auto"/>
          </w:divBdr>
        </w:div>
        <w:div w:id="113060536">
          <w:marLeft w:val="640"/>
          <w:marRight w:val="0"/>
          <w:marTop w:val="0"/>
          <w:marBottom w:val="0"/>
          <w:divBdr>
            <w:top w:val="none" w:sz="0" w:space="0" w:color="auto"/>
            <w:left w:val="none" w:sz="0" w:space="0" w:color="auto"/>
            <w:bottom w:val="none" w:sz="0" w:space="0" w:color="auto"/>
            <w:right w:val="none" w:sz="0" w:space="0" w:color="auto"/>
          </w:divBdr>
        </w:div>
        <w:div w:id="1593854392">
          <w:marLeft w:val="640"/>
          <w:marRight w:val="0"/>
          <w:marTop w:val="0"/>
          <w:marBottom w:val="0"/>
          <w:divBdr>
            <w:top w:val="none" w:sz="0" w:space="0" w:color="auto"/>
            <w:left w:val="none" w:sz="0" w:space="0" w:color="auto"/>
            <w:bottom w:val="none" w:sz="0" w:space="0" w:color="auto"/>
            <w:right w:val="none" w:sz="0" w:space="0" w:color="auto"/>
          </w:divBdr>
        </w:div>
        <w:div w:id="483471422">
          <w:marLeft w:val="640"/>
          <w:marRight w:val="0"/>
          <w:marTop w:val="0"/>
          <w:marBottom w:val="0"/>
          <w:divBdr>
            <w:top w:val="none" w:sz="0" w:space="0" w:color="auto"/>
            <w:left w:val="none" w:sz="0" w:space="0" w:color="auto"/>
            <w:bottom w:val="none" w:sz="0" w:space="0" w:color="auto"/>
            <w:right w:val="none" w:sz="0" w:space="0" w:color="auto"/>
          </w:divBdr>
        </w:div>
        <w:div w:id="178587816">
          <w:marLeft w:val="640"/>
          <w:marRight w:val="0"/>
          <w:marTop w:val="0"/>
          <w:marBottom w:val="0"/>
          <w:divBdr>
            <w:top w:val="none" w:sz="0" w:space="0" w:color="auto"/>
            <w:left w:val="none" w:sz="0" w:space="0" w:color="auto"/>
            <w:bottom w:val="none" w:sz="0" w:space="0" w:color="auto"/>
            <w:right w:val="none" w:sz="0" w:space="0" w:color="auto"/>
          </w:divBdr>
        </w:div>
        <w:div w:id="1082919826">
          <w:marLeft w:val="640"/>
          <w:marRight w:val="0"/>
          <w:marTop w:val="0"/>
          <w:marBottom w:val="0"/>
          <w:divBdr>
            <w:top w:val="none" w:sz="0" w:space="0" w:color="auto"/>
            <w:left w:val="none" w:sz="0" w:space="0" w:color="auto"/>
            <w:bottom w:val="none" w:sz="0" w:space="0" w:color="auto"/>
            <w:right w:val="none" w:sz="0" w:space="0" w:color="auto"/>
          </w:divBdr>
        </w:div>
      </w:divsChild>
    </w:div>
    <w:div w:id="736364324">
      <w:bodyDiv w:val="1"/>
      <w:marLeft w:val="0"/>
      <w:marRight w:val="0"/>
      <w:marTop w:val="0"/>
      <w:marBottom w:val="0"/>
      <w:divBdr>
        <w:top w:val="none" w:sz="0" w:space="0" w:color="auto"/>
        <w:left w:val="none" w:sz="0" w:space="0" w:color="auto"/>
        <w:bottom w:val="none" w:sz="0" w:space="0" w:color="auto"/>
        <w:right w:val="none" w:sz="0" w:space="0" w:color="auto"/>
      </w:divBdr>
      <w:divsChild>
        <w:div w:id="1423457043">
          <w:marLeft w:val="640"/>
          <w:marRight w:val="0"/>
          <w:marTop w:val="0"/>
          <w:marBottom w:val="0"/>
          <w:divBdr>
            <w:top w:val="none" w:sz="0" w:space="0" w:color="auto"/>
            <w:left w:val="none" w:sz="0" w:space="0" w:color="auto"/>
            <w:bottom w:val="none" w:sz="0" w:space="0" w:color="auto"/>
            <w:right w:val="none" w:sz="0" w:space="0" w:color="auto"/>
          </w:divBdr>
        </w:div>
        <w:div w:id="296689830">
          <w:marLeft w:val="640"/>
          <w:marRight w:val="0"/>
          <w:marTop w:val="0"/>
          <w:marBottom w:val="0"/>
          <w:divBdr>
            <w:top w:val="none" w:sz="0" w:space="0" w:color="auto"/>
            <w:left w:val="none" w:sz="0" w:space="0" w:color="auto"/>
            <w:bottom w:val="none" w:sz="0" w:space="0" w:color="auto"/>
            <w:right w:val="none" w:sz="0" w:space="0" w:color="auto"/>
          </w:divBdr>
        </w:div>
        <w:div w:id="1038551825">
          <w:marLeft w:val="640"/>
          <w:marRight w:val="0"/>
          <w:marTop w:val="0"/>
          <w:marBottom w:val="0"/>
          <w:divBdr>
            <w:top w:val="none" w:sz="0" w:space="0" w:color="auto"/>
            <w:left w:val="none" w:sz="0" w:space="0" w:color="auto"/>
            <w:bottom w:val="none" w:sz="0" w:space="0" w:color="auto"/>
            <w:right w:val="none" w:sz="0" w:space="0" w:color="auto"/>
          </w:divBdr>
        </w:div>
        <w:div w:id="772169687">
          <w:marLeft w:val="640"/>
          <w:marRight w:val="0"/>
          <w:marTop w:val="0"/>
          <w:marBottom w:val="0"/>
          <w:divBdr>
            <w:top w:val="none" w:sz="0" w:space="0" w:color="auto"/>
            <w:left w:val="none" w:sz="0" w:space="0" w:color="auto"/>
            <w:bottom w:val="none" w:sz="0" w:space="0" w:color="auto"/>
            <w:right w:val="none" w:sz="0" w:space="0" w:color="auto"/>
          </w:divBdr>
        </w:div>
        <w:div w:id="1270897873">
          <w:marLeft w:val="640"/>
          <w:marRight w:val="0"/>
          <w:marTop w:val="0"/>
          <w:marBottom w:val="0"/>
          <w:divBdr>
            <w:top w:val="none" w:sz="0" w:space="0" w:color="auto"/>
            <w:left w:val="none" w:sz="0" w:space="0" w:color="auto"/>
            <w:bottom w:val="none" w:sz="0" w:space="0" w:color="auto"/>
            <w:right w:val="none" w:sz="0" w:space="0" w:color="auto"/>
          </w:divBdr>
        </w:div>
        <w:div w:id="2053723676">
          <w:marLeft w:val="640"/>
          <w:marRight w:val="0"/>
          <w:marTop w:val="0"/>
          <w:marBottom w:val="0"/>
          <w:divBdr>
            <w:top w:val="none" w:sz="0" w:space="0" w:color="auto"/>
            <w:left w:val="none" w:sz="0" w:space="0" w:color="auto"/>
            <w:bottom w:val="none" w:sz="0" w:space="0" w:color="auto"/>
            <w:right w:val="none" w:sz="0" w:space="0" w:color="auto"/>
          </w:divBdr>
        </w:div>
        <w:div w:id="1198395568">
          <w:marLeft w:val="640"/>
          <w:marRight w:val="0"/>
          <w:marTop w:val="0"/>
          <w:marBottom w:val="0"/>
          <w:divBdr>
            <w:top w:val="none" w:sz="0" w:space="0" w:color="auto"/>
            <w:left w:val="none" w:sz="0" w:space="0" w:color="auto"/>
            <w:bottom w:val="none" w:sz="0" w:space="0" w:color="auto"/>
            <w:right w:val="none" w:sz="0" w:space="0" w:color="auto"/>
          </w:divBdr>
        </w:div>
        <w:div w:id="1246572785">
          <w:marLeft w:val="640"/>
          <w:marRight w:val="0"/>
          <w:marTop w:val="0"/>
          <w:marBottom w:val="0"/>
          <w:divBdr>
            <w:top w:val="none" w:sz="0" w:space="0" w:color="auto"/>
            <w:left w:val="none" w:sz="0" w:space="0" w:color="auto"/>
            <w:bottom w:val="none" w:sz="0" w:space="0" w:color="auto"/>
            <w:right w:val="none" w:sz="0" w:space="0" w:color="auto"/>
          </w:divBdr>
        </w:div>
        <w:div w:id="1086152004">
          <w:marLeft w:val="640"/>
          <w:marRight w:val="0"/>
          <w:marTop w:val="0"/>
          <w:marBottom w:val="0"/>
          <w:divBdr>
            <w:top w:val="none" w:sz="0" w:space="0" w:color="auto"/>
            <w:left w:val="none" w:sz="0" w:space="0" w:color="auto"/>
            <w:bottom w:val="none" w:sz="0" w:space="0" w:color="auto"/>
            <w:right w:val="none" w:sz="0" w:space="0" w:color="auto"/>
          </w:divBdr>
        </w:div>
        <w:div w:id="1687050107">
          <w:marLeft w:val="640"/>
          <w:marRight w:val="0"/>
          <w:marTop w:val="0"/>
          <w:marBottom w:val="0"/>
          <w:divBdr>
            <w:top w:val="none" w:sz="0" w:space="0" w:color="auto"/>
            <w:left w:val="none" w:sz="0" w:space="0" w:color="auto"/>
            <w:bottom w:val="none" w:sz="0" w:space="0" w:color="auto"/>
            <w:right w:val="none" w:sz="0" w:space="0" w:color="auto"/>
          </w:divBdr>
        </w:div>
        <w:div w:id="1814713224">
          <w:marLeft w:val="640"/>
          <w:marRight w:val="0"/>
          <w:marTop w:val="0"/>
          <w:marBottom w:val="0"/>
          <w:divBdr>
            <w:top w:val="none" w:sz="0" w:space="0" w:color="auto"/>
            <w:left w:val="none" w:sz="0" w:space="0" w:color="auto"/>
            <w:bottom w:val="none" w:sz="0" w:space="0" w:color="auto"/>
            <w:right w:val="none" w:sz="0" w:space="0" w:color="auto"/>
          </w:divBdr>
        </w:div>
        <w:div w:id="1880437095">
          <w:marLeft w:val="640"/>
          <w:marRight w:val="0"/>
          <w:marTop w:val="0"/>
          <w:marBottom w:val="0"/>
          <w:divBdr>
            <w:top w:val="none" w:sz="0" w:space="0" w:color="auto"/>
            <w:left w:val="none" w:sz="0" w:space="0" w:color="auto"/>
            <w:bottom w:val="none" w:sz="0" w:space="0" w:color="auto"/>
            <w:right w:val="none" w:sz="0" w:space="0" w:color="auto"/>
          </w:divBdr>
        </w:div>
        <w:div w:id="1046834697">
          <w:marLeft w:val="640"/>
          <w:marRight w:val="0"/>
          <w:marTop w:val="0"/>
          <w:marBottom w:val="0"/>
          <w:divBdr>
            <w:top w:val="none" w:sz="0" w:space="0" w:color="auto"/>
            <w:left w:val="none" w:sz="0" w:space="0" w:color="auto"/>
            <w:bottom w:val="none" w:sz="0" w:space="0" w:color="auto"/>
            <w:right w:val="none" w:sz="0" w:space="0" w:color="auto"/>
          </w:divBdr>
        </w:div>
        <w:div w:id="862204395">
          <w:marLeft w:val="640"/>
          <w:marRight w:val="0"/>
          <w:marTop w:val="0"/>
          <w:marBottom w:val="0"/>
          <w:divBdr>
            <w:top w:val="none" w:sz="0" w:space="0" w:color="auto"/>
            <w:left w:val="none" w:sz="0" w:space="0" w:color="auto"/>
            <w:bottom w:val="none" w:sz="0" w:space="0" w:color="auto"/>
            <w:right w:val="none" w:sz="0" w:space="0" w:color="auto"/>
          </w:divBdr>
        </w:div>
        <w:div w:id="469059555">
          <w:marLeft w:val="640"/>
          <w:marRight w:val="0"/>
          <w:marTop w:val="0"/>
          <w:marBottom w:val="0"/>
          <w:divBdr>
            <w:top w:val="none" w:sz="0" w:space="0" w:color="auto"/>
            <w:left w:val="none" w:sz="0" w:space="0" w:color="auto"/>
            <w:bottom w:val="none" w:sz="0" w:space="0" w:color="auto"/>
            <w:right w:val="none" w:sz="0" w:space="0" w:color="auto"/>
          </w:divBdr>
        </w:div>
        <w:div w:id="169174473">
          <w:marLeft w:val="640"/>
          <w:marRight w:val="0"/>
          <w:marTop w:val="0"/>
          <w:marBottom w:val="0"/>
          <w:divBdr>
            <w:top w:val="none" w:sz="0" w:space="0" w:color="auto"/>
            <w:left w:val="none" w:sz="0" w:space="0" w:color="auto"/>
            <w:bottom w:val="none" w:sz="0" w:space="0" w:color="auto"/>
            <w:right w:val="none" w:sz="0" w:space="0" w:color="auto"/>
          </w:divBdr>
        </w:div>
        <w:div w:id="1956058996">
          <w:marLeft w:val="640"/>
          <w:marRight w:val="0"/>
          <w:marTop w:val="0"/>
          <w:marBottom w:val="0"/>
          <w:divBdr>
            <w:top w:val="none" w:sz="0" w:space="0" w:color="auto"/>
            <w:left w:val="none" w:sz="0" w:space="0" w:color="auto"/>
            <w:bottom w:val="none" w:sz="0" w:space="0" w:color="auto"/>
            <w:right w:val="none" w:sz="0" w:space="0" w:color="auto"/>
          </w:divBdr>
        </w:div>
      </w:divsChild>
    </w:div>
    <w:div w:id="752893321">
      <w:bodyDiv w:val="1"/>
      <w:marLeft w:val="0"/>
      <w:marRight w:val="0"/>
      <w:marTop w:val="0"/>
      <w:marBottom w:val="0"/>
      <w:divBdr>
        <w:top w:val="none" w:sz="0" w:space="0" w:color="auto"/>
        <w:left w:val="none" w:sz="0" w:space="0" w:color="auto"/>
        <w:bottom w:val="none" w:sz="0" w:space="0" w:color="auto"/>
        <w:right w:val="none" w:sz="0" w:space="0" w:color="auto"/>
      </w:divBdr>
    </w:div>
    <w:div w:id="768113655">
      <w:bodyDiv w:val="1"/>
      <w:marLeft w:val="0"/>
      <w:marRight w:val="0"/>
      <w:marTop w:val="0"/>
      <w:marBottom w:val="0"/>
      <w:divBdr>
        <w:top w:val="none" w:sz="0" w:space="0" w:color="auto"/>
        <w:left w:val="none" w:sz="0" w:space="0" w:color="auto"/>
        <w:bottom w:val="none" w:sz="0" w:space="0" w:color="auto"/>
        <w:right w:val="none" w:sz="0" w:space="0" w:color="auto"/>
      </w:divBdr>
      <w:divsChild>
        <w:div w:id="355695188">
          <w:marLeft w:val="640"/>
          <w:marRight w:val="0"/>
          <w:marTop w:val="0"/>
          <w:marBottom w:val="0"/>
          <w:divBdr>
            <w:top w:val="none" w:sz="0" w:space="0" w:color="auto"/>
            <w:left w:val="none" w:sz="0" w:space="0" w:color="auto"/>
            <w:bottom w:val="none" w:sz="0" w:space="0" w:color="auto"/>
            <w:right w:val="none" w:sz="0" w:space="0" w:color="auto"/>
          </w:divBdr>
        </w:div>
        <w:div w:id="1084915130">
          <w:marLeft w:val="640"/>
          <w:marRight w:val="0"/>
          <w:marTop w:val="0"/>
          <w:marBottom w:val="0"/>
          <w:divBdr>
            <w:top w:val="none" w:sz="0" w:space="0" w:color="auto"/>
            <w:left w:val="none" w:sz="0" w:space="0" w:color="auto"/>
            <w:bottom w:val="none" w:sz="0" w:space="0" w:color="auto"/>
            <w:right w:val="none" w:sz="0" w:space="0" w:color="auto"/>
          </w:divBdr>
        </w:div>
        <w:div w:id="1436747233">
          <w:marLeft w:val="640"/>
          <w:marRight w:val="0"/>
          <w:marTop w:val="0"/>
          <w:marBottom w:val="0"/>
          <w:divBdr>
            <w:top w:val="none" w:sz="0" w:space="0" w:color="auto"/>
            <w:left w:val="none" w:sz="0" w:space="0" w:color="auto"/>
            <w:bottom w:val="none" w:sz="0" w:space="0" w:color="auto"/>
            <w:right w:val="none" w:sz="0" w:space="0" w:color="auto"/>
          </w:divBdr>
        </w:div>
        <w:div w:id="2037652255">
          <w:marLeft w:val="640"/>
          <w:marRight w:val="0"/>
          <w:marTop w:val="0"/>
          <w:marBottom w:val="0"/>
          <w:divBdr>
            <w:top w:val="none" w:sz="0" w:space="0" w:color="auto"/>
            <w:left w:val="none" w:sz="0" w:space="0" w:color="auto"/>
            <w:bottom w:val="none" w:sz="0" w:space="0" w:color="auto"/>
            <w:right w:val="none" w:sz="0" w:space="0" w:color="auto"/>
          </w:divBdr>
        </w:div>
        <w:div w:id="1948073273">
          <w:marLeft w:val="640"/>
          <w:marRight w:val="0"/>
          <w:marTop w:val="0"/>
          <w:marBottom w:val="0"/>
          <w:divBdr>
            <w:top w:val="none" w:sz="0" w:space="0" w:color="auto"/>
            <w:left w:val="none" w:sz="0" w:space="0" w:color="auto"/>
            <w:bottom w:val="none" w:sz="0" w:space="0" w:color="auto"/>
            <w:right w:val="none" w:sz="0" w:space="0" w:color="auto"/>
          </w:divBdr>
        </w:div>
        <w:div w:id="1154492052">
          <w:marLeft w:val="640"/>
          <w:marRight w:val="0"/>
          <w:marTop w:val="0"/>
          <w:marBottom w:val="0"/>
          <w:divBdr>
            <w:top w:val="none" w:sz="0" w:space="0" w:color="auto"/>
            <w:left w:val="none" w:sz="0" w:space="0" w:color="auto"/>
            <w:bottom w:val="none" w:sz="0" w:space="0" w:color="auto"/>
            <w:right w:val="none" w:sz="0" w:space="0" w:color="auto"/>
          </w:divBdr>
        </w:div>
        <w:div w:id="2038963590">
          <w:marLeft w:val="640"/>
          <w:marRight w:val="0"/>
          <w:marTop w:val="0"/>
          <w:marBottom w:val="0"/>
          <w:divBdr>
            <w:top w:val="none" w:sz="0" w:space="0" w:color="auto"/>
            <w:left w:val="none" w:sz="0" w:space="0" w:color="auto"/>
            <w:bottom w:val="none" w:sz="0" w:space="0" w:color="auto"/>
            <w:right w:val="none" w:sz="0" w:space="0" w:color="auto"/>
          </w:divBdr>
        </w:div>
        <w:div w:id="1065489518">
          <w:marLeft w:val="640"/>
          <w:marRight w:val="0"/>
          <w:marTop w:val="0"/>
          <w:marBottom w:val="0"/>
          <w:divBdr>
            <w:top w:val="none" w:sz="0" w:space="0" w:color="auto"/>
            <w:left w:val="none" w:sz="0" w:space="0" w:color="auto"/>
            <w:bottom w:val="none" w:sz="0" w:space="0" w:color="auto"/>
            <w:right w:val="none" w:sz="0" w:space="0" w:color="auto"/>
          </w:divBdr>
        </w:div>
        <w:div w:id="1114858992">
          <w:marLeft w:val="640"/>
          <w:marRight w:val="0"/>
          <w:marTop w:val="0"/>
          <w:marBottom w:val="0"/>
          <w:divBdr>
            <w:top w:val="none" w:sz="0" w:space="0" w:color="auto"/>
            <w:left w:val="none" w:sz="0" w:space="0" w:color="auto"/>
            <w:bottom w:val="none" w:sz="0" w:space="0" w:color="auto"/>
            <w:right w:val="none" w:sz="0" w:space="0" w:color="auto"/>
          </w:divBdr>
        </w:div>
        <w:div w:id="416251539">
          <w:marLeft w:val="640"/>
          <w:marRight w:val="0"/>
          <w:marTop w:val="0"/>
          <w:marBottom w:val="0"/>
          <w:divBdr>
            <w:top w:val="none" w:sz="0" w:space="0" w:color="auto"/>
            <w:left w:val="none" w:sz="0" w:space="0" w:color="auto"/>
            <w:bottom w:val="none" w:sz="0" w:space="0" w:color="auto"/>
            <w:right w:val="none" w:sz="0" w:space="0" w:color="auto"/>
          </w:divBdr>
        </w:div>
        <w:div w:id="1940790940">
          <w:marLeft w:val="640"/>
          <w:marRight w:val="0"/>
          <w:marTop w:val="0"/>
          <w:marBottom w:val="0"/>
          <w:divBdr>
            <w:top w:val="none" w:sz="0" w:space="0" w:color="auto"/>
            <w:left w:val="none" w:sz="0" w:space="0" w:color="auto"/>
            <w:bottom w:val="none" w:sz="0" w:space="0" w:color="auto"/>
            <w:right w:val="none" w:sz="0" w:space="0" w:color="auto"/>
          </w:divBdr>
        </w:div>
        <w:div w:id="64379017">
          <w:marLeft w:val="640"/>
          <w:marRight w:val="0"/>
          <w:marTop w:val="0"/>
          <w:marBottom w:val="0"/>
          <w:divBdr>
            <w:top w:val="none" w:sz="0" w:space="0" w:color="auto"/>
            <w:left w:val="none" w:sz="0" w:space="0" w:color="auto"/>
            <w:bottom w:val="none" w:sz="0" w:space="0" w:color="auto"/>
            <w:right w:val="none" w:sz="0" w:space="0" w:color="auto"/>
          </w:divBdr>
        </w:div>
        <w:div w:id="1292177511">
          <w:marLeft w:val="640"/>
          <w:marRight w:val="0"/>
          <w:marTop w:val="0"/>
          <w:marBottom w:val="0"/>
          <w:divBdr>
            <w:top w:val="none" w:sz="0" w:space="0" w:color="auto"/>
            <w:left w:val="none" w:sz="0" w:space="0" w:color="auto"/>
            <w:bottom w:val="none" w:sz="0" w:space="0" w:color="auto"/>
            <w:right w:val="none" w:sz="0" w:space="0" w:color="auto"/>
          </w:divBdr>
        </w:div>
        <w:div w:id="1440568961">
          <w:marLeft w:val="640"/>
          <w:marRight w:val="0"/>
          <w:marTop w:val="0"/>
          <w:marBottom w:val="0"/>
          <w:divBdr>
            <w:top w:val="none" w:sz="0" w:space="0" w:color="auto"/>
            <w:left w:val="none" w:sz="0" w:space="0" w:color="auto"/>
            <w:bottom w:val="none" w:sz="0" w:space="0" w:color="auto"/>
            <w:right w:val="none" w:sz="0" w:space="0" w:color="auto"/>
          </w:divBdr>
        </w:div>
        <w:div w:id="670762615">
          <w:marLeft w:val="640"/>
          <w:marRight w:val="0"/>
          <w:marTop w:val="0"/>
          <w:marBottom w:val="0"/>
          <w:divBdr>
            <w:top w:val="none" w:sz="0" w:space="0" w:color="auto"/>
            <w:left w:val="none" w:sz="0" w:space="0" w:color="auto"/>
            <w:bottom w:val="none" w:sz="0" w:space="0" w:color="auto"/>
            <w:right w:val="none" w:sz="0" w:space="0" w:color="auto"/>
          </w:divBdr>
        </w:div>
        <w:div w:id="2129077579">
          <w:marLeft w:val="640"/>
          <w:marRight w:val="0"/>
          <w:marTop w:val="0"/>
          <w:marBottom w:val="0"/>
          <w:divBdr>
            <w:top w:val="none" w:sz="0" w:space="0" w:color="auto"/>
            <w:left w:val="none" w:sz="0" w:space="0" w:color="auto"/>
            <w:bottom w:val="none" w:sz="0" w:space="0" w:color="auto"/>
            <w:right w:val="none" w:sz="0" w:space="0" w:color="auto"/>
          </w:divBdr>
        </w:div>
        <w:div w:id="391391542">
          <w:marLeft w:val="640"/>
          <w:marRight w:val="0"/>
          <w:marTop w:val="0"/>
          <w:marBottom w:val="0"/>
          <w:divBdr>
            <w:top w:val="none" w:sz="0" w:space="0" w:color="auto"/>
            <w:left w:val="none" w:sz="0" w:space="0" w:color="auto"/>
            <w:bottom w:val="none" w:sz="0" w:space="0" w:color="auto"/>
            <w:right w:val="none" w:sz="0" w:space="0" w:color="auto"/>
          </w:divBdr>
        </w:div>
      </w:divsChild>
    </w:div>
    <w:div w:id="768236867">
      <w:bodyDiv w:val="1"/>
      <w:marLeft w:val="0"/>
      <w:marRight w:val="0"/>
      <w:marTop w:val="0"/>
      <w:marBottom w:val="0"/>
      <w:divBdr>
        <w:top w:val="none" w:sz="0" w:space="0" w:color="auto"/>
        <w:left w:val="none" w:sz="0" w:space="0" w:color="auto"/>
        <w:bottom w:val="none" w:sz="0" w:space="0" w:color="auto"/>
        <w:right w:val="none" w:sz="0" w:space="0" w:color="auto"/>
      </w:divBdr>
    </w:div>
    <w:div w:id="770048183">
      <w:bodyDiv w:val="1"/>
      <w:marLeft w:val="0"/>
      <w:marRight w:val="0"/>
      <w:marTop w:val="0"/>
      <w:marBottom w:val="0"/>
      <w:divBdr>
        <w:top w:val="none" w:sz="0" w:space="0" w:color="auto"/>
        <w:left w:val="none" w:sz="0" w:space="0" w:color="auto"/>
        <w:bottom w:val="none" w:sz="0" w:space="0" w:color="auto"/>
        <w:right w:val="none" w:sz="0" w:space="0" w:color="auto"/>
      </w:divBdr>
      <w:divsChild>
        <w:div w:id="2053724225">
          <w:marLeft w:val="640"/>
          <w:marRight w:val="0"/>
          <w:marTop w:val="0"/>
          <w:marBottom w:val="0"/>
          <w:divBdr>
            <w:top w:val="none" w:sz="0" w:space="0" w:color="auto"/>
            <w:left w:val="none" w:sz="0" w:space="0" w:color="auto"/>
            <w:bottom w:val="none" w:sz="0" w:space="0" w:color="auto"/>
            <w:right w:val="none" w:sz="0" w:space="0" w:color="auto"/>
          </w:divBdr>
        </w:div>
        <w:div w:id="631902588">
          <w:marLeft w:val="640"/>
          <w:marRight w:val="0"/>
          <w:marTop w:val="0"/>
          <w:marBottom w:val="0"/>
          <w:divBdr>
            <w:top w:val="none" w:sz="0" w:space="0" w:color="auto"/>
            <w:left w:val="none" w:sz="0" w:space="0" w:color="auto"/>
            <w:bottom w:val="none" w:sz="0" w:space="0" w:color="auto"/>
            <w:right w:val="none" w:sz="0" w:space="0" w:color="auto"/>
          </w:divBdr>
        </w:div>
        <w:div w:id="1175732737">
          <w:marLeft w:val="640"/>
          <w:marRight w:val="0"/>
          <w:marTop w:val="0"/>
          <w:marBottom w:val="0"/>
          <w:divBdr>
            <w:top w:val="none" w:sz="0" w:space="0" w:color="auto"/>
            <w:left w:val="none" w:sz="0" w:space="0" w:color="auto"/>
            <w:bottom w:val="none" w:sz="0" w:space="0" w:color="auto"/>
            <w:right w:val="none" w:sz="0" w:space="0" w:color="auto"/>
          </w:divBdr>
        </w:div>
        <w:div w:id="1214121895">
          <w:marLeft w:val="640"/>
          <w:marRight w:val="0"/>
          <w:marTop w:val="0"/>
          <w:marBottom w:val="0"/>
          <w:divBdr>
            <w:top w:val="none" w:sz="0" w:space="0" w:color="auto"/>
            <w:left w:val="none" w:sz="0" w:space="0" w:color="auto"/>
            <w:bottom w:val="none" w:sz="0" w:space="0" w:color="auto"/>
            <w:right w:val="none" w:sz="0" w:space="0" w:color="auto"/>
          </w:divBdr>
        </w:div>
        <w:div w:id="139420944">
          <w:marLeft w:val="640"/>
          <w:marRight w:val="0"/>
          <w:marTop w:val="0"/>
          <w:marBottom w:val="0"/>
          <w:divBdr>
            <w:top w:val="none" w:sz="0" w:space="0" w:color="auto"/>
            <w:left w:val="none" w:sz="0" w:space="0" w:color="auto"/>
            <w:bottom w:val="none" w:sz="0" w:space="0" w:color="auto"/>
            <w:right w:val="none" w:sz="0" w:space="0" w:color="auto"/>
          </w:divBdr>
        </w:div>
        <w:div w:id="245111218">
          <w:marLeft w:val="640"/>
          <w:marRight w:val="0"/>
          <w:marTop w:val="0"/>
          <w:marBottom w:val="0"/>
          <w:divBdr>
            <w:top w:val="none" w:sz="0" w:space="0" w:color="auto"/>
            <w:left w:val="none" w:sz="0" w:space="0" w:color="auto"/>
            <w:bottom w:val="none" w:sz="0" w:space="0" w:color="auto"/>
            <w:right w:val="none" w:sz="0" w:space="0" w:color="auto"/>
          </w:divBdr>
        </w:div>
        <w:div w:id="1265117671">
          <w:marLeft w:val="640"/>
          <w:marRight w:val="0"/>
          <w:marTop w:val="0"/>
          <w:marBottom w:val="0"/>
          <w:divBdr>
            <w:top w:val="none" w:sz="0" w:space="0" w:color="auto"/>
            <w:left w:val="none" w:sz="0" w:space="0" w:color="auto"/>
            <w:bottom w:val="none" w:sz="0" w:space="0" w:color="auto"/>
            <w:right w:val="none" w:sz="0" w:space="0" w:color="auto"/>
          </w:divBdr>
        </w:div>
        <w:div w:id="559051330">
          <w:marLeft w:val="640"/>
          <w:marRight w:val="0"/>
          <w:marTop w:val="0"/>
          <w:marBottom w:val="0"/>
          <w:divBdr>
            <w:top w:val="none" w:sz="0" w:space="0" w:color="auto"/>
            <w:left w:val="none" w:sz="0" w:space="0" w:color="auto"/>
            <w:bottom w:val="none" w:sz="0" w:space="0" w:color="auto"/>
            <w:right w:val="none" w:sz="0" w:space="0" w:color="auto"/>
          </w:divBdr>
        </w:div>
        <w:div w:id="1915434187">
          <w:marLeft w:val="640"/>
          <w:marRight w:val="0"/>
          <w:marTop w:val="0"/>
          <w:marBottom w:val="0"/>
          <w:divBdr>
            <w:top w:val="none" w:sz="0" w:space="0" w:color="auto"/>
            <w:left w:val="none" w:sz="0" w:space="0" w:color="auto"/>
            <w:bottom w:val="none" w:sz="0" w:space="0" w:color="auto"/>
            <w:right w:val="none" w:sz="0" w:space="0" w:color="auto"/>
          </w:divBdr>
        </w:div>
        <w:div w:id="284819786">
          <w:marLeft w:val="640"/>
          <w:marRight w:val="0"/>
          <w:marTop w:val="0"/>
          <w:marBottom w:val="0"/>
          <w:divBdr>
            <w:top w:val="none" w:sz="0" w:space="0" w:color="auto"/>
            <w:left w:val="none" w:sz="0" w:space="0" w:color="auto"/>
            <w:bottom w:val="none" w:sz="0" w:space="0" w:color="auto"/>
            <w:right w:val="none" w:sz="0" w:space="0" w:color="auto"/>
          </w:divBdr>
        </w:div>
        <w:div w:id="2117825539">
          <w:marLeft w:val="640"/>
          <w:marRight w:val="0"/>
          <w:marTop w:val="0"/>
          <w:marBottom w:val="0"/>
          <w:divBdr>
            <w:top w:val="none" w:sz="0" w:space="0" w:color="auto"/>
            <w:left w:val="none" w:sz="0" w:space="0" w:color="auto"/>
            <w:bottom w:val="none" w:sz="0" w:space="0" w:color="auto"/>
            <w:right w:val="none" w:sz="0" w:space="0" w:color="auto"/>
          </w:divBdr>
        </w:div>
        <w:div w:id="1680768688">
          <w:marLeft w:val="640"/>
          <w:marRight w:val="0"/>
          <w:marTop w:val="0"/>
          <w:marBottom w:val="0"/>
          <w:divBdr>
            <w:top w:val="none" w:sz="0" w:space="0" w:color="auto"/>
            <w:left w:val="none" w:sz="0" w:space="0" w:color="auto"/>
            <w:bottom w:val="none" w:sz="0" w:space="0" w:color="auto"/>
            <w:right w:val="none" w:sz="0" w:space="0" w:color="auto"/>
          </w:divBdr>
        </w:div>
        <w:div w:id="1772357456">
          <w:marLeft w:val="640"/>
          <w:marRight w:val="0"/>
          <w:marTop w:val="0"/>
          <w:marBottom w:val="0"/>
          <w:divBdr>
            <w:top w:val="none" w:sz="0" w:space="0" w:color="auto"/>
            <w:left w:val="none" w:sz="0" w:space="0" w:color="auto"/>
            <w:bottom w:val="none" w:sz="0" w:space="0" w:color="auto"/>
            <w:right w:val="none" w:sz="0" w:space="0" w:color="auto"/>
          </w:divBdr>
        </w:div>
        <w:div w:id="993146432">
          <w:marLeft w:val="640"/>
          <w:marRight w:val="0"/>
          <w:marTop w:val="0"/>
          <w:marBottom w:val="0"/>
          <w:divBdr>
            <w:top w:val="none" w:sz="0" w:space="0" w:color="auto"/>
            <w:left w:val="none" w:sz="0" w:space="0" w:color="auto"/>
            <w:bottom w:val="none" w:sz="0" w:space="0" w:color="auto"/>
            <w:right w:val="none" w:sz="0" w:space="0" w:color="auto"/>
          </w:divBdr>
        </w:div>
        <w:div w:id="1454710158">
          <w:marLeft w:val="640"/>
          <w:marRight w:val="0"/>
          <w:marTop w:val="0"/>
          <w:marBottom w:val="0"/>
          <w:divBdr>
            <w:top w:val="none" w:sz="0" w:space="0" w:color="auto"/>
            <w:left w:val="none" w:sz="0" w:space="0" w:color="auto"/>
            <w:bottom w:val="none" w:sz="0" w:space="0" w:color="auto"/>
            <w:right w:val="none" w:sz="0" w:space="0" w:color="auto"/>
          </w:divBdr>
        </w:div>
        <w:div w:id="924416086">
          <w:marLeft w:val="640"/>
          <w:marRight w:val="0"/>
          <w:marTop w:val="0"/>
          <w:marBottom w:val="0"/>
          <w:divBdr>
            <w:top w:val="none" w:sz="0" w:space="0" w:color="auto"/>
            <w:left w:val="none" w:sz="0" w:space="0" w:color="auto"/>
            <w:bottom w:val="none" w:sz="0" w:space="0" w:color="auto"/>
            <w:right w:val="none" w:sz="0" w:space="0" w:color="auto"/>
          </w:divBdr>
        </w:div>
        <w:div w:id="1494301577">
          <w:marLeft w:val="640"/>
          <w:marRight w:val="0"/>
          <w:marTop w:val="0"/>
          <w:marBottom w:val="0"/>
          <w:divBdr>
            <w:top w:val="none" w:sz="0" w:space="0" w:color="auto"/>
            <w:left w:val="none" w:sz="0" w:space="0" w:color="auto"/>
            <w:bottom w:val="none" w:sz="0" w:space="0" w:color="auto"/>
            <w:right w:val="none" w:sz="0" w:space="0" w:color="auto"/>
          </w:divBdr>
        </w:div>
      </w:divsChild>
    </w:div>
    <w:div w:id="787353095">
      <w:bodyDiv w:val="1"/>
      <w:marLeft w:val="0"/>
      <w:marRight w:val="0"/>
      <w:marTop w:val="0"/>
      <w:marBottom w:val="0"/>
      <w:divBdr>
        <w:top w:val="none" w:sz="0" w:space="0" w:color="auto"/>
        <w:left w:val="none" w:sz="0" w:space="0" w:color="auto"/>
        <w:bottom w:val="none" w:sz="0" w:space="0" w:color="auto"/>
        <w:right w:val="none" w:sz="0" w:space="0" w:color="auto"/>
      </w:divBdr>
    </w:div>
    <w:div w:id="806320926">
      <w:bodyDiv w:val="1"/>
      <w:marLeft w:val="0"/>
      <w:marRight w:val="0"/>
      <w:marTop w:val="0"/>
      <w:marBottom w:val="0"/>
      <w:divBdr>
        <w:top w:val="none" w:sz="0" w:space="0" w:color="auto"/>
        <w:left w:val="none" w:sz="0" w:space="0" w:color="auto"/>
        <w:bottom w:val="none" w:sz="0" w:space="0" w:color="auto"/>
        <w:right w:val="none" w:sz="0" w:space="0" w:color="auto"/>
      </w:divBdr>
    </w:div>
    <w:div w:id="820000595">
      <w:bodyDiv w:val="1"/>
      <w:marLeft w:val="0"/>
      <w:marRight w:val="0"/>
      <w:marTop w:val="0"/>
      <w:marBottom w:val="0"/>
      <w:divBdr>
        <w:top w:val="none" w:sz="0" w:space="0" w:color="auto"/>
        <w:left w:val="none" w:sz="0" w:space="0" w:color="auto"/>
        <w:bottom w:val="none" w:sz="0" w:space="0" w:color="auto"/>
        <w:right w:val="none" w:sz="0" w:space="0" w:color="auto"/>
      </w:divBdr>
    </w:div>
    <w:div w:id="826016314">
      <w:bodyDiv w:val="1"/>
      <w:marLeft w:val="0"/>
      <w:marRight w:val="0"/>
      <w:marTop w:val="0"/>
      <w:marBottom w:val="0"/>
      <w:divBdr>
        <w:top w:val="none" w:sz="0" w:space="0" w:color="auto"/>
        <w:left w:val="none" w:sz="0" w:space="0" w:color="auto"/>
        <w:bottom w:val="none" w:sz="0" w:space="0" w:color="auto"/>
        <w:right w:val="none" w:sz="0" w:space="0" w:color="auto"/>
      </w:divBdr>
    </w:div>
    <w:div w:id="843671779">
      <w:bodyDiv w:val="1"/>
      <w:marLeft w:val="0"/>
      <w:marRight w:val="0"/>
      <w:marTop w:val="0"/>
      <w:marBottom w:val="0"/>
      <w:divBdr>
        <w:top w:val="none" w:sz="0" w:space="0" w:color="auto"/>
        <w:left w:val="none" w:sz="0" w:space="0" w:color="auto"/>
        <w:bottom w:val="none" w:sz="0" w:space="0" w:color="auto"/>
        <w:right w:val="none" w:sz="0" w:space="0" w:color="auto"/>
      </w:divBdr>
    </w:div>
    <w:div w:id="861212394">
      <w:bodyDiv w:val="1"/>
      <w:marLeft w:val="0"/>
      <w:marRight w:val="0"/>
      <w:marTop w:val="0"/>
      <w:marBottom w:val="0"/>
      <w:divBdr>
        <w:top w:val="none" w:sz="0" w:space="0" w:color="auto"/>
        <w:left w:val="none" w:sz="0" w:space="0" w:color="auto"/>
        <w:bottom w:val="none" w:sz="0" w:space="0" w:color="auto"/>
        <w:right w:val="none" w:sz="0" w:space="0" w:color="auto"/>
      </w:divBdr>
    </w:div>
    <w:div w:id="864173049">
      <w:bodyDiv w:val="1"/>
      <w:marLeft w:val="0"/>
      <w:marRight w:val="0"/>
      <w:marTop w:val="0"/>
      <w:marBottom w:val="0"/>
      <w:divBdr>
        <w:top w:val="none" w:sz="0" w:space="0" w:color="auto"/>
        <w:left w:val="none" w:sz="0" w:space="0" w:color="auto"/>
        <w:bottom w:val="none" w:sz="0" w:space="0" w:color="auto"/>
        <w:right w:val="none" w:sz="0" w:space="0" w:color="auto"/>
      </w:divBdr>
    </w:div>
    <w:div w:id="869680077">
      <w:bodyDiv w:val="1"/>
      <w:marLeft w:val="0"/>
      <w:marRight w:val="0"/>
      <w:marTop w:val="0"/>
      <w:marBottom w:val="0"/>
      <w:divBdr>
        <w:top w:val="none" w:sz="0" w:space="0" w:color="auto"/>
        <w:left w:val="none" w:sz="0" w:space="0" w:color="auto"/>
        <w:bottom w:val="none" w:sz="0" w:space="0" w:color="auto"/>
        <w:right w:val="none" w:sz="0" w:space="0" w:color="auto"/>
      </w:divBdr>
    </w:div>
    <w:div w:id="878082140">
      <w:bodyDiv w:val="1"/>
      <w:marLeft w:val="0"/>
      <w:marRight w:val="0"/>
      <w:marTop w:val="0"/>
      <w:marBottom w:val="0"/>
      <w:divBdr>
        <w:top w:val="none" w:sz="0" w:space="0" w:color="auto"/>
        <w:left w:val="none" w:sz="0" w:space="0" w:color="auto"/>
        <w:bottom w:val="none" w:sz="0" w:space="0" w:color="auto"/>
        <w:right w:val="none" w:sz="0" w:space="0" w:color="auto"/>
      </w:divBdr>
      <w:divsChild>
        <w:div w:id="1992438120">
          <w:marLeft w:val="640"/>
          <w:marRight w:val="0"/>
          <w:marTop w:val="0"/>
          <w:marBottom w:val="0"/>
          <w:divBdr>
            <w:top w:val="none" w:sz="0" w:space="0" w:color="auto"/>
            <w:left w:val="none" w:sz="0" w:space="0" w:color="auto"/>
            <w:bottom w:val="none" w:sz="0" w:space="0" w:color="auto"/>
            <w:right w:val="none" w:sz="0" w:space="0" w:color="auto"/>
          </w:divBdr>
        </w:div>
        <w:div w:id="141243327">
          <w:marLeft w:val="640"/>
          <w:marRight w:val="0"/>
          <w:marTop w:val="0"/>
          <w:marBottom w:val="0"/>
          <w:divBdr>
            <w:top w:val="none" w:sz="0" w:space="0" w:color="auto"/>
            <w:left w:val="none" w:sz="0" w:space="0" w:color="auto"/>
            <w:bottom w:val="none" w:sz="0" w:space="0" w:color="auto"/>
            <w:right w:val="none" w:sz="0" w:space="0" w:color="auto"/>
          </w:divBdr>
        </w:div>
        <w:div w:id="1991059389">
          <w:marLeft w:val="640"/>
          <w:marRight w:val="0"/>
          <w:marTop w:val="0"/>
          <w:marBottom w:val="0"/>
          <w:divBdr>
            <w:top w:val="none" w:sz="0" w:space="0" w:color="auto"/>
            <w:left w:val="none" w:sz="0" w:space="0" w:color="auto"/>
            <w:bottom w:val="none" w:sz="0" w:space="0" w:color="auto"/>
            <w:right w:val="none" w:sz="0" w:space="0" w:color="auto"/>
          </w:divBdr>
        </w:div>
        <w:div w:id="966084795">
          <w:marLeft w:val="640"/>
          <w:marRight w:val="0"/>
          <w:marTop w:val="0"/>
          <w:marBottom w:val="0"/>
          <w:divBdr>
            <w:top w:val="none" w:sz="0" w:space="0" w:color="auto"/>
            <w:left w:val="none" w:sz="0" w:space="0" w:color="auto"/>
            <w:bottom w:val="none" w:sz="0" w:space="0" w:color="auto"/>
            <w:right w:val="none" w:sz="0" w:space="0" w:color="auto"/>
          </w:divBdr>
        </w:div>
        <w:div w:id="1442191185">
          <w:marLeft w:val="640"/>
          <w:marRight w:val="0"/>
          <w:marTop w:val="0"/>
          <w:marBottom w:val="0"/>
          <w:divBdr>
            <w:top w:val="none" w:sz="0" w:space="0" w:color="auto"/>
            <w:left w:val="none" w:sz="0" w:space="0" w:color="auto"/>
            <w:bottom w:val="none" w:sz="0" w:space="0" w:color="auto"/>
            <w:right w:val="none" w:sz="0" w:space="0" w:color="auto"/>
          </w:divBdr>
        </w:div>
        <w:div w:id="2136559000">
          <w:marLeft w:val="640"/>
          <w:marRight w:val="0"/>
          <w:marTop w:val="0"/>
          <w:marBottom w:val="0"/>
          <w:divBdr>
            <w:top w:val="none" w:sz="0" w:space="0" w:color="auto"/>
            <w:left w:val="none" w:sz="0" w:space="0" w:color="auto"/>
            <w:bottom w:val="none" w:sz="0" w:space="0" w:color="auto"/>
            <w:right w:val="none" w:sz="0" w:space="0" w:color="auto"/>
          </w:divBdr>
        </w:div>
        <w:div w:id="1016467215">
          <w:marLeft w:val="640"/>
          <w:marRight w:val="0"/>
          <w:marTop w:val="0"/>
          <w:marBottom w:val="0"/>
          <w:divBdr>
            <w:top w:val="none" w:sz="0" w:space="0" w:color="auto"/>
            <w:left w:val="none" w:sz="0" w:space="0" w:color="auto"/>
            <w:bottom w:val="none" w:sz="0" w:space="0" w:color="auto"/>
            <w:right w:val="none" w:sz="0" w:space="0" w:color="auto"/>
          </w:divBdr>
        </w:div>
        <w:div w:id="978151961">
          <w:marLeft w:val="640"/>
          <w:marRight w:val="0"/>
          <w:marTop w:val="0"/>
          <w:marBottom w:val="0"/>
          <w:divBdr>
            <w:top w:val="none" w:sz="0" w:space="0" w:color="auto"/>
            <w:left w:val="none" w:sz="0" w:space="0" w:color="auto"/>
            <w:bottom w:val="none" w:sz="0" w:space="0" w:color="auto"/>
            <w:right w:val="none" w:sz="0" w:space="0" w:color="auto"/>
          </w:divBdr>
        </w:div>
        <w:div w:id="1030959675">
          <w:marLeft w:val="640"/>
          <w:marRight w:val="0"/>
          <w:marTop w:val="0"/>
          <w:marBottom w:val="0"/>
          <w:divBdr>
            <w:top w:val="none" w:sz="0" w:space="0" w:color="auto"/>
            <w:left w:val="none" w:sz="0" w:space="0" w:color="auto"/>
            <w:bottom w:val="none" w:sz="0" w:space="0" w:color="auto"/>
            <w:right w:val="none" w:sz="0" w:space="0" w:color="auto"/>
          </w:divBdr>
        </w:div>
        <w:div w:id="1675692007">
          <w:marLeft w:val="640"/>
          <w:marRight w:val="0"/>
          <w:marTop w:val="0"/>
          <w:marBottom w:val="0"/>
          <w:divBdr>
            <w:top w:val="none" w:sz="0" w:space="0" w:color="auto"/>
            <w:left w:val="none" w:sz="0" w:space="0" w:color="auto"/>
            <w:bottom w:val="none" w:sz="0" w:space="0" w:color="auto"/>
            <w:right w:val="none" w:sz="0" w:space="0" w:color="auto"/>
          </w:divBdr>
        </w:div>
        <w:div w:id="1590655785">
          <w:marLeft w:val="640"/>
          <w:marRight w:val="0"/>
          <w:marTop w:val="0"/>
          <w:marBottom w:val="0"/>
          <w:divBdr>
            <w:top w:val="none" w:sz="0" w:space="0" w:color="auto"/>
            <w:left w:val="none" w:sz="0" w:space="0" w:color="auto"/>
            <w:bottom w:val="none" w:sz="0" w:space="0" w:color="auto"/>
            <w:right w:val="none" w:sz="0" w:space="0" w:color="auto"/>
          </w:divBdr>
        </w:div>
        <w:div w:id="957644498">
          <w:marLeft w:val="640"/>
          <w:marRight w:val="0"/>
          <w:marTop w:val="0"/>
          <w:marBottom w:val="0"/>
          <w:divBdr>
            <w:top w:val="none" w:sz="0" w:space="0" w:color="auto"/>
            <w:left w:val="none" w:sz="0" w:space="0" w:color="auto"/>
            <w:bottom w:val="none" w:sz="0" w:space="0" w:color="auto"/>
            <w:right w:val="none" w:sz="0" w:space="0" w:color="auto"/>
          </w:divBdr>
        </w:div>
        <w:div w:id="1114398711">
          <w:marLeft w:val="640"/>
          <w:marRight w:val="0"/>
          <w:marTop w:val="0"/>
          <w:marBottom w:val="0"/>
          <w:divBdr>
            <w:top w:val="none" w:sz="0" w:space="0" w:color="auto"/>
            <w:left w:val="none" w:sz="0" w:space="0" w:color="auto"/>
            <w:bottom w:val="none" w:sz="0" w:space="0" w:color="auto"/>
            <w:right w:val="none" w:sz="0" w:space="0" w:color="auto"/>
          </w:divBdr>
        </w:div>
        <w:div w:id="2011711505">
          <w:marLeft w:val="640"/>
          <w:marRight w:val="0"/>
          <w:marTop w:val="0"/>
          <w:marBottom w:val="0"/>
          <w:divBdr>
            <w:top w:val="none" w:sz="0" w:space="0" w:color="auto"/>
            <w:left w:val="none" w:sz="0" w:space="0" w:color="auto"/>
            <w:bottom w:val="none" w:sz="0" w:space="0" w:color="auto"/>
            <w:right w:val="none" w:sz="0" w:space="0" w:color="auto"/>
          </w:divBdr>
        </w:div>
        <w:div w:id="1066025936">
          <w:marLeft w:val="640"/>
          <w:marRight w:val="0"/>
          <w:marTop w:val="0"/>
          <w:marBottom w:val="0"/>
          <w:divBdr>
            <w:top w:val="none" w:sz="0" w:space="0" w:color="auto"/>
            <w:left w:val="none" w:sz="0" w:space="0" w:color="auto"/>
            <w:bottom w:val="none" w:sz="0" w:space="0" w:color="auto"/>
            <w:right w:val="none" w:sz="0" w:space="0" w:color="auto"/>
          </w:divBdr>
        </w:div>
        <w:div w:id="2138453343">
          <w:marLeft w:val="640"/>
          <w:marRight w:val="0"/>
          <w:marTop w:val="0"/>
          <w:marBottom w:val="0"/>
          <w:divBdr>
            <w:top w:val="none" w:sz="0" w:space="0" w:color="auto"/>
            <w:left w:val="none" w:sz="0" w:space="0" w:color="auto"/>
            <w:bottom w:val="none" w:sz="0" w:space="0" w:color="auto"/>
            <w:right w:val="none" w:sz="0" w:space="0" w:color="auto"/>
          </w:divBdr>
        </w:div>
        <w:div w:id="1677609366">
          <w:marLeft w:val="640"/>
          <w:marRight w:val="0"/>
          <w:marTop w:val="0"/>
          <w:marBottom w:val="0"/>
          <w:divBdr>
            <w:top w:val="none" w:sz="0" w:space="0" w:color="auto"/>
            <w:left w:val="none" w:sz="0" w:space="0" w:color="auto"/>
            <w:bottom w:val="none" w:sz="0" w:space="0" w:color="auto"/>
            <w:right w:val="none" w:sz="0" w:space="0" w:color="auto"/>
          </w:divBdr>
        </w:div>
        <w:div w:id="1580292564">
          <w:marLeft w:val="640"/>
          <w:marRight w:val="0"/>
          <w:marTop w:val="0"/>
          <w:marBottom w:val="0"/>
          <w:divBdr>
            <w:top w:val="none" w:sz="0" w:space="0" w:color="auto"/>
            <w:left w:val="none" w:sz="0" w:space="0" w:color="auto"/>
            <w:bottom w:val="none" w:sz="0" w:space="0" w:color="auto"/>
            <w:right w:val="none" w:sz="0" w:space="0" w:color="auto"/>
          </w:divBdr>
        </w:div>
        <w:div w:id="1266305510">
          <w:marLeft w:val="640"/>
          <w:marRight w:val="0"/>
          <w:marTop w:val="0"/>
          <w:marBottom w:val="0"/>
          <w:divBdr>
            <w:top w:val="none" w:sz="0" w:space="0" w:color="auto"/>
            <w:left w:val="none" w:sz="0" w:space="0" w:color="auto"/>
            <w:bottom w:val="none" w:sz="0" w:space="0" w:color="auto"/>
            <w:right w:val="none" w:sz="0" w:space="0" w:color="auto"/>
          </w:divBdr>
        </w:div>
        <w:div w:id="1761830222">
          <w:marLeft w:val="640"/>
          <w:marRight w:val="0"/>
          <w:marTop w:val="0"/>
          <w:marBottom w:val="0"/>
          <w:divBdr>
            <w:top w:val="none" w:sz="0" w:space="0" w:color="auto"/>
            <w:left w:val="none" w:sz="0" w:space="0" w:color="auto"/>
            <w:bottom w:val="none" w:sz="0" w:space="0" w:color="auto"/>
            <w:right w:val="none" w:sz="0" w:space="0" w:color="auto"/>
          </w:divBdr>
        </w:div>
      </w:divsChild>
    </w:div>
    <w:div w:id="881212652">
      <w:bodyDiv w:val="1"/>
      <w:marLeft w:val="0"/>
      <w:marRight w:val="0"/>
      <w:marTop w:val="0"/>
      <w:marBottom w:val="0"/>
      <w:divBdr>
        <w:top w:val="none" w:sz="0" w:space="0" w:color="auto"/>
        <w:left w:val="none" w:sz="0" w:space="0" w:color="auto"/>
        <w:bottom w:val="none" w:sz="0" w:space="0" w:color="auto"/>
        <w:right w:val="none" w:sz="0" w:space="0" w:color="auto"/>
      </w:divBdr>
      <w:divsChild>
        <w:div w:id="668073">
          <w:marLeft w:val="640"/>
          <w:marRight w:val="0"/>
          <w:marTop w:val="0"/>
          <w:marBottom w:val="0"/>
          <w:divBdr>
            <w:top w:val="none" w:sz="0" w:space="0" w:color="auto"/>
            <w:left w:val="none" w:sz="0" w:space="0" w:color="auto"/>
            <w:bottom w:val="none" w:sz="0" w:space="0" w:color="auto"/>
            <w:right w:val="none" w:sz="0" w:space="0" w:color="auto"/>
          </w:divBdr>
        </w:div>
        <w:div w:id="1006518243">
          <w:marLeft w:val="640"/>
          <w:marRight w:val="0"/>
          <w:marTop w:val="0"/>
          <w:marBottom w:val="0"/>
          <w:divBdr>
            <w:top w:val="none" w:sz="0" w:space="0" w:color="auto"/>
            <w:left w:val="none" w:sz="0" w:space="0" w:color="auto"/>
            <w:bottom w:val="none" w:sz="0" w:space="0" w:color="auto"/>
            <w:right w:val="none" w:sz="0" w:space="0" w:color="auto"/>
          </w:divBdr>
        </w:div>
        <w:div w:id="1491480614">
          <w:marLeft w:val="640"/>
          <w:marRight w:val="0"/>
          <w:marTop w:val="0"/>
          <w:marBottom w:val="0"/>
          <w:divBdr>
            <w:top w:val="none" w:sz="0" w:space="0" w:color="auto"/>
            <w:left w:val="none" w:sz="0" w:space="0" w:color="auto"/>
            <w:bottom w:val="none" w:sz="0" w:space="0" w:color="auto"/>
            <w:right w:val="none" w:sz="0" w:space="0" w:color="auto"/>
          </w:divBdr>
        </w:div>
        <w:div w:id="705983523">
          <w:marLeft w:val="640"/>
          <w:marRight w:val="0"/>
          <w:marTop w:val="0"/>
          <w:marBottom w:val="0"/>
          <w:divBdr>
            <w:top w:val="none" w:sz="0" w:space="0" w:color="auto"/>
            <w:left w:val="none" w:sz="0" w:space="0" w:color="auto"/>
            <w:bottom w:val="none" w:sz="0" w:space="0" w:color="auto"/>
            <w:right w:val="none" w:sz="0" w:space="0" w:color="auto"/>
          </w:divBdr>
        </w:div>
        <w:div w:id="2105297095">
          <w:marLeft w:val="640"/>
          <w:marRight w:val="0"/>
          <w:marTop w:val="0"/>
          <w:marBottom w:val="0"/>
          <w:divBdr>
            <w:top w:val="none" w:sz="0" w:space="0" w:color="auto"/>
            <w:left w:val="none" w:sz="0" w:space="0" w:color="auto"/>
            <w:bottom w:val="none" w:sz="0" w:space="0" w:color="auto"/>
            <w:right w:val="none" w:sz="0" w:space="0" w:color="auto"/>
          </w:divBdr>
        </w:div>
        <w:div w:id="741680039">
          <w:marLeft w:val="640"/>
          <w:marRight w:val="0"/>
          <w:marTop w:val="0"/>
          <w:marBottom w:val="0"/>
          <w:divBdr>
            <w:top w:val="none" w:sz="0" w:space="0" w:color="auto"/>
            <w:left w:val="none" w:sz="0" w:space="0" w:color="auto"/>
            <w:bottom w:val="none" w:sz="0" w:space="0" w:color="auto"/>
            <w:right w:val="none" w:sz="0" w:space="0" w:color="auto"/>
          </w:divBdr>
        </w:div>
        <w:div w:id="1808401203">
          <w:marLeft w:val="640"/>
          <w:marRight w:val="0"/>
          <w:marTop w:val="0"/>
          <w:marBottom w:val="0"/>
          <w:divBdr>
            <w:top w:val="none" w:sz="0" w:space="0" w:color="auto"/>
            <w:left w:val="none" w:sz="0" w:space="0" w:color="auto"/>
            <w:bottom w:val="none" w:sz="0" w:space="0" w:color="auto"/>
            <w:right w:val="none" w:sz="0" w:space="0" w:color="auto"/>
          </w:divBdr>
        </w:div>
        <w:div w:id="1149522204">
          <w:marLeft w:val="640"/>
          <w:marRight w:val="0"/>
          <w:marTop w:val="0"/>
          <w:marBottom w:val="0"/>
          <w:divBdr>
            <w:top w:val="none" w:sz="0" w:space="0" w:color="auto"/>
            <w:left w:val="none" w:sz="0" w:space="0" w:color="auto"/>
            <w:bottom w:val="none" w:sz="0" w:space="0" w:color="auto"/>
            <w:right w:val="none" w:sz="0" w:space="0" w:color="auto"/>
          </w:divBdr>
        </w:div>
        <w:div w:id="527715957">
          <w:marLeft w:val="640"/>
          <w:marRight w:val="0"/>
          <w:marTop w:val="0"/>
          <w:marBottom w:val="0"/>
          <w:divBdr>
            <w:top w:val="none" w:sz="0" w:space="0" w:color="auto"/>
            <w:left w:val="none" w:sz="0" w:space="0" w:color="auto"/>
            <w:bottom w:val="none" w:sz="0" w:space="0" w:color="auto"/>
            <w:right w:val="none" w:sz="0" w:space="0" w:color="auto"/>
          </w:divBdr>
        </w:div>
        <w:div w:id="489450117">
          <w:marLeft w:val="640"/>
          <w:marRight w:val="0"/>
          <w:marTop w:val="0"/>
          <w:marBottom w:val="0"/>
          <w:divBdr>
            <w:top w:val="none" w:sz="0" w:space="0" w:color="auto"/>
            <w:left w:val="none" w:sz="0" w:space="0" w:color="auto"/>
            <w:bottom w:val="none" w:sz="0" w:space="0" w:color="auto"/>
            <w:right w:val="none" w:sz="0" w:space="0" w:color="auto"/>
          </w:divBdr>
        </w:div>
        <w:div w:id="1440176069">
          <w:marLeft w:val="640"/>
          <w:marRight w:val="0"/>
          <w:marTop w:val="0"/>
          <w:marBottom w:val="0"/>
          <w:divBdr>
            <w:top w:val="none" w:sz="0" w:space="0" w:color="auto"/>
            <w:left w:val="none" w:sz="0" w:space="0" w:color="auto"/>
            <w:bottom w:val="none" w:sz="0" w:space="0" w:color="auto"/>
            <w:right w:val="none" w:sz="0" w:space="0" w:color="auto"/>
          </w:divBdr>
        </w:div>
      </w:divsChild>
    </w:div>
    <w:div w:id="887765084">
      <w:bodyDiv w:val="1"/>
      <w:marLeft w:val="0"/>
      <w:marRight w:val="0"/>
      <w:marTop w:val="0"/>
      <w:marBottom w:val="0"/>
      <w:divBdr>
        <w:top w:val="none" w:sz="0" w:space="0" w:color="auto"/>
        <w:left w:val="none" w:sz="0" w:space="0" w:color="auto"/>
        <w:bottom w:val="none" w:sz="0" w:space="0" w:color="auto"/>
        <w:right w:val="none" w:sz="0" w:space="0" w:color="auto"/>
      </w:divBdr>
    </w:div>
    <w:div w:id="890386880">
      <w:bodyDiv w:val="1"/>
      <w:marLeft w:val="0"/>
      <w:marRight w:val="0"/>
      <w:marTop w:val="0"/>
      <w:marBottom w:val="0"/>
      <w:divBdr>
        <w:top w:val="none" w:sz="0" w:space="0" w:color="auto"/>
        <w:left w:val="none" w:sz="0" w:space="0" w:color="auto"/>
        <w:bottom w:val="none" w:sz="0" w:space="0" w:color="auto"/>
        <w:right w:val="none" w:sz="0" w:space="0" w:color="auto"/>
      </w:divBdr>
    </w:div>
    <w:div w:id="919366631">
      <w:bodyDiv w:val="1"/>
      <w:marLeft w:val="0"/>
      <w:marRight w:val="0"/>
      <w:marTop w:val="0"/>
      <w:marBottom w:val="0"/>
      <w:divBdr>
        <w:top w:val="none" w:sz="0" w:space="0" w:color="auto"/>
        <w:left w:val="none" w:sz="0" w:space="0" w:color="auto"/>
        <w:bottom w:val="none" w:sz="0" w:space="0" w:color="auto"/>
        <w:right w:val="none" w:sz="0" w:space="0" w:color="auto"/>
      </w:divBdr>
      <w:divsChild>
        <w:div w:id="687752707">
          <w:marLeft w:val="640"/>
          <w:marRight w:val="0"/>
          <w:marTop w:val="0"/>
          <w:marBottom w:val="0"/>
          <w:divBdr>
            <w:top w:val="none" w:sz="0" w:space="0" w:color="auto"/>
            <w:left w:val="none" w:sz="0" w:space="0" w:color="auto"/>
            <w:bottom w:val="none" w:sz="0" w:space="0" w:color="auto"/>
            <w:right w:val="none" w:sz="0" w:space="0" w:color="auto"/>
          </w:divBdr>
        </w:div>
        <w:div w:id="364336069">
          <w:marLeft w:val="640"/>
          <w:marRight w:val="0"/>
          <w:marTop w:val="0"/>
          <w:marBottom w:val="0"/>
          <w:divBdr>
            <w:top w:val="none" w:sz="0" w:space="0" w:color="auto"/>
            <w:left w:val="none" w:sz="0" w:space="0" w:color="auto"/>
            <w:bottom w:val="none" w:sz="0" w:space="0" w:color="auto"/>
            <w:right w:val="none" w:sz="0" w:space="0" w:color="auto"/>
          </w:divBdr>
        </w:div>
        <w:div w:id="604659385">
          <w:marLeft w:val="640"/>
          <w:marRight w:val="0"/>
          <w:marTop w:val="0"/>
          <w:marBottom w:val="0"/>
          <w:divBdr>
            <w:top w:val="none" w:sz="0" w:space="0" w:color="auto"/>
            <w:left w:val="none" w:sz="0" w:space="0" w:color="auto"/>
            <w:bottom w:val="none" w:sz="0" w:space="0" w:color="auto"/>
            <w:right w:val="none" w:sz="0" w:space="0" w:color="auto"/>
          </w:divBdr>
        </w:div>
        <w:div w:id="354817871">
          <w:marLeft w:val="640"/>
          <w:marRight w:val="0"/>
          <w:marTop w:val="0"/>
          <w:marBottom w:val="0"/>
          <w:divBdr>
            <w:top w:val="none" w:sz="0" w:space="0" w:color="auto"/>
            <w:left w:val="none" w:sz="0" w:space="0" w:color="auto"/>
            <w:bottom w:val="none" w:sz="0" w:space="0" w:color="auto"/>
            <w:right w:val="none" w:sz="0" w:space="0" w:color="auto"/>
          </w:divBdr>
        </w:div>
        <w:div w:id="1754668200">
          <w:marLeft w:val="640"/>
          <w:marRight w:val="0"/>
          <w:marTop w:val="0"/>
          <w:marBottom w:val="0"/>
          <w:divBdr>
            <w:top w:val="none" w:sz="0" w:space="0" w:color="auto"/>
            <w:left w:val="none" w:sz="0" w:space="0" w:color="auto"/>
            <w:bottom w:val="none" w:sz="0" w:space="0" w:color="auto"/>
            <w:right w:val="none" w:sz="0" w:space="0" w:color="auto"/>
          </w:divBdr>
        </w:div>
        <w:div w:id="1715274228">
          <w:marLeft w:val="640"/>
          <w:marRight w:val="0"/>
          <w:marTop w:val="0"/>
          <w:marBottom w:val="0"/>
          <w:divBdr>
            <w:top w:val="none" w:sz="0" w:space="0" w:color="auto"/>
            <w:left w:val="none" w:sz="0" w:space="0" w:color="auto"/>
            <w:bottom w:val="none" w:sz="0" w:space="0" w:color="auto"/>
            <w:right w:val="none" w:sz="0" w:space="0" w:color="auto"/>
          </w:divBdr>
        </w:div>
        <w:div w:id="169761442">
          <w:marLeft w:val="640"/>
          <w:marRight w:val="0"/>
          <w:marTop w:val="0"/>
          <w:marBottom w:val="0"/>
          <w:divBdr>
            <w:top w:val="none" w:sz="0" w:space="0" w:color="auto"/>
            <w:left w:val="none" w:sz="0" w:space="0" w:color="auto"/>
            <w:bottom w:val="none" w:sz="0" w:space="0" w:color="auto"/>
            <w:right w:val="none" w:sz="0" w:space="0" w:color="auto"/>
          </w:divBdr>
        </w:div>
        <w:div w:id="1262882360">
          <w:marLeft w:val="640"/>
          <w:marRight w:val="0"/>
          <w:marTop w:val="0"/>
          <w:marBottom w:val="0"/>
          <w:divBdr>
            <w:top w:val="none" w:sz="0" w:space="0" w:color="auto"/>
            <w:left w:val="none" w:sz="0" w:space="0" w:color="auto"/>
            <w:bottom w:val="none" w:sz="0" w:space="0" w:color="auto"/>
            <w:right w:val="none" w:sz="0" w:space="0" w:color="auto"/>
          </w:divBdr>
        </w:div>
        <w:div w:id="690423877">
          <w:marLeft w:val="640"/>
          <w:marRight w:val="0"/>
          <w:marTop w:val="0"/>
          <w:marBottom w:val="0"/>
          <w:divBdr>
            <w:top w:val="none" w:sz="0" w:space="0" w:color="auto"/>
            <w:left w:val="none" w:sz="0" w:space="0" w:color="auto"/>
            <w:bottom w:val="none" w:sz="0" w:space="0" w:color="auto"/>
            <w:right w:val="none" w:sz="0" w:space="0" w:color="auto"/>
          </w:divBdr>
        </w:div>
        <w:div w:id="1468161202">
          <w:marLeft w:val="640"/>
          <w:marRight w:val="0"/>
          <w:marTop w:val="0"/>
          <w:marBottom w:val="0"/>
          <w:divBdr>
            <w:top w:val="none" w:sz="0" w:space="0" w:color="auto"/>
            <w:left w:val="none" w:sz="0" w:space="0" w:color="auto"/>
            <w:bottom w:val="none" w:sz="0" w:space="0" w:color="auto"/>
            <w:right w:val="none" w:sz="0" w:space="0" w:color="auto"/>
          </w:divBdr>
        </w:div>
        <w:div w:id="1454514191">
          <w:marLeft w:val="640"/>
          <w:marRight w:val="0"/>
          <w:marTop w:val="0"/>
          <w:marBottom w:val="0"/>
          <w:divBdr>
            <w:top w:val="none" w:sz="0" w:space="0" w:color="auto"/>
            <w:left w:val="none" w:sz="0" w:space="0" w:color="auto"/>
            <w:bottom w:val="none" w:sz="0" w:space="0" w:color="auto"/>
            <w:right w:val="none" w:sz="0" w:space="0" w:color="auto"/>
          </w:divBdr>
        </w:div>
        <w:div w:id="1037202481">
          <w:marLeft w:val="640"/>
          <w:marRight w:val="0"/>
          <w:marTop w:val="0"/>
          <w:marBottom w:val="0"/>
          <w:divBdr>
            <w:top w:val="none" w:sz="0" w:space="0" w:color="auto"/>
            <w:left w:val="none" w:sz="0" w:space="0" w:color="auto"/>
            <w:bottom w:val="none" w:sz="0" w:space="0" w:color="auto"/>
            <w:right w:val="none" w:sz="0" w:space="0" w:color="auto"/>
          </w:divBdr>
        </w:div>
        <w:div w:id="1616862770">
          <w:marLeft w:val="640"/>
          <w:marRight w:val="0"/>
          <w:marTop w:val="0"/>
          <w:marBottom w:val="0"/>
          <w:divBdr>
            <w:top w:val="none" w:sz="0" w:space="0" w:color="auto"/>
            <w:left w:val="none" w:sz="0" w:space="0" w:color="auto"/>
            <w:bottom w:val="none" w:sz="0" w:space="0" w:color="auto"/>
            <w:right w:val="none" w:sz="0" w:space="0" w:color="auto"/>
          </w:divBdr>
        </w:div>
        <w:div w:id="619530505">
          <w:marLeft w:val="640"/>
          <w:marRight w:val="0"/>
          <w:marTop w:val="0"/>
          <w:marBottom w:val="0"/>
          <w:divBdr>
            <w:top w:val="none" w:sz="0" w:space="0" w:color="auto"/>
            <w:left w:val="none" w:sz="0" w:space="0" w:color="auto"/>
            <w:bottom w:val="none" w:sz="0" w:space="0" w:color="auto"/>
            <w:right w:val="none" w:sz="0" w:space="0" w:color="auto"/>
          </w:divBdr>
        </w:div>
        <w:div w:id="1415589721">
          <w:marLeft w:val="640"/>
          <w:marRight w:val="0"/>
          <w:marTop w:val="0"/>
          <w:marBottom w:val="0"/>
          <w:divBdr>
            <w:top w:val="none" w:sz="0" w:space="0" w:color="auto"/>
            <w:left w:val="none" w:sz="0" w:space="0" w:color="auto"/>
            <w:bottom w:val="none" w:sz="0" w:space="0" w:color="auto"/>
            <w:right w:val="none" w:sz="0" w:space="0" w:color="auto"/>
          </w:divBdr>
        </w:div>
        <w:div w:id="1456096344">
          <w:marLeft w:val="640"/>
          <w:marRight w:val="0"/>
          <w:marTop w:val="0"/>
          <w:marBottom w:val="0"/>
          <w:divBdr>
            <w:top w:val="none" w:sz="0" w:space="0" w:color="auto"/>
            <w:left w:val="none" w:sz="0" w:space="0" w:color="auto"/>
            <w:bottom w:val="none" w:sz="0" w:space="0" w:color="auto"/>
            <w:right w:val="none" w:sz="0" w:space="0" w:color="auto"/>
          </w:divBdr>
        </w:div>
        <w:div w:id="311835808">
          <w:marLeft w:val="640"/>
          <w:marRight w:val="0"/>
          <w:marTop w:val="0"/>
          <w:marBottom w:val="0"/>
          <w:divBdr>
            <w:top w:val="none" w:sz="0" w:space="0" w:color="auto"/>
            <w:left w:val="none" w:sz="0" w:space="0" w:color="auto"/>
            <w:bottom w:val="none" w:sz="0" w:space="0" w:color="auto"/>
            <w:right w:val="none" w:sz="0" w:space="0" w:color="auto"/>
          </w:divBdr>
        </w:div>
        <w:div w:id="1560288803">
          <w:marLeft w:val="640"/>
          <w:marRight w:val="0"/>
          <w:marTop w:val="0"/>
          <w:marBottom w:val="0"/>
          <w:divBdr>
            <w:top w:val="none" w:sz="0" w:space="0" w:color="auto"/>
            <w:left w:val="none" w:sz="0" w:space="0" w:color="auto"/>
            <w:bottom w:val="none" w:sz="0" w:space="0" w:color="auto"/>
            <w:right w:val="none" w:sz="0" w:space="0" w:color="auto"/>
          </w:divBdr>
        </w:div>
        <w:div w:id="1249383349">
          <w:marLeft w:val="640"/>
          <w:marRight w:val="0"/>
          <w:marTop w:val="0"/>
          <w:marBottom w:val="0"/>
          <w:divBdr>
            <w:top w:val="none" w:sz="0" w:space="0" w:color="auto"/>
            <w:left w:val="none" w:sz="0" w:space="0" w:color="auto"/>
            <w:bottom w:val="none" w:sz="0" w:space="0" w:color="auto"/>
            <w:right w:val="none" w:sz="0" w:space="0" w:color="auto"/>
          </w:divBdr>
        </w:div>
      </w:divsChild>
    </w:div>
    <w:div w:id="924068533">
      <w:bodyDiv w:val="1"/>
      <w:marLeft w:val="0"/>
      <w:marRight w:val="0"/>
      <w:marTop w:val="0"/>
      <w:marBottom w:val="0"/>
      <w:divBdr>
        <w:top w:val="none" w:sz="0" w:space="0" w:color="auto"/>
        <w:left w:val="none" w:sz="0" w:space="0" w:color="auto"/>
        <w:bottom w:val="none" w:sz="0" w:space="0" w:color="auto"/>
        <w:right w:val="none" w:sz="0" w:space="0" w:color="auto"/>
      </w:divBdr>
      <w:divsChild>
        <w:div w:id="750008677">
          <w:marLeft w:val="640"/>
          <w:marRight w:val="0"/>
          <w:marTop w:val="0"/>
          <w:marBottom w:val="0"/>
          <w:divBdr>
            <w:top w:val="none" w:sz="0" w:space="0" w:color="auto"/>
            <w:left w:val="none" w:sz="0" w:space="0" w:color="auto"/>
            <w:bottom w:val="none" w:sz="0" w:space="0" w:color="auto"/>
            <w:right w:val="none" w:sz="0" w:space="0" w:color="auto"/>
          </w:divBdr>
        </w:div>
        <w:div w:id="486360229">
          <w:marLeft w:val="640"/>
          <w:marRight w:val="0"/>
          <w:marTop w:val="0"/>
          <w:marBottom w:val="0"/>
          <w:divBdr>
            <w:top w:val="none" w:sz="0" w:space="0" w:color="auto"/>
            <w:left w:val="none" w:sz="0" w:space="0" w:color="auto"/>
            <w:bottom w:val="none" w:sz="0" w:space="0" w:color="auto"/>
            <w:right w:val="none" w:sz="0" w:space="0" w:color="auto"/>
          </w:divBdr>
        </w:div>
        <w:div w:id="577440611">
          <w:marLeft w:val="640"/>
          <w:marRight w:val="0"/>
          <w:marTop w:val="0"/>
          <w:marBottom w:val="0"/>
          <w:divBdr>
            <w:top w:val="none" w:sz="0" w:space="0" w:color="auto"/>
            <w:left w:val="none" w:sz="0" w:space="0" w:color="auto"/>
            <w:bottom w:val="none" w:sz="0" w:space="0" w:color="auto"/>
            <w:right w:val="none" w:sz="0" w:space="0" w:color="auto"/>
          </w:divBdr>
        </w:div>
        <w:div w:id="972488923">
          <w:marLeft w:val="640"/>
          <w:marRight w:val="0"/>
          <w:marTop w:val="0"/>
          <w:marBottom w:val="0"/>
          <w:divBdr>
            <w:top w:val="none" w:sz="0" w:space="0" w:color="auto"/>
            <w:left w:val="none" w:sz="0" w:space="0" w:color="auto"/>
            <w:bottom w:val="none" w:sz="0" w:space="0" w:color="auto"/>
            <w:right w:val="none" w:sz="0" w:space="0" w:color="auto"/>
          </w:divBdr>
        </w:div>
        <w:div w:id="1677807478">
          <w:marLeft w:val="640"/>
          <w:marRight w:val="0"/>
          <w:marTop w:val="0"/>
          <w:marBottom w:val="0"/>
          <w:divBdr>
            <w:top w:val="none" w:sz="0" w:space="0" w:color="auto"/>
            <w:left w:val="none" w:sz="0" w:space="0" w:color="auto"/>
            <w:bottom w:val="none" w:sz="0" w:space="0" w:color="auto"/>
            <w:right w:val="none" w:sz="0" w:space="0" w:color="auto"/>
          </w:divBdr>
        </w:div>
        <w:div w:id="1519805116">
          <w:marLeft w:val="640"/>
          <w:marRight w:val="0"/>
          <w:marTop w:val="0"/>
          <w:marBottom w:val="0"/>
          <w:divBdr>
            <w:top w:val="none" w:sz="0" w:space="0" w:color="auto"/>
            <w:left w:val="none" w:sz="0" w:space="0" w:color="auto"/>
            <w:bottom w:val="none" w:sz="0" w:space="0" w:color="auto"/>
            <w:right w:val="none" w:sz="0" w:space="0" w:color="auto"/>
          </w:divBdr>
        </w:div>
        <w:div w:id="1520199659">
          <w:marLeft w:val="640"/>
          <w:marRight w:val="0"/>
          <w:marTop w:val="0"/>
          <w:marBottom w:val="0"/>
          <w:divBdr>
            <w:top w:val="none" w:sz="0" w:space="0" w:color="auto"/>
            <w:left w:val="none" w:sz="0" w:space="0" w:color="auto"/>
            <w:bottom w:val="none" w:sz="0" w:space="0" w:color="auto"/>
            <w:right w:val="none" w:sz="0" w:space="0" w:color="auto"/>
          </w:divBdr>
        </w:div>
        <w:div w:id="562451184">
          <w:marLeft w:val="640"/>
          <w:marRight w:val="0"/>
          <w:marTop w:val="0"/>
          <w:marBottom w:val="0"/>
          <w:divBdr>
            <w:top w:val="none" w:sz="0" w:space="0" w:color="auto"/>
            <w:left w:val="none" w:sz="0" w:space="0" w:color="auto"/>
            <w:bottom w:val="none" w:sz="0" w:space="0" w:color="auto"/>
            <w:right w:val="none" w:sz="0" w:space="0" w:color="auto"/>
          </w:divBdr>
        </w:div>
        <w:div w:id="851265805">
          <w:marLeft w:val="640"/>
          <w:marRight w:val="0"/>
          <w:marTop w:val="0"/>
          <w:marBottom w:val="0"/>
          <w:divBdr>
            <w:top w:val="none" w:sz="0" w:space="0" w:color="auto"/>
            <w:left w:val="none" w:sz="0" w:space="0" w:color="auto"/>
            <w:bottom w:val="none" w:sz="0" w:space="0" w:color="auto"/>
            <w:right w:val="none" w:sz="0" w:space="0" w:color="auto"/>
          </w:divBdr>
        </w:div>
        <w:div w:id="1143621279">
          <w:marLeft w:val="640"/>
          <w:marRight w:val="0"/>
          <w:marTop w:val="0"/>
          <w:marBottom w:val="0"/>
          <w:divBdr>
            <w:top w:val="none" w:sz="0" w:space="0" w:color="auto"/>
            <w:left w:val="none" w:sz="0" w:space="0" w:color="auto"/>
            <w:bottom w:val="none" w:sz="0" w:space="0" w:color="auto"/>
            <w:right w:val="none" w:sz="0" w:space="0" w:color="auto"/>
          </w:divBdr>
        </w:div>
        <w:div w:id="1636446995">
          <w:marLeft w:val="640"/>
          <w:marRight w:val="0"/>
          <w:marTop w:val="0"/>
          <w:marBottom w:val="0"/>
          <w:divBdr>
            <w:top w:val="none" w:sz="0" w:space="0" w:color="auto"/>
            <w:left w:val="none" w:sz="0" w:space="0" w:color="auto"/>
            <w:bottom w:val="none" w:sz="0" w:space="0" w:color="auto"/>
            <w:right w:val="none" w:sz="0" w:space="0" w:color="auto"/>
          </w:divBdr>
        </w:div>
      </w:divsChild>
    </w:div>
    <w:div w:id="933436760">
      <w:bodyDiv w:val="1"/>
      <w:marLeft w:val="0"/>
      <w:marRight w:val="0"/>
      <w:marTop w:val="0"/>
      <w:marBottom w:val="0"/>
      <w:divBdr>
        <w:top w:val="none" w:sz="0" w:space="0" w:color="auto"/>
        <w:left w:val="none" w:sz="0" w:space="0" w:color="auto"/>
        <w:bottom w:val="none" w:sz="0" w:space="0" w:color="auto"/>
        <w:right w:val="none" w:sz="0" w:space="0" w:color="auto"/>
      </w:divBdr>
    </w:div>
    <w:div w:id="936017500">
      <w:bodyDiv w:val="1"/>
      <w:marLeft w:val="0"/>
      <w:marRight w:val="0"/>
      <w:marTop w:val="0"/>
      <w:marBottom w:val="0"/>
      <w:divBdr>
        <w:top w:val="none" w:sz="0" w:space="0" w:color="auto"/>
        <w:left w:val="none" w:sz="0" w:space="0" w:color="auto"/>
        <w:bottom w:val="none" w:sz="0" w:space="0" w:color="auto"/>
        <w:right w:val="none" w:sz="0" w:space="0" w:color="auto"/>
      </w:divBdr>
    </w:div>
    <w:div w:id="943147771">
      <w:bodyDiv w:val="1"/>
      <w:marLeft w:val="0"/>
      <w:marRight w:val="0"/>
      <w:marTop w:val="0"/>
      <w:marBottom w:val="0"/>
      <w:divBdr>
        <w:top w:val="none" w:sz="0" w:space="0" w:color="auto"/>
        <w:left w:val="none" w:sz="0" w:space="0" w:color="auto"/>
        <w:bottom w:val="none" w:sz="0" w:space="0" w:color="auto"/>
        <w:right w:val="none" w:sz="0" w:space="0" w:color="auto"/>
      </w:divBdr>
    </w:div>
    <w:div w:id="953899209">
      <w:bodyDiv w:val="1"/>
      <w:marLeft w:val="0"/>
      <w:marRight w:val="0"/>
      <w:marTop w:val="0"/>
      <w:marBottom w:val="0"/>
      <w:divBdr>
        <w:top w:val="none" w:sz="0" w:space="0" w:color="auto"/>
        <w:left w:val="none" w:sz="0" w:space="0" w:color="auto"/>
        <w:bottom w:val="none" w:sz="0" w:space="0" w:color="auto"/>
        <w:right w:val="none" w:sz="0" w:space="0" w:color="auto"/>
      </w:divBdr>
    </w:div>
    <w:div w:id="956571272">
      <w:bodyDiv w:val="1"/>
      <w:marLeft w:val="0"/>
      <w:marRight w:val="0"/>
      <w:marTop w:val="0"/>
      <w:marBottom w:val="0"/>
      <w:divBdr>
        <w:top w:val="none" w:sz="0" w:space="0" w:color="auto"/>
        <w:left w:val="none" w:sz="0" w:space="0" w:color="auto"/>
        <w:bottom w:val="none" w:sz="0" w:space="0" w:color="auto"/>
        <w:right w:val="none" w:sz="0" w:space="0" w:color="auto"/>
      </w:divBdr>
      <w:divsChild>
        <w:div w:id="453407141">
          <w:marLeft w:val="640"/>
          <w:marRight w:val="0"/>
          <w:marTop w:val="0"/>
          <w:marBottom w:val="0"/>
          <w:divBdr>
            <w:top w:val="none" w:sz="0" w:space="0" w:color="auto"/>
            <w:left w:val="none" w:sz="0" w:space="0" w:color="auto"/>
            <w:bottom w:val="none" w:sz="0" w:space="0" w:color="auto"/>
            <w:right w:val="none" w:sz="0" w:space="0" w:color="auto"/>
          </w:divBdr>
        </w:div>
        <w:div w:id="1053699984">
          <w:marLeft w:val="640"/>
          <w:marRight w:val="0"/>
          <w:marTop w:val="0"/>
          <w:marBottom w:val="0"/>
          <w:divBdr>
            <w:top w:val="none" w:sz="0" w:space="0" w:color="auto"/>
            <w:left w:val="none" w:sz="0" w:space="0" w:color="auto"/>
            <w:bottom w:val="none" w:sz="0" w:space="0" w:color="auto"/>
            <w:right w:val="none" w:sz="0" w:space="0" w:color="auto"/>
          </w:divBdr>
        </w:div>
        <w:div w:id="1228226969">
          <w:marLeft w:val="640"/>
          <w:marRight w:val="0"/>
          <w:marTop w:val="0"/>
          <w:marBottom w:val="0"/>
          <w:divBdr>
            <w:top w:val="none" w:sz="0" w:space="0" w:color="auto"/>
            <w:left w:val="none" w:sz="0" w:space="0" w:color="auto"/>
            <w:bottom w:val="none" w:sz="0" w:space="0" w:color="auto"/>
            <w:right w:val="none" w:sz="0" w:space="0" w:color="auto"/>
          </w:divBdr>
        </w:div>
        <w:div w:id="1300723240">
          <w:marLeft w:val="640"/>
          <w:marRight w:val="0"/>
          <w:marTop w:val="0"/>
          <w:marBottom w:val="0"/>
          <w:divBdr>
            <w:top w:val="none" w:sz="0" w:space="0" w:color="auto"/>
            <w:left w:val="none" w:sz="0" w:space="0" w:color="auto"/>
            <w:bottom w:val="none" w:sz="0" w:space="0" w:color="auto"/>
            <w:right w:val="none" w:sz="0" w:space="0" w:color="auto"/>
          </w:divBdr>
        </w:div>
        <w:div w:id="1003511069">
          <w:marLeft w:val="640"/>
          <w:marRight w:val="0"/>
          <w:marTop w:val="0"/>
          <w:marBottom w:val="0"/>
          <w:divBdr>
            <w:top w:val="none" w:sz="0" w:space="0" w:color="auto"/>
            <w:left w:val="none" w:sz="0" w:space="0" w:color="auto"/>
            <w:bottom w:val="none" w:sz="0" w:space="0" w:color="auto"/>
            <w:right w:val="none" w:sz="0" w:space="0" w:color="auto"/>
          </w:divBdr>
        </w:div>
        <w:div w:id="753748541">
          <w:marLeft w:val="640"/>
          <w:marRight w:val="0"/>
          <w:marTop w:val="0"/>
          <w:marBottom w:val="0"/>
          <w:divBdr>
            <w:top w:val="none" w:sz="0" w:space="0" w:color="auto"/>
            <w:left w:val="none" w:sz="0" w:space="0" w:color="auto"/>
            <w:bottom w:val="none" w:sz="0" w:space="0" w:color="auto"/>
            <w:right w:val="none" w:sz="0" w:space="0" w:color="auto"/>
          </w:divBdr>
        </w:div>
        <w:div w:id="1459643198">
          <w:marLeft w:val="640"/>
          <w:marRight w:val="0"/>
          <w:marTop w:val="0"/>
          <w:marBottom w:val="0"/>
          <w:divBdr>
            <w:top w:val="none" w:sz="0" w:space="0" w:color="auto"/>
            <w:left w:val="none" w:sz="0" w:space="0" w:color="auto"/>
            <w:bottom w:val="none" w:sz="0" w:space="0" w:color="auto"/>
            <w:right w:val="none" w:sz="0" w:space="0" w:color="auto"/>
          </w:divBdr>
        </w:div>
        <w:div w:id="919174356">
          <w:marLeft w:val="640"/>
          <w:marRight w:val="0"/>
          <w:marTop w:val="0"/>
          <w:marBottom w:val="0"/>
          <w:divBdr>
            <w:top w:val="none" w:sz="0" w:space="0" w:color="auto"/>
            <w:left w:val="none" w:sz="0" w:space="0" w:color="auto"/>
            <w:bottom w:val="none" w:sz="0" w:space="0" w:color="auto"/>
            <w:right w:val="none" w:sz="0" w:space="0" w:color="auto"/>
          </w:divBdr>
        </w:div>
        <w:div w:id="1193032488">
          <w:marLeft w:val="640"/>
          <w:marRight w:val="0"/>
          <w:marTop w:val="0"/>
          <w:marBottom w:val="0"/>
          <w:divBdr>
            <w:top w:val="none" w:sz="0" w:space="0" w:color="auto"/>
            <w:left w:val="none" w:sz="0" w:space="0" w:color="auto"/>
            <w:bottom w:val="none" w:sz="0" w:space="0" w:color="auto"/>
            <w:right w:val="none" w:sz="0" w:space="0" w:color="auto"/>
          </w:divBdr>
        </w:div>
        <w:div w:id="160779871">
          <w:marLeft w:val="640"/>
          <w:marRight w:val="0"/>
          <w:marTop w:val="0"/>
          <w:marBottom w:val="0"/>
          <w:divBdr>
            <w:top w:val="none" w:sz="0" w:space="0" w:color="auto"/>
            <w:left w:val="none" w:sz="0" w:space="0" w:color="auto"/>
            <w:bottom w:val="none" w:sz="0" w:space="0" w:color="auto"/>
            <w:right w:val="none" w:sz="0" w:space="0" w:color="auto"/>
          </w:divBdr>
        </w:div>
        <w:div w:id="1930309308">
          <w:marLeft w:val="640"/>
          <w:marRight w:val="0"/>
          <w:marTop w:val="0"/>
          <w:marBottom w:val="0"/>
          <w:divBdr>
            <w:top w:val="none" w:sz="0" w:space="0" w:color="auto"/>
            <w:left w:val="none" w:sz="0" w:space="0" w:color="auto"/>
            <w:bottom w:val="none" w:sz="0" w:space="0" w:color="auto"/>
            <w:right w:val="none" w:sz="0" w:space="0" w:color="auto"/>
          </w:divBdr>
        </w:div>
        <w:div w:id="400641180">
          <w:marLeft w:val="640"/>
          <w:marRight w:val="0"/>
          <w:marTop w:val="0"/>
          <w:marBottom w:val="0"/>
          <w:divBdr>
            <w:top w:val="none" w:sz="0" w:space="0" w:color="auto"/>
            <w:left w:val="none" w:sz="0" w:space="0" w:color="auto"/>
            <w:bottom w:val="none" w:sz="0" w:space="0" w:color="auto"/>
            <w:right w:val="none" w:sz="0" w:space="0" w:color="auto"/>
          </w:divBdr>
        </w:div>
        <w:div w:id="1815753372">
          <w:marLeft w:val="640"/>
          <w:marRight w:val="0"/>
          <w:marTop w:val="0"/>
          <w:marBottom w:val="0"/>
          <w:divBdr>
            <w:top w:val="none" w:sz="0" w:space="0" w:color="auto"/>
            <w:left w:val="none" w:sz="0" w:space="0" w:color="auto"/>
            <w:bottom w:val="none" w:sz="0" w:space="0" w:color="auto"/>
            <w:right w:val="none" w:sz="0" w:space="0" w:color="auto"/>
          </w:divBdr>
        </w:div>
        <w:div w:id="563830417">
          <w:marLeft w:val="640"/>
          <w:marRight w:val="0"/>
          <w:marTop w:val="0"/>
          <w:marBottom w:val="0"/>
          <w:divBdr>
            <w:top w:val="none" w:sz="0" w:space="0" w:color="auto"/>
            <w:left w:val="none" w:sz="0" w:space="0" w:color="auto"/>
            <w:bottom w:val="none" w:sz="0" w:space="0" w:color="auto"/>
            <w:right w:val="none" w:sz="0" w:space="0" w:color="auto"/>
          </w:divBdr>
        </w:div>
        <w:div w:id="58015114">
          <w:marLeft w:val="640"/>
          <w:marRight w:val="0"/>
          <w:marTop w:val="0"/>
          <w:marBottom w:val="0"/>
          <w:divBdr>
            <w:top w:val="none" w:sz="0" w:space="0" w:color="auto"/>
            <w:left w:val="none" w:sz="0" w:space="0" w:color="auto"/>
            <w:bottom w:val="none" w:sz="0" w:space="0" w:color="auto"/>
            <w:right w:val="none" w:sz="0" w:space="0" w:color="auto"/>
          </w:divBdr>
        </w:div>
      </w:divsChild>
    </w:div>
    <w:div w:id="973028933">
      <w:bodyDiv w:val="1"/>
      <w:marLeft w:val="0"/>
      <w:marRight w:val="0"/>
      <w:marTop w:val="0"/>
      <w:marBottom w:val="0"/>
      <w:divBdr>
        <w:top w:val="none" w:sz="0" w:space="0" w:color="auto"/>
        <w:left w:val="none" w:sz="0" w:space="0" w:color="auto"/>
        <w:bottom w:val="none" w:sz="0" w:space="0" w:color="auto"/>
        <w:right w:val="none" w:sz="0" w:space="0" w:color="auto"/>
      </w:divBdr>
      <w:divsChild>
        <w:div w:id="1321615589">
          <w:marLeft w:val="640"/>
          <w:marRight w:val="0"/>
          <w:marTop w:val="0"/>
          <w:marBottom w:val="0"/>
          <w:divBdr>
            <w:top w:val="none" w:sz="0" w:space="0" w:color="auto"/>
            <w:left w:val="none" w:sz="0" w:space="0" w:color="auto"/>
            <w:bottom w:val="none" w:sz="0" w:space="0" w:color="auto"/>
            <w:right w:val="none" w:sz="0" w:space="0" w:color="auto"/>
          </w:divBdr>
        </w:div>
        <w:div w:id="1499465303">
          <w:marLeft w:val="640"/>
          <w:marRight w:val="0"/>
          <w:marTop w:val="0"/>
          <w:marBottom w:val="0"/>
          <w:divBdr>
            <w:top w:val="none" w:sz="0" w:space="0" w:color="auto"/>
            <w:left w:val="none" w:sz="0" w:space="0" w:color="auto"/>
            <w:bottom w:val="none" w:sz="0" w:space="0" w:color="auto"/>
            <w:right w:val="none" w:sz="0" w:space="0" w:color="auto"/>
          </w:divBdr>
        </w:div>
        <w:div w:id="502089084">
          <w:marLeft w:val="640"/>
          <w:marRight w:val="0"/>
          <w:marTop w:val="0"/>
          <w:marBottom w:val="0"/>
          <w:divBdr>
            <w:top w:val="none" w:sz="0" w:space="0" w:color="auto"/>
            <w:left w:val="none" w:sz="0" w:space="0" w:color="auto"/>
            <w:bottom w:val="none" w:sz="0" w:space="0" w:color="auto"/>
            <w:right w:val="none" w:sz="0" w:space="0" w:color="auto"/>
          </w:divBdr>
        </w:div>
        <w:div w:id="493224082">
          <w:marLeft w:val="640"/>
          <w:marRight w:val="0"/>
          <w:marTop w:val="0"/>
          <w:marBottom w:val="0"/>
          <w:divBdr>
            <w:top w:val="none" w:sz="0" w:space="0" w:color="auto"/>
            <w:left w:val="none" w:sz="0" w:space="0" w:color="auto"/>
            <w:bottom w:val="none" w:sz="0" w:space="0" w:color="auto"/>
            <w:right w:val="none" w:sz="0" w:space="0" w:color="auto"/>
          </w:divBdr>
        </w:div>
        <w:div w:id="404425304">
          <w:marLeft w:val="640"/>
          <w:marRight w:val="0"/>
          <w:marTop w:val="0"/>
          <w:marBottom w:val="0"/>
          <w:divBdr>
            <w:top w:val="none" w:sz="0" w:space="0" w:color="auto"/>
            <w:left w:val="none" w:sz="0" w:space="0" w:color="auto"/>
            <w:bottom w:val="none" w:sz="0" w:space="0" w:color="auto"/>
            <w:right w:val="none" w:sz="0" w:space="0" w:color="auto"/>
          </w:divBdr>
        </w:div>
        <w:div w:id="578173402">
          <w:marLeft w:val="640"/>
          <w:marRight w:val="0"/>
          <w:marTop w:val="0"/>
          <w:marBottom w:val="0"/>
          <w:divBdr>
            <w:top w:val="none" w:sz="0" w:space="0" w:color="auto"/>
            <w:left w:val="none" w:sz="0" w:space="0" w:color="auto"/>
            <w:bottom w:val="none" w:sz="0" w:space="0" w:color="auto"/>
            <w:right w:val="none" w:sz="0" w:space="0" w:color="auto"/>
          </w:divBdr>
        </w:div>
        <w:div w:id="840463864">
          <w:marLeft w:val="640"/>
          <w:marRight w:val="0"/>
          <w:marTop w:val="0"/>
          <w:marBottom w:val="0"/>
          <w:divBdr>
            <w:top w:val="none" w:sz="0" w:space="0" w:color="auto"/>
            <w:left w:val="none" w:sz="0" w:space="0" w:color="auto"/>
            <w:bottom w:val="none" w:sz="0" w:space="0" w:color="auto"/>
            <w:right w:val="none" w:sz="0" w:space="0" w:color="auto"/>
          </w:divBdr>
        </w:div>
        <w:div w:id="406149119">
          <w:marLeft w:val="640"/>
          <w:marRight w:val="0"/>
          <w:marTop w:val="0"/>
          <w:marBottom w:val="0"/>
          <w:divBdr>
            <w:top w:val="none" w:sz="0" w:space="0" w:color="auto"/>
            <w:left w:val="none" w:sz="0" w:space="0" w:color="auto"/>
            <w:bottom w:val="none" w:sz="0" w:space="0" w:color="auto"/>
            <w:right w:val="none" w:sz="0" w:space="0" w:color="auto"/>
          </w:divBdr>
        </w:div>
        <w:div w:id="433864180">
          <w:marLeft w:val="640"/>
          <w:marRight w:val="0"/>
          <w:marTop w:val="0"/>
          <w:marBottom w:val="0"/>
          <w:divBdr>
            <w:top w:val="none" w:sz="0" w:space="0" w:color="auto"/>
            <w:left w:val="none" w:sz="0" w:space="0" w:color="auto"/>
            <w:bottom w:val="none" w:sz="0" w:space="0" w:color="auto"/>
            <w:right w:val="none" w:sz="0" w:space="0" w:color="auto"/>
          </w:divBdr>
        </w:div>
      </w:divsChild>
    </w:div>
    <w:div w:id="1005325525">
      <w:bodyDiv w:val="1"/>
      <w:marLeft w:val="0"/>
      <w:marRight w:val="0"/>
      <w:marTop w:val="0"/>
      <w:marBottom w:val="0"/>
      <w:divBdr>
        <w:top w:val="none" w:sz="0" w:space="0" w:color="auto"/>
        <w:left w:val="none" w:sz="0" w:space="0" w:color="auto"/>
        <w:bottom w:val="none" w:sz="0" w:space="0" w:color="auto"/>
        <w:right w:val="none" w:sz="0" w:space="0" w:color="auto"/>
      </w:divBdr>
    </w:div>
    <w:div w:id="1016888195">
      <w:bodyDiv w:val="1"/>
      <w:marLeft w:val="0"/>
      <w:marRight w:val="0"/>
      <w:marTop w:val="0"/>
      <w:marBottom w:val="0"/>
      <w:divBdr>
        <w:top w:val="none" w:sz="0" w:space="0" w:color="auto"/>
        <w:left w:val="none" w:sz="0" w:space="0" w:color="auto"/>
        <w:bottom w:val="none" w:sz="0" w:space="0" w:color="auto"/>
        <w:right w:val="none" w:sz="0" w:space="0" w:color="auto"/>
      </w:divBdr>
    </w:div>
    <w:div w:id="1017973112">
      <w:bodyDiv w:val="1"/>
      <w:marLeft w:val="0"/>
      <w:marRight w:val="0"/>
      <w:marTop w:val="0"/>
      <w:marBottom w:val="0"/>
      <w:divBdr>
        <w:top w:val="none" w:sz="0" w:space="0" w:color="auto"/>
        <w:left w:val="none" w:sz="0" w:space="0" w:color="auto"/>
        <w:bottom w:val="none" w:sz="0" w:space="0" w:color="auto"/>
        <w:right w:val="none" w:sz="0" w:space="0" w:color="auto"/>
      </w:divBdr>
    </w:div>
    <w:div w:id="1022585809">
      <w:bodyDiv w:val="1"/>
      <w:marLeft w:val="0"/>
      <w:marRight w:val="0"/>
      <w:marTop w:val="0"/>
      <w:marBottom w:val="0"/>
      <w:divBdr>
        <w:top w:val="none" w:sz="0" w:space="0" w:color="auto"/>
        <w:left w:val="none" w:sz="0" w:space="0" w:color="auto"/>
        <w:bottom w:val="none" w:sz="0" w:space="0" w:color="auto"/>
        <w:right w:val="none" w:sz="0" w:space="0" w:color="auto"/>
      </w:divBdr>
    </w:div>
    <w:div w:id="1034228040">
      <w:bodyDiv w:val="1"/>
      <w:marLeft w:val="0"/>
      <w:marRight w:val="0"/>
      <w:marTop w:val="0"/>
      <w:marBottom w:val="0"/>
      <w:divBdr>
        <w:top w:val="none" w:sz="0" w:space="0" w:color="auto"/>
        <w:left w:val="none" w:sz="0" w:space="0" w:color="auto"/>
        <w:bottom w:val="none" w:sz="0" w:space="0" w:color="auto"/>
        <w:right w:val="none" w:sz="0" w:space="0" w:color="auto"/>
      </w:divBdr>
      <w:divsChild>
        <w:div w:id="1840196092">
          <w:marLeft w:val="640"/>
          <w:marRight w:val="0"/>
          <w:marTop w:val="0"/>
          <w:marBottom w:val="0"/>
          <w:divBdr>
            <w:top w:val="none" w:sz="0" w:space="0" w:color="auto"/>
            <w:left w:val="none" w:sz="0" w:space="0" w:color="auto"/>
            <w:bottom w:val="none" w:sz="0" w:space="0" w:color="auto"/>
            <w:right w:val="none" w:sz="0" w:space="0" w:color="auto"/>
          </w:divBdr>
        </w:div>
        <w:div w:id="2124417827">
          <w:marLeft w:val="640"/>
          <w:marRight w:val="0"/>
          <w:marTop w:val="0"/>
          <w:marBottom w:val="0"/>
          <w:divBdr>
            <w:top w:val="none" w:sz="0" w:space="0" w:color="auto"/>
            <w:left w:val="none" w:sz="0" w:space="0" w:color="auto"/>
            <w:bottom w:val="none" w:sz="0" w:space="0" w:color="auto"/>
            <w:right w:val="none" w:sz="0" w:space="0" w:color="auto"/>
          </w:divBdr>
        </w:div>
        <w:div w:id="1260598302">
          <w:marLeft w:val="640"/>
          <w:marRight w:val="0"/>
          <w:marTop w:val="0"/>
          <w:marBottom w:val="0"/>
          <w:divBdr>
            <w:top w:val="none" w:sz="0" w:space="0" w:color="auto"/>
            <w:left w:val="none" w:sz="0" w:space="0" w:color="auto"/>
            <w:bottom w:val="none" w:sz="0" w:space="0" w:color="auto"/>
            <w:right w:val="none" w:sz="0" w:space="0" w:color="auto"/>
          </w:divBdr>
        </w:div>
        <w:div w:id="1922637930">
          <w:marLeft w:val="640"/>
          <w:marRight w:val="0"/>
          <w:marTop w:val="0"/>
          <w:marBottom w:val="0"/>
          <w:divBdr>
            <w:top w:val="none" w:sz="0" w:space="0" w:color="auto"/>
            <w:left w:val="none" w:sz="0" w:space="0" w:color="auto"/>
            <w:bottom w:val="none" w:sz="0" w:space="0" w:color="auto"/>
            <w:right w:val="none" w:sz="0" w:space="0" w:color="auto"/>
          </w:divBdr>
        </w:div>
        <w:div w:id="133762602">
          <w:marLeft w:val="640"/>
          <w:marRight w:val="0"/>
          <w:marTop w:val="0"/>
          <w:marBottom w:val="0"/>
          <w:divBdr>
            <w:top w:val="none" w:sz="0" w:space="0" w:color="auto"/>
            <w:left w:val="none" w:sz="0" w:space="0" w:color="auto"/>
            <w:bottom w:val="none" w:sz="0" w:space="0" w:color="auto"/>
            <w:right w:val="none" w:sz="0" w:space="0" w:color="auto"/>
          </w:divBdr>
        </w:div>
        <w:div w:id="349993453">
          <w:marLeft w:val="640"/>
          <w:marRight w:val="0"/>
          <w:marTop w:val="0"/>
          <w:marBottom w:val="0"/>
          <w:divBdr>
            <w:top w:val="none" w:sz="0" w:space="0" w:color="auto"/>
            <w:left w:val="none" w:sz="0" w:space="0" w:color="auto"/>
            <w:bottom w:val="none" w:sz="0" w:space="0" w:color="auto"/>
            <w:right w:val="none" w:sz="0" w:space="0" w:color="auto"/>
          </w:divBdr>
        </w:div>
        <w:div w:id="453257721">
          <w:marLeft w:val="640"/>
          <w:marRight w:val="0"/>
          <w:marTop w:val="0"/>
          <w:marBottom w:val="0"/>
          <w:divBdr>
            <w:top w:val="none" w:sz="0" w:space="0" w:color="auto"/>
            <w:left w:val="none" w:sz="0" w:space="0" w:color="auto"/>
            <w:bottom w:val="none" w:sz="0" w:space="0" w:color="auto"/>
            <w:right w:val="none" w:sz="0" w:space="0" w:color="auto"/>
          </w:divBdr>
        </w:div>
        <w:div w:id="983505226">
          <w:marLeft w:val="640"/>
          <w:marRight w:val="0"/>
          <w:marTop w:val="0"/>
          <w:marBottom w:val="0"/>
          <w:divBdr>
            <w:top w:val="none" w:sz="0" w:space="0" w:color="auto"/>
            <w:left w:val="none" w:sz="0" w:space="0" w:color="auto"/>
            <w:bottom w:val="none" w:sz="0" w:space="0" w:color="auto"/>
            <w:right w:val="none" w:sz="0" w:space="0" w:color="auto"/>
          </w:divBdr>
        </w:div>
        <w:div w:id="1865821118">
          <w:marLeft w:val="640"/>
          <w:marRight w:val="0"/>
          <w:marTop w:val="0"/>
          <w:marBottom w:val="0"/>
          <w:divBdr>
            <w:top w:val="none" w:sz="0" w:space="0" w:color="auto"/>
            <w:left w:val="none" w:sz="0" w:space="0" w:color="auto"/>
            <w:bottom w:val="none" w:sz="0" w:space="0" w:color="auto"/>
            <w:right w:val="none" w:sz="0" w:space="0" w:color="auto"/>
          </w:divBdr>
        </w:div>
        <w:div w:id="1121462341">
          <w:marLeft w:val="640"/>
          <w:marRight w:val="0"/>
          <w:marTop w:val="0"/>
          <w:marBottom w:val="0"/>
          <w:divBdr>
            <w:top w:val="none" w:sz="0" w:space="0" w:color="auto"/>
            <w:left w:val="none" w:sz="0" w:space="0" w:color="auto"/>
            <w:bottom w:val="none" w:sz="0" w:space="0" w:color="auto"/>
            <w:right w:val="none" w:sz="0" w:space="0" w:color="auto"/>
          </w:divBdr>
        </w:div>
        <w:div w:id="2078940586">
          <w:marLeft w:val="640"/>
          <w:marRight w:val="0"/>
          <w:marTop w:val="0"/>
          <w:marBottom w:val="0"/>
          <w:divBdr>
            <w:top w:val="none" w:sz="0" w:space="0" w:color="auto"/>
            <w:left w:val="none" w:sz="0" w:space="0" w:color="auto"/>
            <w:bottom w:val="none" w:sz="0" w:space="0" w:color="auto"/>
            <w:right w:val="none" w:sz="0" w:space="0" w:color="auto"/>
          </w:divBdr>
        </w:div>
        <w:div w:id="2083722057">
          <w:marLeft w:val="640"/>
          <w:marRight w:val="0"/>
          <w:marTop w:val="0"/>
          <w:marBottom w:val="0"/>
          <w:divBdr>
            <w:top w:val="none" w:sz="0" w:space="0" w:color="auto"/>
            <w:left w:val="none" w:sz="0" w:space="0" w:color="auto"/>
            <w:bottom w:val="none" w:sz="0" w:space="0" w:color="auto"/>
            <w:right w:val="none" w:sz="0" w:space="0" w:color="auto"/>
          </w:divBdr>
        </w:div>
        <w:div w:id="352076790">
          <w:marLeft w:val="640"/>
          <w:marRight w:val="0"/>
          <w:marTop w:val="0"/>
          <w:marBottom w:val="0"/>
          <w:divBdr>
            <w:top w:val="none" w:sz="0" w:space="0" w:color="auto"/>
            <w:left w:val="none" w:sz="0" w:space="0" w:color="auto"/>
            <w:bottom w:val="none" w:sz="0" w:space="0" w:color="auto"/>
            <w:right w:val="none" w:sz="0" w:space="0" w:color="auto"/>
          </w:divBdr>
        </w:div>
        <w:div w:id="1574781489">
          <w:marLeft w:val="640"/>
          <w:marRight w:val="0"/>
          <w:marTop w:val="0"/>
          <w:marBottom w:val="0"/>
          <w:divBdr>
            <w:top w:val="none" w:sz="0" w:space="0" w:color="auto"/>
            <w:left w:val="none" w:sz="0" w:space="0" w:color="auto"/>
            <w:bottom w:val="none" w:sz="0" w:space="0" w:color="auto"/>
            <w:right w:val="none" w:sz="0" w:space="0" w:color="auto"/>
          </w:divBdr>
        </w:div>
        <w:div w:id="1185438671">
          <w:marLeft w:val="640"/>
          <w:marRight w:val="0"/>
          <w:marTop w:val="0"/>
          <w:marBottom w:val="0"/>
          <w:divBdr>
            <w:top w:val="none" w:sz="0" w:space="0" w:color="auto"/>
            <w:left w:val="none" w:sz="0" w:space="0" w:color="auto"/>
            <w:bottom w:val="none" w:sz="0" w:space="0" w:color="auto"/>
            <w:right w:val="none" w:sz="0" w:space="0" w:color="auto"/>
          </w:divBdr>
        </w:div>
        <w:div w:id="1881895072">
          <w:marLeft w:val="640"/>
          <w:marRight w:val="0"/>
          <w:marTop w:val="0"/>
          <w:marBottom w:val="0"/>
          <w:divBdr>
            <w:top w:val="none" w:sz="0" w:space="0" w:color="auto"/>
            <w:left w:val="none" w:sz="0" w:space="0" w:color="auto"/>
            <w:bottom w:val="none" w:sz="0" w:space="0" w:color="auto"/>
            <w:right w:val="none" w:sz="0" w:space="0" w:color="auto"/>
          </w:divBdr>
        </w:div>
        <w:div w:id="1062287227">
          <w:marLeft w:val="640"/>
          <w:marRight w:val="0"/>
          <w:marTop w:val="0"/>
          <w:marBottom w:val="0"/>
          <w:divBdr>
            <w:top w:val="none" w:sz="0" w:space="0" w:color="auto"/>
            <w:left w:val="none" w:sz="0" w:space="0" w:color="auto"/>
            <w:bottom w:val="none" w:sz="0" w:space="0" w:color="auto"/>
            <w:right w:val="none" w:sz="0" w:space="0" w:color="auto"/>
          </w:divBdr>
        </w:div>
        <w:div w:id="1061946608">
          <w:marLeft w:val="640"/>
          <w:marRight w:val="0"/>
          <w:marTop w:val="0"/>
          <w:marBottom w:val="0"/>
          <w:divBdr>
            <w:top w:val="none" w:sz="0" w:space="0" w:color="auto"/>
            <w:left w:val="none" w:sz="0" w:space="0" w:color="auto"/>
            <w:bottom w:val="none" w:sz="0" w:space="0" w:color="auto"/>
            <w:right w:val="none" w:sz="0" w:space="0" w:color="auto"/>
          </w:divBdr>
        </w:div>
      </w:divsChild>
    </w:div>
    <w:div w:id="1042487359">
      <w:bodyDiv w:val="1"/>
      <w:marLeft w:val="0"/>
      <w:marRight w:val="0"/>
      <w:marTop w:val="0"/>
      <w:marBottom w:val="0"/>
      <w:divBdr>
        <w:top w:val="none" w:sz="0" w:space="0" w:color="auto"/>
        <w:left w:val="none" w:sz="0" w:space="0" w:color="auto"/>
        <w:bottom w:val="none" w:sz="0" w:space="0" w:color="auto"/>
        <w:right w:val="none" w:sz="0" w:space="0" w:color="auto"/>
      </w:divBdr>
      <w:divsChild>
        <w:div w:id="725102343">
          <w:marLeft w:val="640"/>
          <w:marRight w:val="0"/>
          <w:marTop w:val="0"/>
          <w:marBottom w:val="0"/>
          <w:divBdr>
            <w:top w:val="none" w:sz="0" w:space="0" w:color="auto"/>
            <w:left w:val="none" w:sz="0" w:space="0" w:color="auto"/>
            <w:bottom w:val="none" w:sz="0" w:space="0" w:color="auto"/>
            <w:right w:val="none" w:sz="0" w:space="0" w:color="auto"/>
          </w:divBdr>
        </w:div>
        <w:div w:id="1339387798">
          <w:marLeft w:val="640"/>
          <w:marRight w:val="0"/>
          <w:marTop w:val="0"/>
          <w:marBottom w:val="0"/>
          <w:divBdr>
            <w:top w:val="none" w:sz="0" w:space="0" w:color="auto"/>
            <w:left w:val="none" w:sz="0" w:space="0" w:color="auto"/>
            <w:bottom w:val="none" w:sz="0" w:space="0" w:color="auto"/>
            <w:right w:val="none" w:sz="0" w:space="0" w:color="auto"/>
          </w:divBdr>
        </w:div>
        <w:div w:id="2134203063">
          <w:marLeft w:val="640"/>
          <w:marRight w:val="0"/>
          <w:marTop w:val="0"/>
          <w:marBottom w:val="0"/>
          <w:divBdr>
            <w:top w:val="none" w:sz="0" w:space="0" w:color="auto"/>
            <w:left w:val="none" w:sz="0" w:space="0" w:color="auto"/>
            <w:bottom w:val="none" w:sz="0" w:space="0" w:color="auto"/>
            <w:right w:val="none" w:sz="0" w:space="0" w:color="auto"/>
          </w:divBdr>
        </w:div>
        <w:div w:id="2017228053">
          <w:marLeft w:val="640"/>
          <w:marRight w:val="0"/>
          <w:marTop w:val="0"/>
          <w:marBottom w:val="0"/>
          <w:divBdr>
            <w:top w:val="none" w:sz="0" w:space="0" w:color="auto"/>
            <w:left w:val="none" w:sz="0" w:space="0" w:color="auto"/>
            <w:bottom w:val="none" w:sz="0" w:space="0" w:color="auto"/>
            <w:right w:val="none" w:sz="0" w:space="0" w:color="auto"/>
          </w:divBdr>
        </w:div>
        <w:div w:id="186723838">
          <w:marLeft w:val="640"/>
          <w:marRight w:val="0"/>
          <w:marTop w:val="0"/>
          <w:marBottom w:val="0"/>
          <w:divBdr>
            <w:top w:val="none" w:sz="0" w:space="0" w:color="auto"/>
            <w:left w:val="none" w:sz="0" w:space="0" w:color="auto"/>
            <w:bottom w:val="none" w:sz="0" w:space="0" w:color="auto"/>
            <w:right w:val="none" w:sz="0" w:space="0" w:color="auto"/>
          </w:divBdr>
        </w:div>
        <w:div w:id="1094589542">
          <w:marLeft w:val="640"/>
          <w:marRight w:val="0"/>
          <w:marTop w:val="0"/>
          <w:marBottom w:val="0"/>
          <w:divBdr>
            <w:top w:val="none" w:sz="0" w:space="0" w:color="auto"/>
            <w:left w:val="none" w:sz="0" w:space="0" w:color="auto"/>
            <w:bottom w:val="none" w:sz="0" w:space="0" w:color="auto"/>
            <w:right w:val="none" w:sz="0" w:space="0" w:color="auto"/>
          </w:divBdr>
        </w:div>
        <w:div w:id="1402676208">
          <w:marLeft w:val="640"/>
          <w:marRight w:val="0"/>
          <w:marTop w:val="0"/>
          <w:marBottom w:val="0"/>
          <w:divBdr>
            <w:top w:val="none" w:sz="0" w:space="0" w:color="auto"/>
            <w:left w:val="none" w:sz="0" w:space="0" w:color="auto"/>
            <w:bottom w:val="none" w:sz="0" w:space="0" w:color="auto"/>
            <w:right w:val="none" w:sz="0" w:space="0" w:color="auto"/>
          </w:divBdr>
        </w:div>
        <w:div w:id="902064297">
          <w:marLeft w:val="640"/>
          <w:marRight w:val="0"/>
          <w:marTop w:val="0"/>
          <w:marBottom w:val="0"/>
          <w:divBdr>
            <w:top w:val="none" w:sz="0" w:space="0" w:color="auto"/>
            <w:left w:val="none" w:sz="0" w:space="0" w:color="auto"/>
            <w:bottom w:val="none" w:sz="0" w:space="0" w:color="auto"/>
            <w:right w:val="none" w:sz="0" w:space="0" w:color="auto"/>
          </w:divBdr>
        </w:div>
        <w:div w:id="414865901">
          <w:marLeft w:val="640"/>
          <w:marRight w:val="0"/>
          <w:marTop w:val="0"/>
          <w:marBottom w:val="0"/>
          <w:divBdr>
            <w:top w:val="none" w:sz="0" w:space="0" w:color="auto"/>
            <w:left w:val="none" w:sz="0" w:space="0" w:color="auto"/>
            <w:bottom w:val="none" w:sz="0" w:space="0" w:color="auto"/>
            <w:right w:val="none" w:sz="0" w:space="0" w:color="auto"/>
          </w:divBdr>
        </w:div>
        <w:div w:id="1471708361">
          <w:marLeft w:val="640"/>
          <w:marRight w:val="0"/>
          <w:marTop w:val="0"/>
          <w:marBottom w:val="0"/>
          <w:divBdr>
            <w:top w:val="none" w:sz="0" w:space="0" w:color="auto"/>
            <w:left w:val="none" w:sz="0" w:space="0" w:color="auto"/>
            <w:bottom w:val="none" w:sz="0" w:space="0" w:color="auto"/>
            <w:right w:val="none" w:sz="0" w:space="0" w:color="auto"/>
          </w:divBdr>
        </w:div>
        <w:div w:id="333384935">
          <w:marLeft w:val="640"/>
          <w:marRight w:val="0"/>
          <w:marTop w:val="0"/>
          <w:marBottom w:val="0"/>
          <w:divBdr>
            <w:top w:val="none" w:sz="0" w:space="0" w:color="auto"/>
            <w:left w:val="none" w:sz="0" w:space="0" w:color="auto"/>
            <w:bottom w:val="none" w:sz="0" w:space="0" w:color="auto"/>
            <w:right w:val="none" w:sz="0" w:space="0" w:color="auto"/>
          </w:divBdr>
        </w:div>
        <w:div w:id="298346129">
          <w:marLeft w:val="640"/>
          <w:marRight w:val="0"/>
          <w:marTop w:val="0"/>
          <w:marBottom w:val="0"/>
          <w:divBdr>
            <w:top w:val="none" w:sz="0" w:space="0" w:color="auto"/>
            <w:left w:val="none" w:sz="0" w:space="0" w:color="auto"/>
            <w:bottom w:val="none" w:sz="0" w:space="0" w:color="auto"/>
            <w:right w:val="none" w:sz="0" w:space="0" w:color="auto"/>
          </w:divBdr>
        </w:div>
        <w:div w:id="1062019511">
          <w:marLeft w:val="640"/>
          <w:marRight w:val="0"/>
          <w:marTop w:val="0"/>
          <w:marBottom w:val="0"/>
          <w:divBdr>
            <w:top w:val="none" w:sz="0" w:space="0" w:color="auto"/>
            <w:left w:val="none" w:sz="0" w:space="0" w:color="auto"/>
            <w:bottom w:val="none" w:sz="0" w:space="0" w:color="auto"/>
            <w:right w:val="none" w:sz="0" w:space="0" w:color="auto"/>
          </w:divBdr>
        </w:div>
        <w:div w:id="1760250735">
          <w:marLeft w:val="640"/>
          <w:marRight w:val="0"/>
          <w:marTop w:val="0"/>
          <w:marBottom w:val="0"/>
          <w:divBdr>
            <w:top w:val="none" w:sz="0" w:space="0" w:color="auto"/>
            <w:left w:val="none" w:sz="0" w:space="0" w:color="auto"/>
            <w:bottom w:val="none" w:sz="0" w:space="0" w:color="auto"/>
            <w:right w:val="none" w:sz="0" w:space="0" w:color="auto"/>
          </w:divBdr>
        </w:div>
        <w:div w:id="1467553305">
          <w:marLeft w:val="640"/>
          <w:marRight w:val="0"/>
          <w:marTop w:val="0"/>
          <w:marBottom w:val="0"/>
          <w:divBdr>
            <w:top w:val="none" w:sz="0" w:space="0" w:color="auto"/>
            <w:left w:val="none" w:sz="0" w:space="0" w:color="auto"/>
            <w:bottom w:val="none" w:sz="0" w:space="0" w:color="auto"/>
            <w:right w:val="none" w:sz="0" w:space="0" w:color="auto"/>
          </w:divBdr>
        </w:div>
        <w:div w:id="1190945571">
          <w:marLeft w:val="640"/>
          <w:marRight w:val="0"/>
          <w:marTop w:val="0"/>
          <w:marBottom w:val="0"/>
          <w:divBdr>
            <w:top w:val="none" w:sz="0" w:space="0" w:color="auto"/>
            <w:left w:val="none" w:sz="0" w:space="0" w:color="auto"/>
            <w:bottom w:val="none" w:sz="0" w:space="0" w:color="auto"/>
            <w:right w:val="none" w:sz="0" w:space="0" w:color="auto"/>
          </w:divBdr>
        </w:div>
        <w:div w:id="1333293261">
          <w:marLeft w:val="640"/>
          <w:marRight w:val="0"/>
          <w:marTop w:val="0"/>
          <w:marBottom w:val="0"/>
          <w:divBdr>
            <w:top w:val="none" w:sz="0" w:space="0" w:color="auto"/>
            <w:left w:val="none" w:sz="0" w:space="0" w:color="auto"/>
            <w:bottom w:val="none" w:sz="0" w:space="0" w:color="auto"/>
            <w:right w:val="none" w:sz="0" w:space="0" w:color="auto"/>
          </w:divBdr>
        </w:div>
      </w:divsChild>
    </w:div>
    <w:div w:id="1059323991">
      <w:bodyDiv w:val="1"/>
      <w:marLeft w:val="0"/>
      <w:marRight w:val="0"/>
      <w:marTop w:val="0"/>
      <w:marBottom w:val="0"/>
      <w:divBdr>
        <w:top w:val="none" w:sz="0" w:space="0" w:color="auto"/>
        <w:left w:val="none" w:sz="0" w:space="0" w:color="auto"/>
        <w:bottom w:val="none" w:sz="0" w:space="0" w:color="auto"/>
        <w:right w:val="none" w:sz="0" w:space="0" w:color="auto"/>
      </w:divBdr>
    </w:div>
    <w:div w:id="1084957858">
      <w:bodyDiv w:val="1"/>
      <w:marLeft w:val="0"/>
      <w:marRight w:val="0"/>
      <w:marTop w:val="0"/>
      <w:marBottom w:val="0"/>
      <w:divBdr>
        <w:top w:val="none" w:sz="0" w:space="0" w:color="auto"/>
        <w:left w:val="none" w:sz="0" w:space="0" w:color="auto"/>
        <w:bottom w:val="none" w:sz="0" w:space="0" w:color="auto"/>
        <w:right w:val="none" w:sz="0" w:space="0" w:color="auto"/>
      </w:divBdr>
    </w:div>
    <w:div w:id="1141580960">
      <w:bodyDiv w:val="1"/>
      <w:marLeft w:val="0"/>
      <w:marRight w:val="0"/>
      <w:marTop w:val="0"/>
      <w:marBottom w:val="0"/>
      <w:divBdr>
        <w:top w:val="none" w:sz="0" w:space="0" w:color="auto"/>
        <w:left w:val="none" w:sz="0" w:space="0" w:color="auto"/>
        <w:bottom w:val="none" w:sz="0" w:space="0" w:color="auto"/>
        <w:right w:val="none" w:sz="0" w:space="0" w:color="auto"/>
      </w:divBdr>
      <w:divsChild>
        <w:div w:id="1462454474">
          <w:marLeft w:val="640"/>
          <w:marRight w:val="0"/>
          <w:marTop w:val="0"/>
          <w:marBottom w:val="0"/>
          <w:divBdr>
            <w:top w:val="none" w:sz="0" w:space="0" w:color="auto"/>
            <w:left w:val="none" w:sz="0" w:space="0" w:color="auto"/>
            <w:bottom w:val="none" w:sz="0" w:space="0" w:color="auto"/>
            <w:right w:val="none" w:sz="0" w:space="0" w:color="auto"/>
          </w:divBdr>
        </w:div>
        <w:div w:id="364411344">
          <w:marLeft w:val="640"/>
          <w:marRight w:val="0"/>
          <w:marTop w:val="0"/>
          <w:marBottom w:val="0"/>
          <w:divBdr>
            <w:top w:val="none" w:sz="0" w:space="0" w:color="auto"/>
            <w:left w:val="none" w:sz="0" w:space="0" w:color="auto"/>
            <w:bottom w:val="none" w:sz="0" w:space="0" w:color="auto"/>
            <w:right w:val="none" w:sz="0" w:space="0" w:color="auto"/>
          </w:divBdr>
        </w:div>
        <w:div w:id="405733637">
          <w:marLeft w:val="640"/>
          <w:marRight w:val="0"/>
          <w:marTop w:val="0"/>
          <w:marBottom w:val="0"/>
          <w:divBdr>
            <w:top w:val="none" w:sz="0" w:space="0" w:color="auto"/>
            <w:left w:val="none" w:sz="0" w:space="0" w:color="auto"/>
            <w:bottom w:val="none" w:sz="0" w:space="0" w:color="auto"/>
            <w:right w:val="none" w:sz="0" w:space="0" w:color="auto"/>
          </w:divBdr>
        </w:div>
        <w:div w:id="1748646508">
          <w:marLeft w:val="640"/>
          <w:marRight w:val="0"/>
          <w:marTop w:val="0"/>
          <w:marBottom w:val="0"/>
          <w:divBdr>
            <w:top w:val="none" w:sz="0" w:space="0" w:color="auto"/>
            <w:left w:val="none" w:sz="0" w:space="0" w:color="auto"/>
            <w:bottom w:val="none" w:sz="0" w:space="0" w:color="auto"/>
            <w:right w:val="none" w:sz="0" w:space="0" w:color="auto"/>
          </w:divBdr>
        </w:div>
        <w:div w:id="1518351026">
          <w:marLeft w:val="640"/>
          <w:marRight w:val="0"/>
          <w:marTop w:val="0"/>
          <w:marBottom w:val="0"/>
          <w:divBdr>
            <w:top w:val="none" w:sz="0" w:space="0" w:color="auto"/>
            <w:left w:val="none" w:sz="0" w:space="0" w:color="auto"/>
            <w:bottom w:val="none" w:sz="0" w:space="0" w:color="auto"/>
            <w:right w:val="none" w:sz="0" w:space="0" w:color="auto"/>
          </w:divBdr>
        </w:div>
        <w:div w:id="313264957">
          <w:marLeft w:val="640"/>
          <w:marRight w:val="0"/>
          <w:marTop w:val="0"/>
          <w:marBottom w:val="0"/>
          <w:divBdr>
            <w:top w:val="none" w:sz="0" w:space="0" w:color="auto"/>
            <w:left w:val="none" w:sz="0" w:space="0" w:color="auto"/>
            <w:bottom w:val="none" w:sz="0" w:space="0" w:color="auto"/>
            <w:right w:val="none" w:sz="0" w:space="0" w:color="auto"/>
          </w:divBdr>
        </w:div>
        <w:div w:id="1360551087">
          <w:marLeft w:val="640"/>
          <w:marRight w:val="0"/>
          <w:marTop w:val="0"/>
          <w:marBottom w:val="0"/>
          <w:divBdr>
            <w:top w:val="none" w:sz="0" w:space="0" w:color="auto"/>
            <w:left w:val="none" w:sz="0" w:space="0" w:color="auto"/>
            <w:bottom w:val="none" w:sz="0" w:space="0" w:color="auto"/>
            <w:right w:val="none" w:sz="0" w:space="0" w:color="auto"/>
          </w:divBdr>
        </w:div>
        <w:div w:id="1695812358">
          <w:marLeft w:val="640"/>
          <w:marRight w:val="0"/>
          <w:marTop w:val="0"/>
          <w:marBottom w:val="0"/>
          <w:divBdr>
            <w:top w:val="none" w:sz="0" w:space="0" w:color="auto"/>
            <w:left w:val="none" w:sz="0" w:space="0" w:color="auto"/>
            <w:bottom w:val="none" w:sz="0" w:space="0" w:color="auto"/>
            <w:right w:val="none" w:sz="0" w:space="0" w:color="auto"/>
          </w:divBdr>
        </w:div>
        <w:div w:id="778380226">
          <w:marLeft w:val="640"/>
          <w:marRight w:val="0"/>
          <w:marTop w:val="0"/>
          <w:marBottom w:val="0"/>
          <w:divBdr>
            <w:top w:val="none" w:sz="0" w:space="0" w:color="auto"/>
            <w:left w:val="none" w:sz="0" w:space="0" w:color="auto"/>
            <w:bottom w:val="none" w:sz="0" w:space="0" w:color="auto"/>
            <w:right w:val="none" w:sz="0" w:space="0" w:color="auto"/>
          </w:divBdr>
        </w:div>
        <w:div w:id="940451826">
          <w:marLeft w:val="640"/>
          <w:marRight w:val="0"/>
          <w:marTop w:val="0"/>
          <w:marBottom w:val="0"/>
          <w:divBdr>
            <w:top w:val="none" w:sz="0" w:space="0" w:color="auto"/>
            <w:left w:val="none" w:sz="0" w:space="0" w:color="auto"/>
            <w:bottom w:val="none" w:sz="0" w:space="0" w:color="auto"/>
            <w:right w:val="none" w:sz="0" w:space="0" w:color="auto"/>
          </w:divBdr>
        </w:div>
        <w:div w:id="1474906069">
          <w:marLeft w:val="640"/>
          <w:marRight w:val="0"/>
          <w:marTop w:val="0"/>
          <w:marBottom w:val="0"/>
          <w:divBdr>
            <w:top w:val="none" w:sz="0" w:space="0" w:color="auto"/>
            <w:left w:val="none" w:sz="0" w:space="0" w:color="auto"/>
            <w:bottom w:val="none" w:sz="0" w:space="0" w:color="auto"/>
            <w:right w:val="none" w:sz="0" w:space="0" w:color="auto"/>
          </w:divBdr>
        </w:div>
      </w:divsChild>
    </w:div>
    <w:div w:id="1155419638">
      <w:bodyDiv w:val="1"/>
      <w:marLeft w:val="0"/>
      <w:marRight w:val="0"/>
      <w:marTop w:val="0"/>
      <w:marBottom w:val="0"/>
      <w:divBdr>
        <w:top w:val="none" w:sz="0" w:space="0" w:color="auto"/>
        <w:left w:val="none" w:sz="0" w:space="0" w:color="auto"/>
        <w:bottom w:val="none" w:sz="0" w:space="0" w:color="auto"/>
        <w:right w:val="none" w:sz="0" w:space="0" w:color="auto"/>
      </w:divBdr>
    </w:div>
    <w:div w:id="1158351246">
      <w:bodyDiv w:val="1"/>
      <w:marLeft w:val="0"/>
      <w:marRight w:val="0"/>
      <w:marTop w:val="0"/>
      <w:marBottom w:val="0"/>
      <w:divBdr>
        <w:top w:val="none" w:sz="0" w:space="0" w:color="auto"/>
        <w:left w:val="none" w:sz="0" w:space="0" w:color="auto"/>
        <w:bottom w:val="none" w:sz="0" w:space="0" w:color="auto"/>
        <w:right w:val="none" w:sz="0" w:space="0" w:color="auto"/>
      </w:divBdr>
    </w:div>
    <w:div w:id="1162549021">
      <w:bodyDiv w:val="1"/>
      <w:marLeft w:val="0"/>
      <w:marRight w:val="0"/>
      <w:marTop w:val="0"/>
      <w:marBottom w:val="0"/>
      <w:divBdr>
        <w:top w:val="none" w:sz="0" w:space="0" w:color="auto"/>
        <w:left w:val="none" w:sz="0" w:space="0" w:color="auto"/>
        <w:bottom w:val="none" w:sz="0" w:space="0" w:color="auto"/>
        <w:right w:val="none" w:sz="0" w:space="0" w:color="auto"/>
      </w:divBdr>
    </w:div>
    <w:div w:id="1194729774">
      <w:bodyDiv w:val="1"/>
      <w:marLeft w:val="0"/>
      <w:marRight w:val="0"/>
      <w:marTop w:val="0"/>
      <w:marBottom w:val="0"/>
      <w:divBdr>
        <w:top w:val="none" w:sz="0" w:space="0" w:color="auto"/>
        <w:left w:val="none" w:sz="0" w:space="0" w:color="auto"/>
        <w:bottom w:val="none" w:sz="0" w:space="0" w:color="auto"/>
        <w:right w:val="none" w:sz="0" w:space="0" w:color="auto"/>
      </w:divBdr>
    </w:div>
    <w:div w:id="1208838013">
      <w:bodyDiv w:val="1"/>
      <w:marLeft w:val="0"/>
      <w:marRight w:val="0"/>
      <w:marTop w:val="0"/>
      <w:marBottom w:val="0"/>
      <w:divBdr>
        <w:top w:val="none" w:sz="0" w:space="0" w:color="auto"/>
        <w:left w:val="none" w:sz="0" w:space="0" w:color="auto"/>
        <w:bottom w:val="none" w:sz="0" w:space="0" w:color="auto"/>
        <w:right w:val="none" w:sz="0" w:space="0" w:color="auto"/>
      </w:divBdr>
      <w:divsChild>
        <w:div w:id="280230">
          <w:marLeft w:val="640"/>
          <w:marRight w:val="0"/>
          <w:marTop w:val="0"/>
          <w:marBottom w:val="0"/>
          <w:divBdr>
            <w:top w:val="none" w:sz="0" w:space="0" w:color="auto"/>
            <w:left w:val="none" w:sz="0" w:space="0" w:color="auto"/>
            <w:bottom w:val="none" w:sz="0" w:space="0" w:color="auto"/>
            <w:right w:val="none" w:sz="0" w:space="0" w:color="auto"/>
          </w:divBdr>
        </w:div>
        <w:div w:id="1916940491">
          <w:marLeft w:val="640"/>
          <w:marRight w:val="0"/>
          <w:marTop w:val="0"/>
          <w:marBottom w:val="0"/>
          <w:divBdr>
            <w:top w:val="none" w:sz="0" w:space="0" w:color="auto"/>
            <w:left w:val="none" w:sz="0" w:space="0" w:color="auto"/>
            <w:bottom w:val="none" w:sz="0" w:space="0" w:color="auto"/>
            <w:right w:val="none" w:sz="0" w:space="0" w:color="auto"/>
          </w:divBdr>
        </w:div>
        <w:div w:id="380516400">
          <w:marLeft w:val="640"/>
          <w:marRight w:val="0"/>
          <w:marTop w:val="0"/>
          <w:marBottom w:val="0"/>
          <w:divBdr>
            <w:top w:val="none" w:sz="0" w:space="0" w:color="auto"/>
            <w:left w:val="none" w:sz="0" w:space="0" w:color="auto"/>
            <w:bottom w:val="none" w:sz="0" w:space="0" w:color="auto"/>
            <w:right w:val="none" w:sz="0" w:space="0" w:color="auto"/>
          </w:divBdr>
        </w:div>
        <w:div w:id="661356180">
          <w:marLeft w:val="640"/>
          <w:marRight w:val="0"/>
          <w:marTop w:val="0"/>
          <w:marBottom w:val="0"/>
          <w:divBdr>
            <w:top w:val="none" w:sz="0" w:space="0" w:color="auto"/>
            <w:left w:val="none" w:sz="0" w:space="0" w:color="auto"/>
            <w:bottom w:val="none" w:sz="0" w:space="0" w:color="auto"/>
            <w:right w:val="none" w:sz="0" w:space="0" w:color="auto"/>
          </w:divBdr>
        </w:div>
        <w:div w:id="2008747612">
          <w:marLeft w:val="640"/>
          <w:marRight w:val="0"/>
          <w:marTop w:val="0"/>
          <w:marBottom w:val="0"/>
          <w:divBdr>
            <w:top w:val="none" w:sz="0" w:space="0" w:color="auto"/>
            <w:left w:val="none" w:sz="0" w:space="0" w:color="auto"/>
            <w:bottom w:val="none" w:sz="0" w:space="0" w:color="auto"/>
            <w:right w:val="none" w:sz="0" w:space="0" w:color="auto"/>
          </w:divBdr>
        </w:div>
        <w:div w:id="1756898943">
          <w:marLeft w:val="640"/>
          <w:marRight w:val="0"/>
          <w:marTop w:val="0"/>
          <w:marBottom w:val="0"/>
          <w:divBdr>
            <w:top w:val="none" w:sz="0" w:space="0" w:color="auto"/>
            <w:left w:val="none" w:sz="0" w:space="0" w:color="auto"/>
            <w:bottom w:val="none" w:sz="0" w:space="0" w:color="auto"/>
            <w:right w:val="none" w:sz="0" w:space="0" w:color="auto"/>
          </w:divBdr>
        </w:div>
        <w:div w:id="1608468145">
          <w:marLeft w:val="640"/>
          <w:marRight w:val="0"/>
          <w:marTop w:val="0"/>
          <w:marBottom w:val="0"/>
          <w:divBdr>
            <w:top w:val="none" w:sz="0" w:space="0" w:color="auto"/>
            <w:left w:val="none" w:sz="0" w:space="0" w:color="auto"/>
            <w:bottom w:val="none" w:sz="0" w:space="0" w:color="auto"/>
            <w:right w:val="none" w:sz="0" w:space="0" w:color="auto"/>
          </w:divBdr>
        </w:div>
        <w:div w:id="914971601">
          <w:marLeft w:val="640"/>
          <w:marRight w:val="0"/>
          <w:marTop w:val="0"/>
          <w:marBottom w:val="0"/>
          <w:divBdr>
            <w:top w:val="none" w:sz="0" w:space="0" w:color="auto"/>
            <w:left w:val="none" w:sz="0" w:space="0" w:color="auto"/>
            <w:bottom w:val="none" w:sz="0" w:space="0" w:color="auto"/>
            <w:right w:val="none" w:sz="0" w:space="0" w:color="auto"/>
          </w:divBdr>
        </w:div>
        <w:div w:id="1129056484">
          <w:marLeft w:val="640"/>
          <w:marRight w:val="0"/>
          <w:marTop w:val="0"/>
          <w:marBottom w:val="0"/>
          <w:divBdr>
            <w:top w:val="none" w:sz="0" w:space="0" w:color="auto"/>
            <w:left w:val="none" w:sz="0" w:space="0" w:color="auto"/>
            <w:bottom w:val="none" w:sz="0" w:space="0" w:color="auto"/>
            <w:right w:val="none" w:sz="0" w:space="0" w:color="auto"/>
          </w:divBdr>
        </w:div>
        <w:div w:id="1156993611">
          <w:marLeft w:val="640"/>
          <w:marRight w:val="0"/>
          <w:marTop w:val="0"/>
          <w:marBottom w:val="0"/>
          <w:divBdr>
            <w:top w:val="none" w:sz="0" w:space="0" w:color="auto"/>
            <w:left w:val="none" w:sz="0" w:space="0" w:color="auto"/>
            <w:bottom w:val="none" w:sz="0" w:space="0" w:color="auto"/>
            <w:right w:val="none" w:sz="0" w:space="0" w:color="auto"/>
          </w:divBdr>
        </w:div>
        <w:div w:id="888613227">
          <w:marLeft w:val="640"/>
          <w:marRight w:val="0"/>
          <w:marTop w:val="0"/>
          <w:marBottom w:val="0"/>
          <w:divBdr>
            <w:top w:val="none" w:sz="0" w:space="0" w:color="auto"/>
            <w:left w:val="none" w:sz="0" w:space="0" w:color="auto"/>
            <w:bottom w:val="none" w:sz="0" w:space="0" w:color="auto"/>
            <w:right w:val="none" w:sz="0" w:space="0" w:color="auto"/>
          </w:divBdr>
        </w:div>
        <w:div w:id="278414482">
          <w:marLeft w:val="640"/>
          <w:marRight w:val="0"/>
          <w:marTop w:val="0"/>
          <w:marBottom w:val="0"/>
          <w:divBdr>
            <w:top w:val="none" w:sz="0" w:space="0" w:color="auto"/>
            <w:left w:val="none" w:sz="0" w:space="0" w:color="auto"/>
            <w:bottom w:val="none" w:sz="0" w:space="0" w:color="auto"/>
            <w:right w:val="none" w:sz="0" w:space="0" w:color="auto"/>
          </w:divBdr>
        </w:div>
        <w:div w:id="1006251233">
          <w:marLeft w:val="640"/>
          <w:marRight w:val="0"/>
          <w:marTop w:val="0"/>
          <w:marBottom w:val="0"/>
          <w:divBdr>
            <w:top w:val="none" w:sz="0" w:space="0" w:color="auto"/>
            <w:left w:val="none" w:sz="0" w:space="0" w:color="auto"/>
            <w:bottom w:val="none" w:sz="0" w:space="0" w:color="auto"/>
            <w:right w:val="none" w:sz="0" w:space="0" w:color="auto"/>
          </w:divBdr>
        </w:div>
        <w:div w:id="1985811457">
          <w:marLeft w:val="640"/>
          <w:marRight w:val="0"/>
          <w:marTop w:val="0"/>
          <w:marBottom w:val="0"/>
          <w:divBdr>
            <w:top w:val="none" w:sz="0" w:space="0" w:color="auto"/>
            <w:left w:val="none" w:sz="0" w:space="0" w:color="auto"/>
            <w:bottom w:val="none" w:sz="0" w:space="0" w:color="auto"/>
            <w:right w:val="none" w:sz="0" w:space="0" w:color="auto"/>
          </w:divBdr>
        </w:div>
        <w:div w:id="1973826995">
          <w:marLeft w:val="640"/>
          <w:marRight w:val="0"/>
          <w:marTop w:val="0"/>
          <w:marBottom w:val="0"/>
          <w:divBdr>
            <w:top w:val="none" w:sz="0" w:space="0" w:color="auto"/>
            <w:left w:val="none" w:sz="0" w:space="0" w:color="auto"/>
            <w:bottom w:val="none" w:sz="0" w:space="0" w:color="auto"/>
            <w:right w:val="none" w:sz="0" w:space="0" w:color="auto"/>
          </w:divBdr>
        </w:div>
        <w:div w:id="1881168677">
          <w:marLeft w:val="640"/>
          <w:marRight w:val="0"/>
          <w:marTop w:val="0"/>
          <w:marBottom w:val="0"/>
          <w:divBdr>
            <w:top w:val="none" w:sz="0" w:space="0" w:color="auto"/>
            <w:left w:val="none" w:sz="0" w:space="0" w:color="auto"/>
            <w:bottom w:val="none" w:sz="0" w:space="0" w:color="auto"/>
            <w:right w:val="none" w:sz="0" w:space="0" w:color="auto"/>
          </w:divBdr>
        </w:div>
        <w:div w:id="1114786033">
          <w:marLeft w:val="640"/>
          <w:marRight w:val="0"/>
          <w:marTop w:val="0"/>
          <w:marBottom w:val="0"/>
          <w:divBdr>
            <w:top w:val="none" w:sz="0" w:space="0" w:color="auto"/>
            <w:left w:val="none" w:sz="0" w:space="0" w:color="auto"/>
            <w:bottom w:val="none" w:sz="0" w:space="0" w:color="auto"/>
            <w:right w:val="none" w:sz="0" w:space="0" w:color="auto"/>
          </w:divBdr>
        </w:div>
        <w:div w:id="1037395583">
          <w:marLeft w:val="640"/>
          <w:marRight w:val="0"/>
          <w:marTop w:val="0"/>
          <w:marBottom w:val="0"/>
          <w:divBdr>
            <w:top w:val="none" w:sz="0" w:space="0" w:color="auto"/>
            <w:left w:val="none" w:sz="0" w:space="0" w:color="auto"/>
            <w:bottom w:val="none" w:sz="0" w:space="0" w:color="auto"/>
            <w:right w:val="none" w:sz="0" w:space="0" w:color="auto"/>
          </w:divBdr>
        </w:div>
      </w:divsChild>
    </w:div>
    <w:div w:id="1209997528">
      <w:bodyDiv w:val="1"/>
      <w:marLeft w:val="0"/>
      <w:marRight w:val="0"/>
      <w:marTop w:val="0"/>
      <w:marBottom w:val="0"/>
      <w:divBdr>
        <w:top w:val="none" w:sz="0" w:space="0" w:color="auto"/>
        <w:left w:val="none" w:sz="0" w:space="0" w:color="auto"/>
        <w:bottom w:val="none" w:sz="0" w:space="0" w:color="auto"/>
        <w:right w:val="none" w:sz="0" w:space="0" w:color="auto"/>
      </w:divBdr>
      <w:divsChild>
        <w:div w:id="2106025734">
          <w:marLeft w:val="640"/>
          <w:marRight w:val="0"/>
          <w:marTop w:val="0"/>
          <w:marBottom w:val="0"/>
          <w:divBdr>
            <w:top w:val="none" w:sz="0" w:space="0" w:color="auto"/>
            <w:left w:val="none" w:sz="0" w:space="0" w:color="auto"/>
            <w:bottom w:val="none" w:sz="0" w:space="0" w:color="auto"/>
            <w:right w:val="none" w:sz="0" w:space="0" w:color="auto"/>
          </w:divBdr>
        </w:div>
        <w:div w:id="581597645">
          <w:marLeft w:val="640"/>
          <w:marRight w:val="0"/>
          <w:marTop w:val="0"/>
          <w:marBottom w:val="0"/>
          <w:divBdr>
            <w:top w:val="none" w:sz="0" w:space="0" w:color="auto"/>
            <w:left w:val="none" w:sz="0" w:space="0" w:color="auto"/>
            <w:bottom w:val="none" w:sz="0" w:space="0" w:color="auto"/>
            <w:right w:val="none" w:sz="0" w:space="0" w:color="auto"/>
          </w:divBdr>
        </w:div>
        <w:div w:id="304285636">
          <w:marLeft w:val="640"/>
          <w:marRight w:val="0"/>
          <w:marTop w:val="0"/>
          <w:marBottom w:val="0"/>
          <w:divBdr>
            <w:top w:val="none" w:sz="0" w:space="0" w:color="auto"/>
            <w:left w:val="none" w:sz="0" w:space="0" w:color="auto"/>
            <w:bottom w:val="none" w:sz="0" w:space="0" w:color="auto"/>
            <w:right w:val="none" w:sz="0" w:space="0" w:color="auto"/>
          </w:divBdr>
        </w:div>
        <w:div w:id="1628851800">
          <w:marLeft w:val="640"/>
          <w:marRight w:val="0"/>
          <w:marTop w:val="0"/>
          <w:marBottom w:val="0"/>
          <w:divBdr>
            <w:top w:val="none" w:sz="0" w:space="0" w:color="auto"/>
            <w:left w:val="none" w:sz="0" w:space="0" w:color="auto"/>
            <w:bottom w:val="none" w:sz="0" w:space="0" w:color="auto"/>
            <w:right w:val="none" w:sz="0" w:space="0" w:color="auto"/>
          </w:divBdr>
        </w:div>
        <w:div w:id="28841024">
          <w:marLeft w:val="640"/>
          <w:marRight w:val="0"/>
          <w:marTop w:val="0"/>
          <w:marBottom w:val="0"/>
          <w:divBdr>
            <w:top w:val="none" w:sz="0" w:space="0" w:color="auto"/>
            <w:left w:val="none" w:sz="0" w:space="0" w:color="auto"/>
            <w:bottom w:val="none" w:sz="0" w:space="0" w:color="auto"/>
            <w:right w:val="none" w:sz="0" w:space="0" w:color="auto"/>
          </w:divBdr>
        </w:div>
        <w:div w:id="920991709">
          <w:marLeft w:val="640"/>
          <w:marRight w:val="0"/>
          <w:marTop w:val="0"/>
          <w:marBottom w:val="0"/>
          <w:divBdr>
            <w:top w:val="none" w:sz="0" w:space="0" w:color="auto"/>
            <w:left w:val="none" w:sz="0" w:space="0" w:color="auto"/>
            <w:bottom w:val="none" w:sz="0" w:space="0" w:color="auto"/>
            <w:right w:val="none" w:sz="0" w:space="0" w:color="auto"/>
          </w:divBdr>
        </w:div>
        <w:div w:id="1651014509">
          <w:marLeft w:val="640"/>
          <w:marRight w:val="0"/>
          <w:marTop w:val="0"/>
          <w:marBottom w:val="0"/>
          <w:divBdr>
            <w:top w:val="none" w:sz="0" w:space="0" w:color="auto"/>
            <w:left w:val="none" w:sz="0" w:space="0" w:color="auto"/>
            <w:bottom w:val="none" w:sz="0" w:space="0" w:color="auto"/>
            <w:right w:val="none" w:sz="0" w:space="0" w:color="auto"/>
          </w:divBdr>
        </w:div>
        <w:div w:id="1978105691">
          <w:marLeft w:val="640"/>
          <w:marRight w:val="0"/>
          <w:marTop w:val="0"/>
          <w:marBottom w:val="0"/>
          <w:divBdr>
            <w:top w:val="none" w:sz="0" w:space="0" w:color="auto"/>
            <w:left w:val="none" w:sz="0" w:space="0" w:color="auto"/>
            <w:bottom w:val="none" w:sz="0" w:space="0" w:color="auto"/>
            <w:right w:val="none" w:sz="0" w:space="0" w:color="auto"/>
          </w:divBdr>
        </w:div>
        <w:div w:id="793325323">
          <w:marLeft w:val="640"/>
          <w:marRight w:val="0"/>
          <w:marTop w:val="0"/>
          <w:marBottom w:val="0"/>
          <w:divBdr>
            <w:top w:val="none" w:sz="0" w:space="0" w:color="auto"/>
            <w:left w:val="none" w:sz="0" w:space="0" w:color="auto"/>
            <w:bottom w:val="none" w:sz="0" w:space="0" w:color="auto"/>
            <w:right w:val="none" w:sz="0" w:space="0" w:color="auto"/>
          </w:divBdr>
        </w:div>
        <w:div w:id="510729916">
          <w:marLeft w:val="640"/>
          <w:marRight w:val="0"/>
          <w:marTop w:val="0"/>
          <w:marBottom w:val="0"/>
          <w:divBdr>
            <w:top w:val="none" w:sz="0" w:space="0" w:color="auto"/>
            <w:left w:val="none" w:sz="0" w:space="0" w:color="auto"/>
            <w:bottom w:val="none" w:sz="0" w:space="0" w:color="auto"/>
            <w:right w:val="none" w:sz="0" w:space="0" w:color="auto"/>
          </w:divBdr>
        </w:div>
        <w:div w:id="971861670">
          <w:marLeft w:val="640"/>
          <w:marRight w:val="0"/>
          <w:marTop w:val="0"/>
          <w:marBottom w:val="0"/>
          <w:divBdr>
            <w:top w:val="none" w:sz="0" w:space="0" w:color="auto"/>
            <w:left w:val="none" w:sz="0" w:space="0" w:color="auto"/>
            <w:bottom w:val="none" w:sz="0" w:space="0" w:color="auto"/>
            <w:right w:val="none" w:sz="0" w:space="0" w:color="auto"/>
          </w:divBdr>
        </w:div>
        <w:div w:id="1794249038">
          <w:marLeft w:val="640"/>
          <w:marRight w:val="0"/>
          <w:marTop w:val="0"/>
          <w:marBottom w:val="0"/>
          <w:divBdr>
            <w:top w:val="none" w:sz="0" w:space="0" w:color="auto"/>
            <w:left w:val="none" w:sz="0" w:space="0" w:color="auto"/>
            <w:bottom w:val="none" w:sz="0" w:space="0" w:color="auto"/>
            <w:right w:val="none" w:sz="0" w:space="0" w:color="auto"/>
          </w:divBdr>
        </w:div>
        <w:div w:id="1422411143">
          <w:marLeft w:val="640"/>
          <w:marRight w:val="0"/>
          <w:marTop w:val="0"/>
          <w:marBottom w:val="0"/>
          <w:divBdr>
            <w:top w:val="none" w:sz="0" w:space="0" w:color="auto"/>
            <w:left w:val="none" w:sz="0" w:space="0" w:color="auto"/>
            <w:bottom w:val="none" w:sz="0" w:space="0" w:color="auto"/>
            <w:right w:val="none" w:sz="0" w:space="0" w:color="auto"/>
          </w:divBdr>
        </w:div>
        <w:div w:id="1143082785">
          <w:marLeft w:val="640"/>
          <w:marRight w:val="0"/>
          <w:marTop w:val="0"/>
          <w:marBottom w:val="0"/>
          <w:divBdr>
            <w:top w:val="none" w:sz="0" w:space="0" w:color="auto"/>
            <w:left w:val="none" w:sz="0" w:space="0" w:color="auto"/>
            <w:bottom w:val="none" w:sz="0" w:space="0" w:color="auto"/>
            <w:right w:val="none" w:sz="0" w:space="0" w:color="auto"/>
          </w:divBdr>
        </w:div>
        <w:div w:id="1914730313">
          <w:marLeft w:val="640"/>
          <w:marRight w:val="0"/>
          <w:marTop w:val="0"/>
          <w:marBottom w:val="0"/>
          <w:divBdr>
            <w:top w:val="none" w:sz="0" w:space="0" w:color="auto"/>
            <w:left w:val="none" w:sz="0" w:space="0" w:color="auto"/>
            <w:bottom w:val="none" w:sz="0" w:space="0" w:color="auto"/>
            <w:right w:val="none" w:sz="0" w:space="0" w:color="auto"/>
          </w:divBdr>
        </w:div>
        <w:div w:id="1725329160">
          <w:marLeft w:val="640"/>
          <w:marRight w:val="0"/>
          <w:marTop w:val="0"/>
          <w:marBottom w:val="0"/>
          <w:divBdr>
            <w:top w:val="none" w:sz="0" w:space="0" w:color="auto"/>
            <w:left w:val="none" w:sz="0" w:space="0" w:color="auto"/>
            <w:bottom w:val="none" w:sz="0" w:space="0" w:color="auto"/>
            <w:right w:val="none" w:sz="0" w:space="0" w:color="auto"/>
          </w:divBdr>
        </w:div>
        <w:div w:id="455687512">
          <w:marLeft w:val="640"/>
          <w:marRight w:val="0"/>
          <w:marTop w:val="0"/>
          <w:marBottom w:val="0"/>
          <w:divBdr>
            <w:top w:val="none" w:sz="0" w:space="0" w:color="auto"/>
            <w:left w:val="none" w:sz="0" w:space="0" w:color="auto"/>
            <w:bottom w:val="none" w:sz="0" w:space="0" w:color="auto"/>
            <w:right w:val="none" w:sz="0" w:space="0" w:color="auto"/>
          </w:divBdr>
        </w:div>
        <w:div w:id="1098452387">
          <w:marLeft w:val="640"/>
          <w:marRight w:val="0"/>
          <w:marTop w:val="0"/>
          <w:marBottom w:val="0"/>
          <w:divBdr>
            <w:top w:val="none" w:sz="0" w:space="0" w:color="auto"/>
            <w:left w:val="none" w:sz="0" w:space="0" w:color="auto"/>
            <w:bottom w:val="none" w:sz="0" w:space="0" w:color="auto"/>
            <w:right w:val="none" w:sz="0" w:space="0" w:color="auto"/>
          </w:divBdr>
        </w:div>
        <w:div w:id="1323508312">
          <w:marLeft w:val="640"/>
          <w:marRight w:val="0"/>
          <w:marTop w:val="0"/>
          <w:marBottom w:val="0"/>
          <w:divBdr>
            <w:top w:val="none" w:sz="0" w:space="0" w:color="auto"/>
            <w:left w:val="none" w:sz="0" w:space="0" w:color="auto"/>
            <w:bottom w:val="none" w:sz="0" w:space="0" w:color="auto"/>
            <w:right w:val="none" w:sz="0" w:space="0" w:color="auto"/>
          </w:divBdr>
        </w:div>
        <w:div w:id="911889568">
          <w:marLeft w:val="640"/>
          <w:marRight w:val="0"/>
          <w:marTop w:val="0"/>
          <w:marBottom w:val="0"/>
          <w:divBdr>
            <w:top w:val="none" w:sz="0" w:space="0" w:color="auto"/>
            <w:left w:val="none" w:sz="0" w:space="0" w:color="auto"/>
            <w:bottom w:val="none" w:sz="0" w:space="0" w:color="auto"/>
            <w:right w:val="none" w:sz="0" w:space="0" w:color="auto"/>
          </w:divBdr>
        </w:div>
      </w:divsChild>
    </w:div>
    <w:div w:id="1219976612">
      <w:bodyDiv w:val="1"/>
      <w:marLeft w:val="0"/>
      <w:marRight w:val="0"/>
      <w:marTop w:val="0"/>
      <w:marBottom w:val="0"/>
      <w:divBdr>
        <w:top w:val="none" w:sz="0" w:space="0" w:color="auto"/>
        <w:left w:val="none" w:sz="0" w:space="0" w:color="auto"/>
        <w:bottom w:val="none" w:sz="0" w:space="0" w:color="auto"/>
        <w:right w:val="none" w:sz="0" w:space="0" w:color="auto"/>
      </w:divBdr>
      <w:divsChild>
        <w:div w:id="1046830943">
          <w:marLeft w:val="640"/>
          <w:marRight w:val="0"/>
          <w:marTop w:val="0"/>
          <w:marBottom w:val="0"/>
          <w:divBdr>
            <w:top w:val="none" w:sz="0" w:space="0" w:color="auto"/>
            <w:left w:val="none" w:sz="0" w:space="0" w:color="auto"/>
            <w:bottom w:val="none" w:sz="0" w:space="0" w:color="auto"/>
            <w:right w:val="none" w:sz="0" w:space="0" w:color="auto"/>
          </w:divBdr>
        </w:div>
        <w:div w:id="911356475">
          <w:marLeft w:val="640"/>
          <w:marRight w:val="0"/>
          <w:marTop w:val="0"/>
          <w:marBottom w:val="0"/>
          <w:divBdr>
            <w:top w:val="none" w:sz="0" w:space="0" w:color="auto"/>
            <w:left w:val="none" w:sz="0" w:space="0" w:color="auto"/>
            <w:bottom w:val="none" w:sz="0" w:space="0" w:color="auto"/>
            <w:right w:val="none" w:sz="0" w:space="0" w:color="auto"/>
          </w:divBdr>
        </w:div>
        <w:div w:id="819729900">
          <w:marLeft w:val="640"/>
          <w:marRight w:val="0"/>
          <w:marTop w:val="0"/>
          <w:marBottom w:val="0"/>
          <w:divBdr>
            <w:top w:val="none" w:sz="0" w:space="0" w:color="auto"/>
            <w:left w:val="none" w:sz="0" w:space="0" w:color="auto"/>
            <w:bottom w:val="none" w:sz="0" w:space="0" w:color="auto"/>
            <w:right w:val="none" w:sz="0" w:space="0" w:color="auto"/>
          </w:divBdr>
        </w:div>
        <w:div w:id="1942948462">
          <w:marLeft w:val="640"/>
          <w:marRight w:val="0"/>
          <w:marTop w:val="0"/>
          <w:marBottom w:val="0"/>
          <w:divBdr>
            <w:top w:val="none" w:sz="0" w:space="0" w:color="auto"/>
            <w:left w:val="none" w:sz="0" w:space="0" w:color="auto"/>
            <w:bottom w:val="none" w:sz="0" w:space="0" w:color="auto"/>
            <w:right w:val="none" w:sz="0" w:space="0" w:color="auto"/>
          </w:divBdr>
        </w:div>
        <w:div w:id="1325938417">
          <w:marLeft w:val="640"/>
          <w:marRight w:val="0"/>
          <w:marTop w:val="0"/>
          <w:marBottom w:val="0"/>
          <w:divBdr>
            <w:top w:val="none" w:sz="0" w:space="0" w:color="auto"/>
            <w:left w:val="none" w:sz="0" w:space="0" w:color="auto"/>
            <w:bottom w:val="none" w:sz="0" w:space="0" w:color="auto"/>
            <w:right w:val="none" w:sz="0" w:space="0" w:color="auto"/>
          </w:divBdr>
        </w:div>
        <w:div w:id="1311523369">
          <w:marLeft w:val="640"/>
          <w:marRight w:val="0"/>
          <w:marTop w:val="0"/>
          <w:marBottom w:val="0"/>
          <w:divBdr>
            <w:top w:val="none" w:sz="0" w:space="0" w:color="auto"/>
            <w:left w:val="none" w:sz="0" w:space="0" w:color="auto"/>
            <w:bottom w:val="none" w:sz="0" w:space="0" w:color="auto"/>
            <w:right w:val="none" w:sz="0" w:space="0" w:color="auto"/>
          </w:divBdr>
        </w:div>
        <w:div w:id="1141264096">
          <w:marLeft w:val="640"/>
          <w:marRight w:val="0"/>
          <w:marTop w:val="0"/>
          <w:marBottom w:val="0"/>
          <w:divBdr>
            <w:top w:val="none" w:sz="0" w:space="0" w:color="auto"/>
            <w:left w:val="none" w:sz="0" w:space="0" w:color="auto"/>
            <w:bottom w:val="none" w:sz="0" w:space="0" w:color="auto"/>
            <w:right w:val="none" w:sz="0" w:space="0" w:color="auto"/>
          </w:divBdr>
        </w:div>
        <w:div w:id="771899435">
          <w:marLeft w:val="640"/>
          <w:marRight w:val="0"/>
          <w:marTop w:val="0"/>
          <w:marBottom w:val="0"/>
          <w:divBdr>
            <w:top w:val="none" w:sz="0" w:space="0" w:color="auto"/>
            <w:left w:val="none" w:sz="0" w:space="0" w:color="auto"/>
            <w:bottom w:val="none" w:sz="0" w:space="0" w:color="auto"/>
            <w:right w:val="none" w:sz="0" w:space="0" w:color="auto"/>
          </w:divBdr>
        </w:div>
        <w:div w:id="938607709">
          <w:marLeft w:val="640"/>
          <w:marRight w:val="0"/>
          <w:marTop w:val="0"/>
          <w:marBottom w:val="0"/>
          <w:divBdr>
            <w:top w:val="none" w:sz="0" w:space="0" w:color="auto"/>
            <w:left w:val="none" w:sz="0" w:space="0" w:color="auto"/>
            <w:bottom w:val="none" w:sz="0" w:space="0" w:color="auto"/>
            <w:right w:val="none" w:sz="0" w:space="0" w:color="auto"/>
          </w:divBdr>
        </w:div>
        <w:div w:id="272713714">
          <w:marLeft w:val="640"/>
          <w:marRight w:val="0"/>
          <w:marTop w:val="0"/>
          <w:marBottom w:val="0"/>
          <w:divBdr>
            <w:top w:val="none" w:sz="0" w:space="0" w:color="auto"/>
            <w:left w:val="none" w:sz="0" w:space="0" w:color="auto"/>
            <w:bottom w:val="none" w:sz="0" w:space="0" w:color="auto"/>
            <w:right w:val="none" w:sz="0" w:space="0" w:color="auto"/>
          </w:divBdr>
        </w:div>
        <w:div w:id="1355351660">
          <w:marLeft w:val="640"/>
          <w:marRight w:val="0"/>
          <w:marTop w:val="0"/>
          <w:marBottom w:val="0"/>
          <w:divBdr>
            <w:top w:val="none" w:sz="0" w:space="0" w:color="auto"/>
            <w:left w:val="none" w:sz="0" w:space="0" w:color="auto"/>
            <w:bottom w:val="none" w:sz="0" w:space="0" w:color="auto"/>
            <w:right w:val="none" w:sz="0" w:space="0" w:color="auto"/>
          </w:divBdr>
        </w:div>
        <w:div w:id="1037851974">
          <w:marLeft w:val="640"/>
          <w:marRight w:val="0"/>
          <w:marTop w:val="0"/>
          <w:marBottom w:val="0"/>
          <w:divBdr>
            <w:top w:val="none" w:sz="0" w:space="0" w:color="auto"/>
            <w:left w:val="none" w:sz="0" w:space="0" w:color="auto"/>
            <w:bottom w:val="none" w:sz="0" w:space="0" w:color="auto"/>
            <w:right w:val="none" w:sz="0" w:space="0" w:color="auto"/>
          </w:divBdr>
        </w:div>
        <w:div w:id="324280873">
          <w:marLeft w:val="640"/>
          <w:marRight w:val="0"/>
          <w:marTop w:val="0"/>
          <w:marBottom w:val="0"/>
          <w:divBdr>
            <w:top w:val="none" w:sz="0" w:space="0" w:color="auto"/>
            <w:left w:val="none" w:sz="0" w:space="0" w:color="auto"/>
            <w:bottom w:val="none" w:sz="0" w:space="0" w:color="auto"/>
            <w:right w:val="none" w:sz="0" w:space="0" w:color="auto"/>
          </w:divBdr>
        </w:div>
        <w:div w:id="634021734">
          <w:marLeft w:val="640"/>
          <w:marRight w:val="0"/>
          <w:marTop w:val="0"/>
          <w:marBottom w:val="0"/>
          <w:divBdr>
            <w:top w:val="none" w:sz="0" w:space="0" w:color="auto"/>
            <w:left w:val="none" w:sz="0" w:space="0" w:color="auto"/>
            <w:bottom w:val="none" w:sz="0" w:space="0" w:color="auto"/>
            <w:right w:val="none" w:sz="0" w:space="0" w:color="auto"/>
          </w:divBdr>
        </w:div>
        <w:div w:id="1900242260">
          <w:marLeft w:val="640"/>
          <w:marRight w:val="0"/>
          <w:marTop w:val="0"/>
          <w:marBottom w:val="0"/>
          <w:divBdr>
            <w:top w:val="none" w:sz="0" w:space="0" w:color="auto"/>
            <w:left w:val="none" w:sz="0" w:space="0" w:color="auto"/>
            <w:bottom w:val="none" w:sz="0" w:space="0" w:color="auto"/>
            <w:right w:val="none" w:sz="0" w:space="0" w:color="auto"/>
          </w:divBdr>
        </w:div>
        <w:div w:id="1452750879">
          <w:marLeft w:val="640"/>
          <w:marRight w:val="0"/>
          <w:marTop w:val="0"/>
          <w:marBottom w:val="0"/>
          <w:divBdr>
            <w:top w:val="none" w:sz="0" w:space="0" w:color="auto"/>
            <w:left w:val="none" w:sz="0" w:space="0" w:color="auto"/>
            <w:bottom w:val="none" w:sz="0" w:space="0" w:color="auto"/>
            <w:right w:val="none" w:sz="0" w:space="0" w:color="auto"/>
          </w:divBdr>
        </w:div>
        <w:div w:id="2028826710">
          <w:marLeft w:val="640"/>
          <w:marRight w:val="0"/>
          <w:marTop w:val="0"/>
          <w:marBottom w:val="0"/>
          <w:divBdr>
            <w:top w:val="none" w:sz="0" w:space="0" w:color="auto"/>
            <w:left w:val="none" w:sz="0" w:space="0" w:color="auto"/>
            <w:bottom w:val="none" w:sz="0" w:space="0" w:color="auto"/>
            <w:right w:val="none" w:sz="0" w:space="0" w:color="auto"/>
          </w:divBdr>
        </w:div>
        <w:div w:id="199444073">
          <w:marLeft w:val="640"/>
          <w:marRight w:val="0"/>
          <w:marTop w:val="0"/>
          <w:marBottom w:val="0"/>
          <w:divBdr>
            <w:top w:val="none" w:sz="0" w:space="0" w:color="auto"/>
            <w:left w:val="none" w:sz="0" w:space="0" w:color="auto"/>
            <w:bottom w:val="none" w:sz="0" w:space="0" w:color="auto"/>
            <w:right w:val="none" w:sz="0" w:space="0" w:color="auto"/>
          </w:divBdr>
        </w:div>
        <w:div w:id="647901098">
          <w:marLeft w:val="640"/>
          <w:marRight w:val="0"/>
          <w:marTop w:val="0"/>
          <w:marBottom w:val="0"/>
          <w:divBdr>
            <w:top w:val="none" w:sz="0" w:space="0" w:color="auto"/>
            <w:left w:val="none" w:sz="0" w:space="0" w:color="auto"/>
            <w:bottom w:val="none" w:sz="0" w:space="0" w:color="auto"/>
            <w:right w:val="none" w:sz="0" w:space="0" w:color="auto"/>
          </w:divBdr>
        </w:div>
      </w:divsChild>
    </w:div>
    <w:div w:id="1230187767">
      <w:bodyDiv w:val="1"/>
      <w:marLeft w:val="0"/>
      <w:marRight w:val="0"/>
      <w:marTop w:val="0"/>
      <w:marBottom w:val="0"/>
      <w:divBdr>
        <w:top w:val="none" w:sz="0" w:space="0" w:color="auto"/>
        <w:left w:val="none" w:sz="0" w:space="0" w:color="auto"/>
        <w:bottom w:val="none" w:sz="0" w:space="0" w:color="auto"/>
        <w:right w:val="none" w:sz="0" w:space="0" w:color="auto"/>
      </w:divBdr>
    </w:div>
    <w:div w:id="1238445311">
      <w:bodyDiv w:val="1"/>
      <w:marLeft w:val="0"/>
      <w:marRight w:val="0"/>
      <w:marTop w:val="0"/>
      <w:marBottom w:val="0"/>
      <w:divBdr>
        <w:top w:val="none" w:sz="0" w:space="0" w:color="auto"/>
        <w:left w:val="none" w:sz="0" w:space="0" w:color="auto"/>
        <w:bottom w:val="none" w:sz="0" w:space="0" w:color="auto"/>
        <w:right w:val="none" w:sz="0" w:space="0" w:color="auto"/>
      </w:divBdr>
    </w:div>
    <w:div w:id="1239942525">
      <w:bodyDiv w:val="1"/>
      <w:marLeft w:val="0"/>
      <w:marRight w:val="0"/>
      <w:marTop w:val="0"/>
      <w:marBottom w:val="0"/>
      <w:divBdr>
        <w:top w:val="none" w:sz="0" w:space="0" w:color="auto"/>
        <w:left w:val="none" w:sz="0" w:space="0" w:color="auto"/>
        <w:bottom w:val="none" w:sz="0" w:space="0" w:color="auto"/>
        <w:right w:val="none" w:sz="0" w:space="0" w:color="auto"/>
      </w:divBdr>
    </w:div>
    <w:div w:id="1308709674">
      <w:bodyDiv w:val="1"/>
      <w:marLeft w:val="0"/>
      <w:marRight w:val="0"/>
      <w:marTop w:val="0"/>
      <w:marBottom w:val="0"/>
      <w:divBdr>
        <w:top w:val="none" w:sz="0" w:space="0" w:color="auto"/>
        <w:left w:val="none" w:sz="0" w:space="0" w:color="auto"/>
        <w:bottom w:val="none" w:sz="0" w:space="0" w:color="auto"/>
        <w:right w:val="none" w:sz="0" w:space="0" w:color="auto"/>
      </w:divBdr>
      <w:divsChild>
        <w:div w:id="2090619050">
          <w:marLeft w:val="640"/>
          <w:marRight w:val="0"/>
          <w:marTop w:val="0"/>
          <w:marBottom w:val="0"/>
          <w:divBdr>
            <w:top w:val="none" w:sz="0" w:space="0" w:color="auto"/>
            <w:left w:val="none" w:sz="0" w:space="0" w:color="auto"/>
            <w:bottom w:val="none" w:sz="0" w:space="0" w:color="auto"/>
            <w:right w:val="none" w:sz="0" w:space="0" w:color="auto"/>
          </w:divBdr>
        </w:div>
        <w:div w:id="795023723">
          <w:marLeft w:val="640"/>
          <w:marRight w:val="0"/>
          <w:marTop w:val="0"/>
          <w:marBottom w:val="0"/>
          <w:divBdr>
            <w:top w:val="none" w:sz="0" w:space="0" w:color="auto"/>
            <w:left w:val="none" w:sz="0" w:space="0" w:color="auto"/>
            <w:bottom w:val="none" w:sz="0" w:space="0" w:color="auto"/>
            <w:right w:val="none" w:sz="0" w:space="0" w:color="auto"/>
          </w:divBdr>
        </w:div>
        <w:div w:id="1847868151">
          <w:marLeft w:val="640"/>
          <w:marRight w:val="0"/>
          <w:marTop w:val="0"/>
          <w:marBottom w:val="0"/>
          <w:divBdr>
            <w:top w:val="none" w:sz="0" w:space="0" w:color="auto"/>
            <w:left w:val="none" w:sz="0" w:space="0" w:color="auto"/>
            <w:bottom w:val="none" w:sz="0" w:space="0" w:color="auto"/>
            <w:right w:val="none" w:sz="0" w:space="0" w:color="auto"/>
          </w:divBdr>
        </w:div>
        <w:div w:id="1743940395">
          <w:marLeft w:val="640"/>
          <w:marRight w:val="0"/>
          <w:marTop w:val="0"/>
          <w:marBottom w:val="0"/>
          <w:divBdr>
            <w:top w:val="none" w:sz="0" w:space="0" w:color="auto"/>
            <w:left w:val="none" w:sz="0" w:space="0" w:color="auto"/>
            <w:bottom w:val="none" w:sz="0" w:space="0" w:color="auto"/>
            <w:right w:val="none" w:sz="0" w:space="0" w:color="auto"/>
          </w:divBdr>
        </w:div>
        <w:div w:id="226231173">
          <w:marLeft w:val="640"/>
          <w:marRight w:val="0"/>
          <w:marTop w:val="0"/>
          <w:marBottom w:val="0"/>
          <w:divBdr>
            <w:top w:val="none" w:sz="0" w:space="0" w:color="auto"/>
            <w:left w:val="none" w:sz="0" w:space="0" w:color="auto"/>
            <w:bottom w:val="none" w:sz="0" w:space="0" w:color="auto"/>
            <w:right w:val="none" w:sz="0" w:space="0" w:color="auto"/>
          </w:divBdr>
        </w:div>
        <w:div w:id="1085033844">
          <w:marLeft w:val="640"/>
          <w:marRight w:val="0"/>
          <w:marTop w:val="0"/>
          <w:marBottom w:val="0"/>
          <w:divBdr>
            <w:top w:val="none" w:sz="0" w:space="0" w:color="auto"/>
            <w:left w:val="none" w:sz="0" w:space="0" w:color="auto"/>
            <w:bottom w:val="none" w:sz="0" w:space="0" w:color="auto"/>
            <w:right w:val="none" w:sz="0" w:space="0" w:color="auto"/>
          </w:divBdr>
        </w:div>
        <w:div w:id="1973637719">
          <w:marLeft w:val="640"/>
          <w:marRight w:val="0"/>
          <w:marTop w:val="0"/>
          <w:marBottom w:val="0"/>
          <w:divBdr>
            <w:top w:val="none" w:sz="0" w:space="0" w:color="auto"/>
            <w:left w:val="none" w:sz="0" w:space="0" w:color="auto"/>
            <w:bottom w:val="none" w:sz="0" w:space="0" w:color="auto"/>
            <w:right w:val="none" w:sz="0" w:space="0" w:color="auto"/>
          </w:divBdr>
        </w:div>
        <w:div w:id="1492408777">
          <w:marLeft w:val="640"/>
          <w:marRight w:val="0"/>
          <w:marTop w:val="0"/>
          <w:marBottom w:val="0"/>
          <w:divBdr>
            <w:top w:val="none" w:sz="0" w:space="0" w:color="auto"/>
            <w:left w:val="none" w:sz="0" w:space="0" w:color="auto"/>
            <w:bottom w:val="none" w:sz="0" w:space="0" w:color="auto"/>
            <w:right w:val="none" w:sz="0" w:space="0" w:color="auto"/>
          </w:divBdr>
        </w:div>
        <w:div w:id="1663240364">
          <w:marLeft w:val="640"/>
          <w:marRight w:val="0"/>
          <w:marTop w:val="0"/>
          <w:marBottom w:val="0"/>
          <w:divBdr>
            <w:top w:val="none" w:sz="0" w:space="0" w:color="auto"/>
            <w:left w:val="none" w:sz="0" w:space="0" w:color="auto"/>
            <w:bottom w:val="none" w:sz="0" w:space="0" w:color="auto"/>
            <w:right w:val="none" w:sz="0" w:space="0" w:color="auto"/>
          </w:divBdr>
        </w:div>
        <w:div w:id="626350297">
          <w:marLeft w:val="640"/>
          <w:marRight w:val="0"/>
          <w:marTop w:val="0"/>
          <w:marBottom w:val="0"/>
          <w:divBdr>
            <w:top w:val="none" w:sz="0" w:space="0" w:color="auto"/>
            <w:left w:val="none" w:sz="0" w:space="0" w:color="auto"/>
            <w:bottom w:val="none" w:sz="0" w:space="0" w:color="auto"/>
            <w:right w:val="none" w:sz="0" w:space="0" w:color="auto"/>
          </w:divBdr>
        </w:div>
        <w:div w:id="263804566">
          <w:marLeft w:val="640"/>
          <w:marRight w:val="0"/>
          <w:marTop w:val="0"/>
          <w:marBottom w:val="0"/>
          <w:divBdr>
            <w:top w:val="none" w:sz="0" w:space="0" w:color="auto"/>
            <w:left w:val="none" w:sz="0" w:space="0" w:color="auto"/>
            <w:bottom w:val="none" w:sz="0" w:space="0" w:color="auto"/>
            <w:right w:val="none" w:sz="0" w:space="0" w:color="auto"/>
          </w:divBdr>
        </w:div>
        <w:div w:id="1472597253">
          <w:marLeft w:val="640"/>
          <w:marRight w:val="0"/>
          <w:marTop w:val="0"/>
          <w:marBottom w:val="0"/>
          <w:divBdr>
            <w:top w:val="none" w:sz="0" w:space="0" w:color="auto"/>
            <w:left w:val="none" w:sz="0" w:space="0" w:color="auto"/>
            <w:bottom w:val="none" w:sz="0" w:space="0" w:color="auto"/>
            <w:right w:val="none" w:sz="0" w:space="0" w:color="auto"/>
          </w:divBdr>
        </w:div>
        <w:div w:id="1541548640">
          <w:marLeft w:val="640"/>
          <w:marRight w:val="0"/>
          <w:marTop w:val="0"/>
          <w:marBottom w:val="0"/>
          <w:divBdr>
            <w:top w:val="none" w:sz="0" w:space="0" w:color="auto"/>
            <w:left w:val="none" w:sz="0" w:space="0" w:color="auto"/>
            <w:bottom w:val="none" w:sz="0" w:space="0" w:color="auto"/>
            <w:right w:val="none" w:sz="0" w:space="0" w:color="auto"/>
          </w:divBdr>
        </w:div>
        <w:div w:id="814565841">
          <w:marLeft w:val="640"/>
          <w:marRight w:val="0"/>
          <w:marTop w:val="0"/>
          <w:marBottom w:val="0"/>
          <w:divBdr>
            <w:top w:val="none" w:sz="0" w:space="0" w:color="auto"/>
            <w:left w:val="none" w:sz="0" w:space="0" w:color="auto"/>
            <w:bottom w:val="none" w:sz="0" w:space="0" w:color="auto"/>
            <w:right w:val="none" w:sz="0" w:space="0" w:color="auto"/>
          </w:divBdr>
        </w:div>
        <w:div w:id="1895237411">
          <w:marLeft w:val="640"/>
          <w:marRight w:val="0"/>
          <w:marTop w:val="0"/>
          <w:marBottom w:val="0"/>
          <w:divBdr>
            <w:top w:val="none" w:sz="0" w:space="0" w:color="auto"/>
            <w:left w:val="none" w:sz="0" w:space="0" w:color="auto"/>
            <w:bottom w:val="none" w:sz="0" w:space="0" w:color="auto"/>
            <w:right w:val="none" w:sz="0" w:space="0" w:color="auto"/>
          </w:divBdr>
        </w:div>
        <w:div w:id="1406803296">
          <w:marLeft w:val="640"/>
          <w:marRight w:val="0"/>
          <w:marTop w:val="0"/>
          <w:marBottom w:val="0"/>
          <w:divBdr>
            <w:top w:val="none" w:sz="0" w:space="0" w:color="auto"/>
            <w:left w:val="none" w:sz="0" w:space="0" w:color="auto"/>
            <w:bottom w:val="none" w:sz="0" w:space="0" w:color="auto"/>
            <w:right w:val="none" w:sz="0" w:space="0" w:color="auto"/>
          </w:divBdr>
        </w:div>
        <w:div w:id="1678069577">
          <w:marLeft w:val="640"/>
          <w:marRight w:val="0"/>
          <w:marTop w:val="0"/>
          <w:marBottom w:val="0"/>
          <w:divBdr>
            <w:top w:val="none" w:sz="0" w:space="0" w:color="auto"/>
            <w:left w:val="none" w:sz="0" w:space="0" w:color="auto"/>
            <w:bottom w:val="none" w:sz="0" w:space="0" w:color="auto"/>
            <w:right w:val="none" w:sz="0" w:space="0" w:color="auto"/>
          </w:divBdr>
        </w:div>
        <w:div w:id="1313948195">
          <w:marLeft w:val="640"/>
          <w:marRight w:val="0"/>
          <w:marTop w:val="0"/>
          <w:marBottom w:val="0"/>
          <w:divBdr>
            <w:top w:val="none" w:sz="0" w:space="0" w:color="auto"/>
            <w:left w:val="none" w:sz="0" w:space="0" w:color="auto"/>
            <w:bottom w:val="none" w:sz="0" w:space="0" w:color="auto"/>
            <w:right w:val="none" w:sz="0" w:space="0" w:color="auto"/>
          </w:divBdr>
        </w:div>
        <w:div w:id="1469326245">
          <w:marLeft w:val="640"/>
          <w:marRight w:val="0"/>
          <w:marTop w:val="0"/>
          <w:marBottom w:val="0"/>
          <w:divBdr>
            <w:top w:val="none" w:sz="0" w:space="0" w:color="auto"/>
            <w:left w:val="none" w:sz="0" w:space="0" w:color="auto"/>
            <w:bottom w:val="none" w:sz="0" w:space="0" w:color="auto"/>
            <w:right w:val="none" w:sz="0" w:space="0" w:color="auto"/>
          </w:divBdr>
        </w:div>
      </w:divsChild>
    </w:div>
    <w:div w:id="1337461098">
      <w:bodyDiv w:val="1"/>
      <w:marLeft w:val="0"/>
      <w:marRight w:val="0"/>
      <w:marTop w:val="0"/>
      <w:marBottom w:val="0"/>
      <w:divBdr>
        <w:top w:val="none" w:sz="0" w:space="0" w:color="auto"/>
        <w:left w:val="none" w:sz="0" w:space="0" w:color="auto"/>
        <w:bottom w:val="none" w:sz="0" w:space="0" w:color="auto"/>
        <w:right w:val="none" w:sz="0" w:space="0" w:color="auto"/>
      </w:divBdr>
      <w:divsChild>
        <w:div w:id="1806895328">
          <w:marLeft w:val="640"/>
          <w:marRight w:val="0"/>
          <w:marTop w:val="0"/>
          <w:marBottom w:val="0"/>
          <w:divBdr>
            <w:top w:val="none" w:sz="0" w:space="0" w:color="auto"/>
            <w:left w:val="none" w:sz="0" w:space="0" w:color="auto"/>
            <w:bottom w:val="none" w:sz="0" w:space="0" w:color="auto"/>
            <w:right w:val="none" w:sz="0" w:space="0" w:color="auto"/>
          </w:divBdr>
        </w:div>
        <w:div w:id="1382941408">
          <w:marLeft w:val="640"/>
          <w:marRight w:val="0"/>
          <w:marTop w:val="0"/>
          <w:marBottom w:val="0"/>
          <w:divBdr>
            <w:top w:val="none" w:sz="0" w:space="0" w:color="auto"/>
            <w:left w:val="none" w:sz="0" w:space="0" w:color="auto"/>
            <w:bottom w:val="none" w:sz="0" w:space="0" w:color="auto"/>
            <w:right w:val="none" w:sz="0" w:space="0" w:color="auto"/>
          </w:divBdr>
        </w:div>
        <w:div w:id="877547678">
          <w:marLeft w:val="640"/>
          <w:marRight w:val="0"/>
          <w:marTop w:val="0"/>
          <w:marBottom w:val="0"/>
          <w:divBdr>
            <w:top w:val="none" w:sz="0" w:space="0" w:color="auto"/>
            <w:left w:val="none" w:sz="0" w:space="0" w:color="auto"/>
            <w:bottom w:val="none" w:sz="0" w:space="0" w:color="auto"/>
            <w:right w:val="none" w:sz="0" w:space="0" w:color="auto"/>
          </w:divBdr>
        </w:div>
        <w:div w:id="1923490184">
          <w:marLeft w:val="640"/>
          <w:marRight w:val="0"/>
          <w:marTop w:val="0"/>
          <w:marBottom w:val="0"/>
          <w:divBdr>
            <w:top w:val="none" w:sz="0" w:space="0" w:color="auto"/>
            <w:left w:val="none" w:sz="0" w:space="0" w:color="auto"/>
            <w:bottom w:val="none" w:sz="0" w:space="0" w:color="auto"/>
            <w:right w:val="none" w:sz="0" w:space="0" w:color="auto"/>
          </w:divBdr>
        </w:div>
        <w:div w:id="108477593">
          <w:marLeft w:val="640"/>
          <w:marRight w:val="0"/>
          <w:marTop w:val="0"/>
          <w:marBottom w:val="0"/>
          <w:divBdr>
            <w:top w:val="none" w:sz="0" w:space="0" w:color="auto"/>
            <w:left w:val="none" w:sz="0" w:space="0" w:color="auto"/>
            <w:bottom w:val="none" w:sz="0" w:space="0" w:color="auto"/>
            <w:right w:val="none" w:sz="0" w:space="0" w:color="auto"/>
          </w:divBdr>
        </w:div>
        <w:div w:id="869226090">
          <w:marLeft w:val="640"/>
          <w:marRight w:val="0"/>
          <w:marTop w:val="0"/>
          <w:marBottom w:val="0"/>
          <w:divBdr>
            <w:top w:val="none" w:sz="0" w:space="0" w:color="auto"/>
            <w:left w:val="none" w:sz="0" w:space="0" w:color="auto"/>
            <w:bottom w:val="none" w:sz="0" w:space="0" w:color="auto"/>
            <w:right w:val="none" w:sz="0" w:space="0" w:color="auto"/>
          </w:divBdr>
        </w:div>
        <w:div w:id="1057431098">
          <w:marLeft w:val="640"/>
          <w:marRight w:val="0"/>
          <w:marTop w:val="0"/>
          <w:marBottom w:val="0"/>
          <w:divBdr>
            <w:top w:val="none" w:sz="0" w:space="0" w:color="auto"/>
            <w:left w:val="none" w:sz="0" w:space="0" w:color="auto"/>
            <w:bottom w:val="none" w:sz="0" w:space="0" w:color="auto"/>
            <w:right w:val="none" w:sz="0" w:space="0" w:color="auto"/>
          </w:divBdr>
        </w:div>
        <w:div w:id="586186115">
          <w:marLeft w:val="640"/>
          <w:marRight w:val="0"/>
          <w:marTop w:val="0"/>
          <w:marBottom w:val="0"/>
          <w:divBdr>
            <w:top w:val="none" w:sz="0" w:space="0" w:color="auto"/>
            <w:left w:val="none" w:sz="0" w:space="0" w:color="auto"/>
            <w:bottom w:val="none" w:sz="0" w:space="0" w:color="auto"/>
            <w:right w:val="none" w:sz="0" w:space="0" w:color="auto"/>
          </w:divBdr>
        </w:div>
        <w:div w:id="1088117024">
          <w:marLeft w:val="640"/>
          <w:marRight w:val="0"/>
          <w:marTop w:val="0"/>
          <w:marBottom w:val="0"/>
          <w:divBdr>
            <w:top w:val="none" w:sz="0" w:space="0" w:color="auto"/>
            <w:left w:val="none" w:sz="0" w:space="0" w:color="auto"/>
            <w:bottom w:val="none" w:sz="0" w:space="0" w:color="auto"/>
            <w:right w:val="none" w:sz="0" w:space="0" w:color="auto"/>
          </w:divBdr>
        </w:div>
        <w:div w:id="57944071">
          <w:marLeft w:val="640"/>
          <w:marRight w:val="0"/>
          <w:marTop w:val="0"/>
          <w:marBottom w:val="0"/>
          <w:divBdr>
            <w:top w:val="none" w:sz="0" w:space="0" w:color="auto"/>
            <w:left w:val="none" w:sz="0" w:space="0" w:color="auto"/>
            <w:bottom w:val="none" w:sz="0" w:space="0" w:color="auto"/>
            <w:right w:val="none" w:sz="0" w:space="0" w:color="auto"/>
          </w:divBdr>
        </w:div>
        <w:div w:id="230121847">
          <w:marLeft w:val="640"/>
          <w:marRight w:val="0"/>
          <w:marTop w:val="0"/>
          <w:marBottom w:val="0"/>
          <w:divBdr>
            <w:top w:val="none" w:sz="0" w:space="0" w:color="auto"/>
            <w:left w:val="none" w:sz="0" w:space="0" w:color="auto"/>
            <w:bottom w:val="none" w:sz="0" w:space="0" w:color="auto"/>
            <w:right w:val="none" w:sz="0" w:space="0" w:color="auto"/>
          </w:divBdr>
        </w:div>
        <w:div w:id="621574012">
          <w:marLeft w:val="640"/>
          <w:marRight w:val="0"/>
          <w:marTop w:val="0"/>
          <w:marBottom w:val="0"/>
          <w:divBdr>
            <w:top w:val="none" w:sz="0" w:space="0" w:color="auto"/>
            <w:left w:val="none" w:sz="0" w:space="0" w:color="auto"/>
            <w:bottom w:val="none" w:sz="0" w:space="0" w:color="auto"/>
            <w:right w:val="none" w:sz="0" w:space="0" w:color="auto"/>
          </w:divBdr>
        </w:div>
        <w:div w:id="1652252969">
          <w:marLeft w:val="640"/>
          <w:marRight w:val="0"/>
          <w:marTop w:val="0"/>
          <w:marBottom w:val="0"/>
          <w:divBdr>
            <w:top w:val="none" w:sz="0" w:space="0" w:color="auto"/>
            <w:left w:val="none" w:sz="0" w:space="0" w:color="auto"/>
            <w:bottom w:val="none" w:sz="0" w:space="0" w:color="auto"/>
            <w:right w:val="none" w:sz="0" w:space="0" w:color="auto"/>
          </w:divBdr>
        </w:div>
        <w:div w:id="683440248">
          <w:marLeft w:val="640"/>
          <w:marRight w:val="0"/>
          <w:marTop w:val="0"/>
          <w:marBottom w:val="0"/>
          <w:divBdr>
            <w:top w:val="none" w:sz="0" w:space="0" w:color="auto"/>
            <w:left w:val="none" w:sz="0" w:space="0" w:color="auto"/>
            <w:bottom w:val="none" w:sz="0" w:space="0" w:color="auto"/>
            <w:right w:val="none" w:sz="0" w:space="0" w:color="auto"/>
          </w:divBdr>
        </w:div>
        <w:div w:id="58556134">
          <w:marLeft w:val="640"/>
          <w:marRight w:val="0"/>
          <w:marTop w:val="0"/>
          <w:marBottom w:val="0"/>
          <w:divBdr>
            <w:top w:val="none" w:sz="0" w:space="0" w:color="auto"/>
            <w:left w:val="none" w:sz="0" w:space="0" w:color="auto"/>
            <w:bottom w:val="none" w:sz="0" w:space="0" w:color="auto"/>
            <w:right w:val="none" w:sz="0" w:space="0" w:color="auto"/>
          </w:divBdr>
        </w:div>
        <w:div w:id="691880854">
          <w:marLeft w:val="640"/>
          <w:marRight w:val="0"/>
          <w:marTop w:val="0"/>
          <w:marBottom w:val="0"/>
          <w:divBdr>
            <w:top w:val="none" w:sz="0" w:space="0" w:color="auto"/>
            <w:left w:val="none" w:sz="0" w:space="0" w:color="auto"/>
            <w:bottom w:val="none" w:sz="0" w:space="0" w:color="auto"/>
            <w:right w:val="none" w:sz="0" w:space="0" w:color="auto"/>
          </w:divBdr>
        </w:div>
        <w:div w:id="668484479">
          <w:marLeft w:val="640"/>
          <w:marRight w:val="0"/>
          <w:marTop w:val="0"/>
          <w:marBottom w:val="0"/>
          <w:divBdr>
            <w:top w:val="none" w:sz="0" w:space="0" w:color="auto"/>
            <w:left w:val="none" w:sz="0" w:space="0" w:color="auto"/>
            <w:bottom w:val="none" w:sz="0" w:space="0" w:color="auto"/>
            <w:right w:val="none" w:sz="0" w:space="0" w:color="auto"/>
          </w:divBdr>
        </w:div>
        <w:div w:id="1500074801">
          <w:marLeft w:val="640"/>
          <w:marRight w:val="0"/>
          <w:marTop w:val="0"/>
          <w:marBottom w:val="0"/>
          <w:divBdr>
            <w:top w:val="none" w:sz="0" w:space="0" w:color="auto"/>
            <w:left w:val="none" w:sz="0" w:space="0" w:color="auto"/>
            <w:bottom w:val="none" w:sz="0" w:space="0" w:color="auto"/>
            <w:right w:val="none" w:sz="0" w:space="0" w:color="auto"/>
          </w:divBdr>
        </w:div>
      </w:divsChild>
    </w:div>
    <w:div w:id="1341469217">
      <w:bodyDiv w:val="1"/>
      <w:marLeft w:val="0"/>
      <w:marRight w:val="0"/>
      <w:marTop w:val="0"/>
      <w:marBottom w:val="0"/>
      <w:divBdr>
        <w:top w:val="none" w:sz="0" w:space="0" w:color="auto"/>
        <w:left w:val="none" w:sz="0" w:space="0" w:color="auto"/>
        <w:bottom w:val="none" w:sz="0" w:space="0" w:color="auto"/>
        <w:right w:val="none" w:sz="0" w:space="0" w:color="auto"/>
      </w:divBdr>
    </w:div>
    <w:div w:id="1361249149">
      <w:bodyDiv w:val="1"/>
      <w:marLeft w:val="0"/>
      <w:marRight w:val="0"/>
      <w:marTop w:val="0"/>
      <w:marBottom w:val="0"/>
      <w:divBdr>
        <w:top w:val="none" w:sz="0" w:space="0" w:color="auto"/>
        <w:left w:val="none" w:sz="0" w:space="0" w:color="auto"/>
        <w:bottom w:val="none" w:sz="0" w:space="0" w:color="auto"/>
        <w:right w:val="none" w:sz="0" w:space="0" w:color="auto"/>
      </w:divBdr>
    </w:div>
    <w:div w:id="1414278697">
      <w:bodyDiv w:val="1"/>
      <w:marLeft w:val="0"/>
      <w:marRight w:val="0"/>
      <w:marTop w:val="0"/>
      <w:marBottom w:val="0"/>
      <w:divBdr>
        <w:top w:val="none" w:sz="0" w:space="0" w:color="auto"/>
        <w:left w:val="none" w:sz="0" w:space="0" w:color="auto"/>
        <w:bottom w:val="none" w:sz="0" w:space="0" w:color="auto"/>
        <w:right w:val="none" w:sz="0" w:space="0" w:color="auto"/>
      </w:divBdr>
    </w:div>
    <w:div w:id="1416626546">
      <w:bodyDiv w:val="1"/>
      <w:marLeft w:val="0"/>
      <w:marRight w:val="0"/>
      <w:marTop w:val="0"/>
      <w:marBottom w:val="0"/>
      <w:divBdr>
        <w:top w:val="none" w:sz="0" w:space="0" w:color="auto"/>
        <w:left w:val="none" w:sz="0" w:space="0" w:color="auto"/>
        <w:bottom w:val="none" w:sz="0" w:space="0" w:color="auto"/>
        <w:right w:val="none" w:sz="0" w:space="0" w:color="auto"/>
      </w:divBdr>
    </w:div>
    <w:div w:id="1424063261">
      <w:bodyDiv w:val="1"/>
      <w:marLeft w:val="0"/>
      <w:marRight w:val="0"/>
      <w:marTop w:val="0"/>
      <w:marBottom w:val="0"/>
      <w:divBdr>
        <w:top w:val="none" w:sz="0" w:space="0" w:color="auto"/>
        <w:left w:val="none" w:sz="0" w:space="0" w:color="auto"/>
        <w:bottom w:val="none" w:sz="0" w:space="0" w:color="auto"/>
        <w:right w:val="none" w:sz="0" w:space="0" w:color="auto"/>
      </w:divBdr>
    </w:div>
    <w:div w:id="1427464382">
      <w:bodyDiv w:val="1"/>
      <w:marLeft w:val="0"/>
      <w:marRight w:val="0"/>
      <w:marTop w:val="0"/>
      <w:marBottom w:val="0"/>
      <w:divBdr>
        <w:top w:val="none" w:sz="0" w:space="0" w:color="auto"/>
        <w:left w:val="none" w:sz="0" w:space="0" w:color="auto"/>
        <w:bottom w:val="none" w:sz="0" w:space="0" w:color="auto"/>
        <w:right w:val="none" w:sz="0" w:space="0" w:color="auto"/>
      </w:divBdr>
      <w:divsChild>
        <w:div w:id="845242814">
          <w:marLeft w:val="640"/>
          <w:marRight w:val="0"/>
          <w:marTop w:val="0"/>
          <w:marBottom w:val="0"/>
          <w:divBdr>
            <w:top w:val="none" w:sz="0" w:space="0" w:color="auto"/>
            <w:left w:val="none" w:sz="0" w:space="0" w:color="auto"/>
            <w:bottom w:val="none" w:sz="0" w:space="0" w:color="auto"/>
            <w:right w:val="none" w:sz="0" w:space="0" w:color="auto"/>
          </w:divBdr>
        </w:div>
        <w:div w:id="1400208302">
          <w:marLeft w:val="640"/>
          <w:marRight w:val="0"/>
          <w:marTop w:val="0"/>
          <w:marBottom w:val="0"/>
          <w:divBdr>
            <w:top w:val="none" w:sz="0" w:space="0" w:color="auto"/>
            <w:left w:val="none" w:sz="0" w:space="0" w:color="auto"/>
            <w:bottom w:val="none" w:sz="0" w:space="0" w:color="auto"/>
            <w:right w:val="none" w:sz="0" w:space="0" w:color="auto"/>
          </w:divBdr>
        </w:div>
        <w:div w:id="1655571206">
          <w:marLeft w:val="640"/>
          <w:marRight w:val="0"/>
          <w:marTop w:val="0"/>
          <w:marBottom w:val="0"/>
          <w:divBdr>
            <w:top w:val="none" w:sz="0" w:space="0" w:color="auto"/>
            <w:left w:val="none" w:sz="0" w:space="0" w:color="auto"/>
            <w:bottom w:val="none" w:sz="0" w:space="0" w:color="auto"/>
            <w:right w:val="none" w:sz="0" w:space="0" w:color="auto"/>
          </w:divBdr>
        </w:div>
        <w:div w:id="1429615687">
          <w:marLeft w:val="640"/>
          <w:marRight w:val="0"/>
          <w:marTop w:val="0"/>
          <w:marBottom w:val="0"/>
          <w:divBdr>
            <w:top w:val="none" w:sz="0" w:space="0" w:color="auto"/>
            <w:left w:val="none" w:sz="0" w:space="0" w:color="auto"/>
            <w:bottom w:val="none" w:sz="0" w:space="0" w:color="auto"/>
            <w:right w:val="none" w:sz="0" w:space="0" w:color="auto"/>
          </w:divBdr>
        </w:div>
        <w:div w:id="960844606">
          <w:marLeft w:val="640"/>
          <w:marRight w:val="0"/>
          <w:marTop w:val="0"/>
          <w:marBottom w:val="0"/>
          <w:divBdr>
            <w:top w:val="none" w:sz="0" w:space="0" w:color="auto"/>
            <w:left w:val="none" w:sz="0" w:space="0" w:color="auto"/>
            <w:bottom w:val="none" w:sz="0" w:space="0" w:color="auto"/>
            <w:right w:val="none" w:sz="0" w:space="0" w:color="auto"/>
          </w:divBdr>
        </w:div>
        <w:div w:id="1011185068">
          <w:marLeft w:val="640"/>
          <w:marRight w:val="0"/>
          <w:marTop w:val="0"/>
          <w:marBottom w:val="0"/>
          <w:divBdr>
            <w:top w:val="none" w:sz="0" w:space="0" w:color="auto"/>
            <w:left w:val="none" w:sz="0" w:space="0" w:color="auto"/>
            <w:bottom w:val="none" w:sz="0" w:space="0" w:color="auto"/>
            <w:right w:val="none" w:sz="0" w:space="0" w:color="auto"/>
          </w:divBdr>
        </w:div>
        <w:div w:id="1360080964">
          <w:marLeft w:val="640"/>
          <w:marRight w:val="0"/>
          <w:marTop w:val="0"/>
          <w:marBottom w:val="0"/>
          <w:divBdr>
            <w:top w:val="none" w:sz="0" w:space="0" w:color="auto"/>
            <w:left w:val="none" w:sz="0" w:space="0" w:color="auto"/>
            <w:bottom w:val="none" w:sz="0" w:space="0" w:color="auto"/>
            <w:right w:val="none" w:sz="0" w:space="0" w:color="auto"/>
          </w:divBdr>
        </w:div>
        <w:div w:id="1835221670">
          <w:marLeft w:val="640"/>
          <w:marRight w:val="0"/>
          <w:marTop w:val="0"/>
          <w:marBottom w:val="0"/>
          <w:divBdr>
            <w:top w:val="none" w:sz="0" w:space="0" w:color="auto"/>
            <w:left w:val="none" w:sz="0" w:space="0" w:color="auto"/>
            <w:bottom w:val="none" w:sz="0" w:space="0" w:color="auto"/>
            <w:right w:val="none" w:sz="0" w:space="0" w:color="auto"/>
          </w:divBdr>
        </w:div>
        <w:div w:id="1671323761">
          <w:marLeft w:val="640"/>
          <w:marRight w:val="0"/>
          <w:marTop w:val="0"/>
          <w:marBottom w:val="0"/>
          <w:divBdr>
            <w:top w:val="none" w:sz="0" w:space="0" w:color="auto"/>
            <w:left w:val="none" w:sz="0" w:space="0" w:color="auto"/>
            <w:bottom w:val="none" w:sz="0" w:space="0" w:color="auto"/>
            <w:right w:val="none" w:sz="0" w:space="0" w:color="auto"/>
          </w:divBdr>
        </w:div>
        <w:div w:id="639846640">
          <w:marLeft w:val="640"/>
          <w:marRight w:val="0"/>
          <w:marTop w:val="0"/>
          <w:marBottom w:val="0"/>
          <w:divBdr>
            <w:top w:val="none" w:sz="0" w:space="0" w:color="auto"/>
            <w:left w:val="none" w:sz="0" w:space="0" w:color="auto"/>
            <w:bottom w:val="none" w:sz="0" w:space="0" w:color="auto"/>
            <w:right w:val="none" w:sz="0" w:space="0" w:color="auto"/>
          </w:divBdr>
        </w:div>
        <w:div w:id="445546454">
          <w:marLeft w:val="640"/>
          <w:marRight w:val="0"/>
          <w:marTop w:val="0"/>
          <w:marBottom w:val="0"/>
          <w:divBdr>
            <w:top w:val="none" w:sz="0" w:space="0" w:color="auto"/>
            <w:left w:val="none" w:sz="0" w:space="0" w:color="auto"/>
            <w:bottom w:val="none" w:sz="0" w:space="0" w:color="auto"/>
            <w:right w:val="none" w:sz="0" w:space="0" w:color="auto"/>
          </w:divBdr>
        </w:div>
        <w:div w:id="1879509663">
          <w:marLeft w:val="640"/>
          <w:marRight w:val="0"/>
          <w:marTop w:val="0"/>
          <w:marBottom w:val="0"/>
          <w:divBdr>
            <w:top w:val="none" w:sz="0" w:space="0" w:color="auto"/>
            <w:left w:val="none" w:sz="0" w:space="0" w:color="auto"/>
            <w:bottom w:val="none" w:sz="0" w:space="0" w:color="auto"/>
            <w:right w:val="none" w:sz="0" w:space="0" w:color="auto"/>
          </w:divBdr>
        </w:div>
        <w:div w:id="1215392153">
          <w:marLeft w:val="640"/>
          <w:marRight w:val="0"/>
          <w:marTop w:val="0"/>
          <w:marBottom w:val="0"/>
          <w:divBdr>
            <w:top w:val="none" w:sz="0" w:space="0" w:color="auto"/>
            <w:left w:val="none" w:sz="0" w:space="0" w:color="auto"/>
            <w:bottom w:val="none" w:sz="0" w:space="0" w:color="auto"/>
            <w:right w:val="none" w:sz="0" w:space="0" w:color="auto"/>
          </w:divBdr>
        </w:div>
        <w:div w:id="1209999965">
          <w:marLeft w:val="640"/>
          <w:marRight w:val="0"/>
          <w:marTop w:val="0"/>
          <w:marBottom w:val="0"/>
          <w:divBdr>
            <w:top w:val="none" w:sz="0" w:space="0" w:color="auto"/>
            <w:left w:val="none" w:sz="0" w:space="0" w:color="auto"/>
            <w:bottom w:val="none" w:sz="0" w:space="0" w:color="auto"/>
            <w:right w:val="none" w:sz="0" w:space="0" w:color="auto"/>
          </w:divBdr>
        </w:div>
        <w:div w:id="479345618">
          <w:marLeft w:val="640"/>
          <w:marRight w:val="0"/>
          <w:marTop w:val="0"/>
          <w:marBottom w:val="0"/>
          <w:divBdr>
            <w:top w:val="none" w:sz="0" w:space="0" w:color="auto"/>
            <w:left w:val="none" w:sz="0" w:space="0" w:color="auto"/>
            <w:bottom w:val="none" w:sz="0" w:space="0" w:color="auto"/>
            <w:right w:val="none" w:sz="0" w:space="0" w:color="auto"/>
          </w:divBdr>
        </w:div>
        <w:div w:id="370811372">
          <w:marLeft w:val="640"/>
          <w:marRight w:val="0"/>
          <w:marTop w:val="0"/>
          <w:marBottom w:val="0"/>
          <w:divBdr>
            <w:top w:val="none" w:sz="0" w:space="0" w:color="auto"/>
            <w:left w:val="none" w:sz="0" w:space="0" w:color="auto"/>
            <w:bottom w:val="none" w:sz="0" w:space="0" w:color="auto"/>
            <w:right w:val="none" w:sz="0" w:space="0" w:color="auto"/>
          </w:divBdr>
        </w:div>
        <w:div w:id="898587933">
          <w:marLeft w:val="640"/>
          <w:marRight w:val="0"/>
          <w:marTop w:val="0"/>
          <w:marBottom w:val="0"/>
          <w:divBdr>
            <w:top w:val="none" w:sz="0" w:space="0" w:color="auto"/>
            <w:left w:val="none" w:sz="0" w:space="0" w:color="auto"/>
            <w:bottom w:val="none" w:sz="0" w:space="0" w:color="auto"/>
            <w:right w:val="none" w:sz="0" w:space="0" w:color="auto"/>
          </w:divBdr>
        </w:div>
        <w:div w:id="2032603179">
          <w:marLeft w:val="640"/>
          <w:marRight w:val="0"/>
          <w:marTop w:val="0"/>
          <w:marBottom w:val="0"/>
          <w:divBdr>
            <w:top w:val="none" w:sz="0" w:space="0" w:color="auto"/>
            <w:left w:val="none" w:sz="0" w:space="0" w:color="auto"/>
            <w:bottom w:val="none" w:sz="0" w:space="0" w:color="auto"/>
            <w:right w:val="none" w:sz="0" w:space="0" w:color="auto"/>
          </w:divBdr>
        </w:div>
        <w:div w:id="546647454">
          <w:marLeft w:val="640"/>
          <w:marRight w:val="0"/>
          <w:marTop w:val="0"/>
          <w:marBottom w:val="0"/>
          <w:divBdr>
            <w:top w:val="none" w:sz="0" w:space="0" w:color="auto"/>
            <w:left w:val="none" w:sz="0" w:space="0" w:color="auto"/>
            <w:bottom w:val="none" w:sz="0" w:space="0" w:color="auto"/>
            <w:right w:val="none" w:sz="0" w:space="0" w:color="auto"/>
          </w:divBdr>
        </w:div>
      </w:divsChild>
    </w:div>
    <w:div w:id="1440834826">
      <w:bodyDiv w:val="1"/>
      <w:marLeft w:val="0"/>
      <w:marRight w:val="0"/>
      <w:marTop w:val="0"/>
      <w:marBottom w:val="0"/>
      <w:divBdr>
        <w:top w:val="none" w:sz="0" w:space="0" w:color="auto"/>
        <w:left w:val="none" w:sz="0" w:space="0" w:color="auto"/>
        <w:bottom w:val="none" w:sz="0" w:space="0" w:color="auto"/>
        <w:right w:val="none" w:sz="0" w:space="0" w:color="auto"/>
      </w:divBdr>
      <w:divsChild>
        <w:div w:id="900094160">
          <w:marLeft w:val="640"/>
          <w:marRight w:val="0"/>
          <w:marTop w:val="0"/>
          <w:marBottom w:val="0"/>
          <w:divBdr>
            <w:top w:val="none" w:sz="0" w:space="0" w:color="auto"/>
            <w:left w:val="none" w:sz="0" w:space="0" w:color="auto"/>
            <w:bottom w:val="none" w:sz="0" w:space="0" w:color="auto"/>
            <w:right w:val="none" w:sz="0" w:space="0" w:color="auto"/>
          </w:divBdr>
        </w:div>
        <w:div w:id="1784184271">
          <w:marLeft w:val="640"/>
          <w:marRight w:val="0"/>
          <w:marTop w:val="0"/>
          <w:marBottom w:val="0"/>
          <w:divBdr>
            <w:top w:val="none" w:sz="0" w:space="0" w:color="auto"/>
            <w:left w:val="none" w:sz="0" w:space="0" w:color="auto"/>
            <w:bottom w:val="none" w:sz="0" w:space="0" w:color="auto"/>
            <w:right w:val="none" w:sz="0" w:space="0" w:color="auto"/>
          </w:divBdr>
        </w:div>
        <w:div w:id="1389260359">
          <w:marLeft w:val="640"/>
          <w:marRight w:val="0"/>
          <w:marTop w:val="0"/>
          <w:marBottom w:val="0"/>
          <w:divBdr>
            <w:top w:val="none" w:sz="0" w:space="0" w:color="auto"/>
            <w:left w:val="none" w:sz="0" w:space="0" w:color="auto"/>
            <w:bottom w:val="none" w:sz="0" w:space="0" w:color="auto"/>
            <w:right w:val="none" w:sz="0" w:space="0" w:color="auto"/>
          </w:divBdr>
        </w:div>
        <w:div w:id="1609041988">
          <w:marLeft w:val="640"/>
          <w:marRight w:val="0"/>
          <w:marTop w:val="0"/>
          <w:marBottom w:val="0"/>
          <w:divBdr>
            <w:top w:val="none" w:sz="0" w:space="0" w:color="auto"/>
            <w:left w:val="none" w:sz="0" w:space="0" w:color="auto"/>
            <w:bottom w:val="none" w:sz="0" w:space="0" w:color="auto"/>
            <w:right w:val="none" w:sz="0" w:space="0" w:color="auto"/>
          </w:divBdr>
        </w:div>
        <w:div w:id="1094205371">
          <w:marLeft w:val="640"/>
          <w:marRight w:val="0"/>
          <w:marTop w:val="0"/>
          <w:marBottom w:val="0"/>
          <w:divBdr>
            <w:top w:val="none" w:sz="0" w:space="0" w:color="auto"/>
            <w:left w:val="none" w:sz="0" w:space="0" w:color="auto"/>
            <w:bottom w:val="none" w:sz="0" w:space="0" w:color="auto"/>
            <w:right w:val="none" w:sz="0" w:space="0" w:color="auto"/>
          </w:divBdr>
        </w:div>
        <w:div w:id="1717662953">
          <w:marLeft w:val="640"/>
          <w:marRight w:val="0"/>
          <w:marTop w:val="0"/>
          <w:marBottom w:val="0"/>
          <w:divBdr>
            <w:top w:val="none" w:sz="0" w:space="0" w:color="auto"/>
            <w:left w:val="none" w:sz="0" w:space="0" w:color="auto"/>
            <w:bottom w:val="none" w:sz="0" w:space="0" w:color="auto"/>
            <w:right w:val="none" w:sz="0" w:space="0" w:color="auto"/>
          </w:divBdr>
        </w:div>
        <w:div w:id="908198850">
          <w:marLeft w:val="640"/>
          <w:marRight w:val="0"/>
          <w:marTop w:val="0"/>
          <w:marBottom w:val="0"/>
          <w:divBdr>
            <w:top w:val="none" w:sz="0" w:space="0" w:color="auto"/>
            <w:left w:val="none" w:sz="0" w:space="0" w:color="auto"/>
            <w:bottom w:val="none" w:sz="0" w:space="0" w:color="auto"/>
            <w:right w:val="none" w:sz="0" w:space="0" w:color="auto"/>
          </w:divBdr>
        </w:div>
        <w:div w:id="1452672821">
          <w:marLeft w:val="640"/>
          <w:marRight w:val="0"/>
          <w:marTop w:val="0"/>
          <w:marBottom w:val="0"/>
          <w:divBdr>
            <w:top w:val="none" w:sz="0" w:space="0" w:color="auto"/>
            <w:left w:val="none" w:sz="0" w:space="0" w:color="auto"/>
            <w:bottom w:val="none" w:sz="0" w:space="0" w:color="auto"/>
            <w:right w:val="none" w:sz="0" w:space="0" w:color="auto"/>
          </w:divBdr>
        </w:div>
        <w:div w:id="1306933885">
          <w:marLeft w:val="640"/>
          <w:marRight w:val="0"/>
          <w:marTop w:val="0"/>
          <w:marBottom w:val="0"/>
          <w:divBdr>
            <w:top w:val="none" w:sz="0" w:space="0" w:color="auto"/>
            <w:left w:val="none" w:sz="0" w:space="0" w:color="auto"/>
            <w:bottom w:val="none" w:sz="0" w:space="0" w:color="auto"/>
            <w:right w:val="none" w:sz="0" w:space="0" w:color="auto"/>
          </w:divBdr>
        </w:div>
        <w:div w:id="1485971199">
          <w:marLeft w:val="640"/>
          <w:marRight w:val="0"/>
          <w:marTop w:val="0"/>
          <w:marBottom w:val="0"/>
          <w:divBdr>
            <w:top w:val="none" w:sz="0" w:space="0" w:color="auto"/>
            <w:left w:val="none" w:sz="0" w:space="0" w:color="auto"/>
            <w:bottom w:val="none" w:sz="0" w:space="0" w:color="auto"/>
            <w:right w:val="none" w:sz="0" w:space="0" w:color="auto"/>
          </w:divBdr>
        </w:div>
      </w:divsChild>
    </w:div>
    <w:div w:id="1452822356">
      <w:bodyDiv w:val="1"/>
      <w:marLeft w:val="0"/>
      <w:marRight w:val="0"/>
      <w:marTop w:val="0"/>
      <w:marBottom w:val="0"/>
      <w:divBdr>
        <w:top w:val="none" w:sz="0" w:space="0" w:color="auto"/>
        <w:left w:val="none" w:sz="0" w:space="0" w:color="auto"/>
        <w:bottom w:val="none" w:sz="0" w:space="0" w:color="auto"/>
        <w:right w:val="none" w:sz="0" w:space="0" w:color="auto"/>
      </w:divBdr>
    </w:div>
    <w:div w:id="1495489514">
      <w:bodyDiv w:val="1"/>
      <w:marLeft w:val="0"/>
      <w:marRight w:val="0"/>
      <w:marTop w:val="0"/>
      <w:marBottom w:val="0"/>
      <w:divBdr>
        <w:top w:val="none" w:sz="0" w:space="0" w:color="auto"/>
        <w:left w:val="none" w:sz="0" w:space="0" w:color="auto"/>
        <w:bottom w:val="none" w:sz="0" w:space="0" w:color="auto"/>
        <w:right w:val="none" w:sz="0" w:space="0" w:color="auto"/>
      </w:divBdr>
      <w:divsChild>
        <w:div w:id="1220482575">
          <w:marLeft w:val="640"/>
          <w:marRight w:val="0"/>
          <w:marTop w:val="0"/>
          <w:marBottom w:val="0"/>
          <w:divBdr>
            <w:top w:val="none" w:sz="0" w:space="0" w:color="auto"/>
            <w:left w:val="none" w:sz="0" w:space="0" w:color="auto"/>
            <w:bottom w:val="none" w:sz="0" w:space="0" w:color="auto"/>
            <w:right w:val="none" w:sz="0" w:space="0" w:color="auto"/>
          </w:divBdr>
        </w:div>
        <w:div w:id="1843624276">
          <w:marLeft w:val="640"/>
          <w:marRight w:val="0"/>
          <w:marTop w:val="0"/>
          <w:marBottom w:val="0"/>
          <w:divBdr>
            <w:top w:val="none" w:sz="0" w:space="0" w:color="auto"/>
            <w:left w:val="none" w:sz="0" w:space="0" w:color="auto"/>
            <w:bottom w:val="none" w:sz="0" w:space="0" w:color="auto"/>
            <w:right w:val="none" w:sz="0" w:space="0" w:color="auto"/>
          </w:divBdr>
        </w:div>
        <w:div w:id="623194216">
          <w:marLeft w:val="640"/>
          <w:marRight w:val="0"/>
          <w:marTop w:val="0"/>
          <w:marBottom w:val="0"/>
          <w:divBdr>
            <w:top w:val="none" w:sz="0" w:space="0" w:color="auto"/>
            <w:left w:val="none" w:sz="0" w:space="0" w:color="auto"/>
            <w:bottom w:val="none" w:sz="0" w:space="0" w:color="auto"/>
            <w:right w:val="none" w:sz="0" w:space="0" w:color="auto"/>
          </w:divBdr>
        </w:div>
        <w:div w:id="1721637183">
          <w:marLeft w:val="640"/>
          <w:marRight w:val="0"/>
          <w:marTop w:val="0"/>
          <w:marBottom w:val="0"/>
          <w:divBdr>
            <w:top w:val="none" w:sz="0" w:space="0" w:color="auto"/>
            <w:left w:val="none" w:sz="0" w:space="0" w:color="auto"/>
            <w:bottom w:val="none" w:sz="0" w:space="0" w:color="auto"/>
            <w:right w:val="none" w:sz="0" w:space="0" w:color="auto"/>
          </w:divBdr>
        </w:div>
        <w:div w:id="696732569">
          <w:marLeft w:val="640"/>
          <w:marRight w:val="0"/>
          <w:marTop w:val="0"/>
          <w:marBottom w:val="0"/>
          <w:divBdr>
            <w:top w:val="none" w:sz="0" w:space="0" w:color="auto"/>
            <w:left w:val="none" w:sz="0" w:space="0" w:color="auto"/>
            <w:bottom w:val="none" w:sz="0" w:space="0" w:color="auto"/>
            <w:right w:val="none" w:sz="0" w:space="0" w:color="auto"/>
          </w:divBdr>
        </w:div>
        <w:div w:id="859701497">
          <w:marLeft w:val="640"/>
          <w:marRight w:val="0"/>
          <w:marTop w:val="0"/>
          <w:marBottom w:val="0"/>
          <w:divBdr>
            <w:top w:val="none" w:sz="0" w:space="0" w:color="auto"/>
            <w:left w:val="none" w:sz="0" w:space="0" w:color="auto"/>
            <w:bottom w:val="none" w:sz="0" w:space="0" w:color="auto"/>
            <w:right w:val="none" w:sz="0" w:space="0" w:color="auto"/>
          </w:divBdr>
        </w:div>
        <w:div w:id="2134714195">
          <w:marLeft w:val="640"/>
          <w:marRight w:val="0"/>
          <w:marTop w:val="0"/>
          <w:marBottom w:val="0"/>
          <w:divBdr>
            <w:top w:val="none" w:sz="0" w:space="0" w:color="auto"/>
            <w:left w:val="none" w:sz="0" w:space="0" w:color="auto"/>
            <w:bottom w:val="none" w:sz="0" w:space="0" w:color="auto"/>
            <w:right w:val="none" w:sz="0" w:space="0" w:color="auto"/>
          </w:divBdr>
        </w:div>
        <w:div w:id="2119133923">
          <w:marLeft w:val="640"/>
          <w:marRight w:val="0"/>
          <w:marTop w:val="0"/>
          <w:marBottom w:val="0"/>
          <w:divBdr>
            <w:top w:val="none" w:sz="0" w:space="0" w:color="auto"/>
            <w:left w:val="none" w:sz="0" w:space="0" w:color="auto"/>
            <w:bottom w:val="none" w:sz="0" w:space="0" w:color="auto"/>
            <w:right w:val="none" w:sz="0" w:space="0" w:color="auto"/>
          </w:divBdr>
        </w:div>
        <w:div w:id="1086263592">
          <w:marLeft w:val="640"/>
          <w:marRight w:val="0"/>
          <w:marTop w:val="0"/>
          <w:marBottom w:val="0"/>
          <w:divBdr>
            <w:top w:val="none" w:sz="0" w:space="0" w:color="auto"/>
            <w:left w:val="none" w:sz="0" w:space="0" w:color="auto"/>
            <w:bottom w:val="none" w:sz="0" w:space="0" w:color="auto"/>
            <w:right w:val="none" w:sz="0" w:space="0" w:color="auto"/>
          </w:divBdr>
        </w:div>
        <w:div w:id="90396853">
          <w:marLeft w:val="640"/>
          <w:marRight w:val="0"/>
          <w:marTop w:val="0"/>
          <w:marBottom w:val="0"/>
          <w:divBdr>
            <w:top w:val="none" w:sz="0" w:space="0" w:color="auto"/>
            <w:left w:val="none" w:sz="0" w:space="0" w:color="auto"/>
            <w:bottom w:val="none" w:sz="0" w:space="0" w:color="auto"/>
            <w:right w:val="none" w:sz="0" w:space="0" w:color="auto"/>
          </w:divBdr>
        </w:div>
        <w:div w:id="438066243">
          <w:marLeft w:val="640"/>
          <w:marRight w:val="0"/>
          <w:marTop w:val="0"/>
          <w:marBottom w:val="0"/>
          <w:divBdr>
            <w:top w:val="none" w:sz="0" w:space="0" w:color="auto"/>
            <w:left w:val="none" w:sz="0" w:space="0" w:color="auto"/>
            <w:bottom w:val="none" w:sz="0" w:space="0" w:color="auto"/>
            <w:right w:val="none" w:sz="0" w:space="0" w:color="auto"/>
          </w:divBdr>
        </w:div>
        <w:div w:id="1342927803">
          <w:marLeft w:val="640"/>
          <w:marRight w:val="0"/>
          <w:marTop w:val="0"/>
          <w:marBottom w:val="0"/>
          <w:divBdr>
            <w:top w:val="none" w:sz="0" w:space="0" w:color="auto"/>
            <w:left w:val="none" w:sz="0" w:space="0" w:color="auto"/>
            <w:bottom w:val="none" w:sz="0" w:space="0" w:color="auto"/>
            <w:right w:val="none" w:sz="0" w:space="0" w:color="auto"/>
          </w:divBdr>
        </w:div>
        <w:div w:id="175047743">
          <w:marLeft w:val="640"/>
          <w:marRight w:val="0"/>
          <w:marTop w:val="0"/>
          <w:marBottom w:val="0"/>
          <w:divBdr>
            <w:top w:val="none" w:sz="0" w:space="0" w:color="auto"/>
            <w:left w:val="none" w:sz="0" w:space="0" w:color="auto"/>
            <w:bottom w:val="none" w:sz="0" w:space="0" w:color="auto"/>
            <w:right w:val="none" w:sz="0" w:space="0" w:color="auto"/>
          </w:divBdr>
        </w:div>
        <w:div w:id="47000497">
          <w:marLeft w:val="640"/>
          <w:marRight w:val="0"/>
          <w:marTop w:val="0"/>
          <w:marBottom w:val="0"/>
          <w:divBdr>
            <w:top w:val="none" w:sz="0" w:space="0" w:color="auto"/>
            <w:left w:val="none" w:sz="0" w:space="0" w:color="auto"/>
            <w:bottom w:val="none" w:sz="0" w:space="0" w:color="auto"/>
            <w:right w:val="none" w:sz="0" w:space="0" w:color="auto"/>
          </w:divBdr>
        </w:div>
        <w:div w:id="453065996">
          <w:marLeft w:val="640"/>
          <w:marRight w:val="0"/>
          <w:marTop w:val="0"/>
          <w:marBottom w:val="0"/>
          <w:divBdr>
            <w:top w:val="none" w:sz="0" w:space="0" w:color="auto"/>
            <w:left w:val="none" w:sz="0" w:space="0" w:color="auto"/>
            <w:bottom w:val="none" w:sz="0" w:space="0" w:color="auto"/>
            <w:right w:val="none" w:sz="0" w:space="0" w:color="auto"/>
          </w:divBdr>
        </w:div>
        <w:div w:id="1846703443">
          <w:marLeft w:val="640"/>
          <w:marRight w:val="0"/>
          <w:marTop w:val="0"/>
          <w:marBottom w:val="0"/>
          <w:divBdr>
            <w:top w:val="none" w:sz="0" w:space="0" w:color="auto"/>
            <w:left w:val="none" w:sz="0" w:space="0" w:color="auto"/>
            <w:bottom w:val="none" w:sz="0" w:space="0" w:color="auto"/>
            <w:right w:val="none" w:sz="0" w:space="0" w:color="auto"/>
          </w:divBdr>
        </w:div>
        <w:div w:id="445656034">
          <w:marLeft w:val="640"/>
          <w:marRight w:val="0"/>
          <w:marTop w:val="0"/>
          <w:marBottom w:val="0"/>
          <w:divBdr>
            <w:top w:val="none" w:sz="0" w:space="0" w:color="auto"/>
            <w:left w:val="none" w:sz="0" w:space="0" w:color="auto"/>
            <w:bottom w:val="none" w:sz="0" w:space="0" w:color="auto"/>
            <w:right w:val="none" w:sz="0" w:space="0" w:color="auto"/>
          </w:divBdr>
        </w:div>
      </w:divsChild>
    </w:div>
    <w:div w:id="1534924611">
      <w:bodyDiv w:val="1"/>
      <w:marLeft w:val="0"/>
      <w:marRight w:val="0"/>
      <w:marTop w:val="0"/>
      <w:marBottom w:val="0"/>
      <w:divBdr>
        <w:top w:val="none" w:sz="0" w:space="0" w:color="auto"/>
        <w:left w:val="none" w:sz="0" w:space="0" w:color="auto"/>
        <w:bottom w:val="none" w:sz="0" w:space="0" w:color="auto"/>
        <w:right w:val="none" w:sz="0" w:space="0" w:color="auto"/>
      </w:divBdr>
      <w:divsChild>
        <w:div w:id="1663118619">
          <w:marLeft w:val="640"/>
          <w:marRight w:val="0"/>
          <w:marTop w:val="0"/>
          <w:marBottom w:val="0"/>
          <w:divBdr>
            <w:top w:val="none" w:sz="0" w:space="0" w:color="auto"/>
            <w:left w:val="none" w:sz="0" w:space="0" w:color="auto"/>
            <w:bottom w:val="none" w:sz="0" w:space="0" w:color="auto"/>
            <w:right w:val="none" w:sz="0" w:space="0" w:color="auto"/>
          </w:divBdr>
        </w:div>
        <w:div w:id="77218882">
          <w:marLeft w:val="640"/>
          <w:marRight w:val="0"/>
          <w:marTop w:val="0"/>
          <w:marBottom w:val="0"/>
          <w:divBdr>
            <w:top w:val="none" w:sz="0" w:space="0" w:color="auto"/>
            <w:left w:val="none" w:sz="0" w:space="0" w:color="auto"/>
            <w:bottom w:val="none" w:sz="0" w:space="0" w:color="auto"/>
            <w:right w:val="none" w:sz="0" w:space="0" w:color="auto"/>
          </w:divBdr>
        </w:div>
        <w:div w:id="726412522">
          <w:marLeft w:val="640"/>
          <w:marRight w:val="0"/>
          <w:marTop w:val="0"/>
          <w:marBottom w:val="0"/>
          <w:divBdr>
            <w:top w:val="none" w:sz="0" w:space="0" w:color="auto"/>
            <w:left w:val="none" w:sz="0" w:space="0" w:color="auto"/>
            <w:bottom w:val="none" w:sz="0" w:space="0" w:color="auto"/>
            <w:right w:val="none" w:sz="0" w:space="0" w:color="auto"/>
          </w:divBdr>
        </w:div>
        <w:div w:id="180626827">
          <w:marLeft w:val="640"/>
          <w:marRight w:val="0"/>
          <w:marTop w:val="0"/>
          <w:marBottom w:val="0"/>
          <w:divBdr>
            <w:top w:val="none" w:sz="0" w:space="0" w:color="auto"/>
            <w:left w:val="none" w:sz="0" w:space="0" w:color="auto"/>
            <w:bottom w:val="none" w:sz="0" w:space="0" w:color="auto"/>
            <w:right w:val="none" w:sz="0" w:space="0" w:color="auto"/>
          </w:divBdr>
        </w:div>
        <w:div w:id="1793210943">
          <w:marLeft w:val="640"/>
          <w:marRight w:val="0"/>
          <w:marTop w:val="0"/>
          <w:marBottom w:val="0"/>
          <w:divBdr>
            <w:top w:val="none" w:sz="0" w:space="0" w:color="auto"/>
            <w:left w:val="none" w:sz="0" w:space="0" w:color="auto"/>
            <w:bottom w:val="none" w:sz="0" w:space="0" w:color="auto"/>
            <w:right w:val="none" w:sz="0" w:space="0" w:color="auto"/>
          </w:divBdr>
        </w:div>
        <w:div w:id="1459183313">
          <w:marLeft w:val="640"/>
          <w:marRight w:val="0"/>
          <w:marTop w:val="0"/>
          <w:marBottom w:val="0"/>
          <w:divBdr>
            <w:top w:val="none" w:sz="0" w:space="0" w:color="auto"/>
            <w:left w:val="none" w:sz="0" w:space="0" w:color="auto"/>
            <w:bottom w:val="none" w:sz="0" w:space="0" w:color="auto"/>
            <w:right w:val="none" w:sz="0" w:space="0" w:color="auto"/>
          </w:divBdr>
        </w:div>
        <w:div w:id="2114393263">
          <w:marLeft w:val="640"/>
          <w:marRight w:val="0"/>
          <w:marTop w:val="0"/>
          <w:marBottom w:val="0"/>
          <w:divBdr>
            <w:top w:val="none" w:sz="0" w:space="0" w:color="auto"/>
            <w:left w:val="none" w:sz="0" w:space="0" w:color="auto"/>
            <w:bottom w:val="none" w:sz="0" w:space="0" w:color="auto"/>
            <w:right w:val="none" w:sz="0" w:space="0" w:color="auto"/>
          </w:divBdr>
        </w:div>
        <w:div w:id="1001932708">
          <w:marLeft w:val="640"/>
          <w:marRight w:val="0"/>
          <w:marTop w:val="0"/>
          <w:marBottom w:val="0"/>
          <w:divBdr>
            <w:top w:val="none" w:sz="0" w:space="0" w:color="auto"/>
            <w:left w:val="none" w:sz="0" w:space="0" w:color="auto"/>
            <w:bottom w:val="none" w:sz="0" w:space="0" w:color="auto"/>
            <w:right w:val="none" w:sz="0" w:space="0" w:color="auto"/>
          </w:divBdr>
        </w:div>
        <w:div w:id="1447040953">
          <w:marLeft w:val="640"/>
          <w:marRight w:val="0"/>
          <w:marTop w:val="0"/>
          <w:marBottom w:val="0"/>
          <w:divBdr>
            <w:top w:val="none" w:sz="0" w:space="0" w:color="auto"/>
            <w:left w:val="none" w:sz="0" w:space="0" w:color="auto"/>
            <w:bottom w:val="none" w:sz="0" w:space="0" w:color="auto"/>
            <w:right w:val="none" w:sz="0" w:space="0" w:color="auto"/>
          </w:divBdr>
        </w:div>
        <w:div w:id="1604802404">
          <w:marLeft w:val="640"/>
          <w:marRight w:val="0"/>
          <w:marTop w:val="0"/>
          <w:marBottom w:val="0"/>
          <w:divBdr>
            <w:top w:val="none" w:sz="0" w:space="0" w:color="auto"/>
            <w:left w:val="none" w:sz="0" w:space="0" w:color="auto"/>
            <w:bottom w:val="none" w:sz="0" w:space="0" w:color="auto"/>
            <w:right w:val="none" w:sz="0" w:space="0" w:color="auto"/>
          </w:divBdr>
        </w:div>
        <w:div w:id="1729065092">
          <w:marLeft w:val="640"/>
          <w:marRight w:val="0"/>
          <w:marTop w:val="0"/>
          <w:marBottom w:val="0"/>
          <w:divBdr>
            <w:top w:val="none" w:sz="0" w:space="0" w:color="auto"/>
            <w:left w:val="none" w:sz="0" w:space="0" w:color="auto"/>
            <w:bottom w:val="none" w:sz="0" w:space="0" w:color="auto"/>
            <w:right w:val="none" w:sz="0" w:space="0" w:color="auto"/>
          </w:divBdr>
        </w:div>
        <w:div w:id="1221407423">
          <w:marLeft w:val="640"/>
          <w:marRight w:val="0"/>
          <w:marTop w:val="0"/>
          <w:marBottom w:val="0"/>
          <w:divBdr>
            <w:top w:val="none" w:sz="0" w:space="0" w:color="auto"/>
            <w:left w:val="none" w:sz="0" w:space="0" w:color="auto"/>
            <w:bottom w:val="none" w:sz="0" w:space="0" w:color="auto"/>
            <w:right w:val="none" w:sz="0" w:space="0" w:color="auto"/>
          </w:divBdr>
        </w:div>
        <w:div w:id="420486795">
          <w:marLeft w:val="640"/>
          <w:marRight w:val="0"/>
          <w:marTop w:val="0"/>
          <w:marBottom w:val="0"/>
          <w:divBdr>
            <w:top w:val="none" w:sz="0" w:space="0" w:color="auto"/>
            <w:left w:val="none" w:sz="0" w:space="0" w:color="auto"/>
            <w:bottom w:val="none" w:sz="0" w:space="0" w:color="auto"/>
            <w:right w:val="none" w:sz="0" w:space="0" w:color="auto"/>
          </w:divBdr>
        </w:div>
        <w:div w:id="339505034">
          <w:marLeft w:val="640"/>
          <w:marRight w:val="0"/>
          <w:marTop w:val="0"/>
          <w:marBottom w:val="0"/>
          <w:divBdr>
            <w:top w:val="none" w:sz="0" w:space="0" w:color="auto"/>
            <w:left w:val="none" w:sz="0" w:space="0" w:color="auto"/>
            <w:bottom w:val="none" w:sz="0" w:space="0" w:color="auto"/>
            <w:right w:val="none" w:sz="0" w:space="0" w:color="auto"/>
          </w:divBdr>
        </w:div>
        <w:div w:id="162549290">
          <w:marLeft w:val="640"/>
          <w:marRight w:val="0"/>
          <w:marTop w:val="0"/>
          <w:marBottom w:val="0"/>
          <w:divBdr>
            <w:top w:val="none" w:sz="0" w:space="0" w:color="auto"/>
            <w:left w:val="none" w:sz="0" w:space="0" w:color="auto"/>
            <w:bottom w:val="none" w:sz="0" w:space="0" w:color="auto"/>
            <w:right w:val="none" w:sz="0" w:space="0" w:color="auto"/>
          </w:divBdr>
        </w:div>
        <w:div w:id="803619637">
          <w:marLeft w:val="640"/>
          <w:marRight w:val="0"/>
          <w:marTop w:val="0"/>
          <w:marBottom w:val="0"/>
          <w:divBdr>
            <w:top w:val="none" w:sz="0" w:space="0" w:color="auto"/>
            <w:left w:val="none" w:sz="0" w:space="0" w:color="auto"/>
            <w:bottom w:val="none" w:sz="0" w:space="0" w:color="auto"/>
            <w:right w:val="none" w:sz="0" w:space="0" w:color="auto"/>
          </w:divBdr>
        </w:div>
      </w:divsChild>
    </w:div>
    <w:div w:id="1535848726">
      <w:bodyDiv w:val="1"/>
      <w:marLeft w:val="0"/>
      <w:marRight w:val="0"/>
      <w:marTop w:val="0"/>
      <w:marBottom w:val="0"/>
      <w:divBdr>
        <w:top w:val="none" w:sz="0" w:space="0" w:color="auto"/>
        <w:left w:val="none" w:sz="0" w:space="0" w:color="auto"/>
        <w:bottom w:val="none" w:sz="0" w:space="0" w:color="auto"/>
        <w:right w:val="none" w:sz="0" w:space="0" w:color="auto"/>
      </w:divBdr>
    </w:div>
    <w:div w:id="1542131034">
      <w:bodyDiv w:val="1"/>
      <w:marLeft w:val="0"/>
      <w:marRight w:val="0"/>
      <w:marTop w:val="0"/>
      <w:marBottom w:val="0"/>
      <w:divBdr>
        <w:top w:val="none" w:sz="0" w:space="0" w:color="auto"/>
        <w:left w:val="none" w:sz="0" w:space="0" w:color="auto"/>
        <w:bottom w:val="none" w:sz="0" w:space="0" w:color="auto"/>
        <w:right w:val="none" w:sz="0" w:space="0" w:color="auto"/>
      </w:divBdr>
      <w:divsChild>
        <w:div w:id="1848279011">
          <w:marLeft w:val="640"/>
          <w:marRight w:val="0"/>
          <w:marTop w:val="0"/>
          <w:marBottom w:val="0"/>
          <w:divBdr>
            <w:top w:val="none" w:sz="0" w:space="0" w:color="auto"/>
            <w:left w:val="none" w:sz="0" w:space="0" w:color="auto"/>
            <w:bottom w:val="none" w:sz="0" w:space="0" w:color="auto"/>
            <w:right w:val="none" w:sz="0" w:space="0" w:color="auto"/>
          </w:divBdr>
        </w:div>
        <w:div w:id="1312832758">
          <w:marLeft w:val="640"/>
          <w:marRight w:val="0"/>
          <w:marTop w:val="0"/>
          <w:marBottom w:val="0"/>
          <w:divBdr>
            <w:top w:val="none" w:sz="0" w:space="0" w:color="auto"/>
            <w:left w:val="none" w:sz="0" w:space="0" w:color="auto"/>
            <w:bottom w:val="none" w:sz="0" w:space="0" w:color="auto"/>
            <w:right w:val="none" w:sz="0" w:space="0" w:color="auto"/>
          </w:divBdr>
        </w:div>
        <w:div w:id="1863208268">
          <w:marLeft w:val="640"/>
          <w:marRight w:val="0"/>
          <w:marTop w:val="0"/>
          <w:marBottom w:val="0"/>
          <w:divBdr>
            <w:top w:val="none" w:sz="0" w:space="0" w:color="auto"/>
            <w:left w:val="none" w:sz="0" w:space="0" w:color="auto"/>
            <w:bottom w:val="none" w:sz="0" w:space="0" w:color="auto"/>
            <w:right w:val="none" w:sz="0" w:space="0" w:color="auto"/>
          </w:divBdr>
        </w:div>
        <w:div w:id="1141382738">
          <w:marLeft w:val="640"/>
          <w:marRight w:val="0"/>
          <w:marTop w:val="0"/>
          <w:marBottom w:val="0"/>
          <w:divBdr>
            <w:top w:val="none" w:sz="0" w:space="0" w:color="auto"/>
            <w:left w:val="none" w:sz="0" w:space="0" w:color="auto"/>
            <w:bottom w:val="none" w:sz="0" w:space="0" w:color="auto"/>
            <w:right w:val="none" w:sz="0" w:space="0" w:color="auto"/>
          </w:divBdr>
        </w:div>
        <w:div w:id="494492607">
          <w:marLeft w:val="640"/>
          <w:marRight w:val="0"/>
          <w:marTop w:val="0"/>
          <w:marBottom w:val="0"/>
          <w:divBdr>
            <w:top w:val="none" w:sz="0" w:space="0" w:color="auto"/>
            <w:left w:val="none" w:sz="0" w:space="0" w:color="auto"/>
            <w:bottom w:val="none" w:sz="0" w:space="0" w:color="auto"/>
            <w:right w:val="none" w:sz="0" w:space="0" w:color="auto"/>
          </w:divBdr>
        </w:div>
        <w:div w:id="388656236">
          <w:marLeft w:val="640"/>
          <w:marRight w:val="0"/>
          <w:marTop w:val="0"/>
          <w:marBottom w:val="0"/>
          <w:divBdr>
            <w:top w:val="none" w:sz="0" w:space="0" w:color="auto"/>
            <w:left w:val="none" w:sz="0" w:space="0" w:color="auto"/>
            <w:bottom w:val="none" w:sz="0" w:space="0" w:color="auto"/>
            <w:right w:val="none" w:sz="0" w:space="0" w:color="auto"/>
          </w:divBdr>
        </w:div>
        <w:div w:id="1447895361">
          <w:marLeft w:val="640"/>
          <w:marRight w:val="0"/>
          <w:marTop w:val="0"/>
          <w:marBottom w:val="0"/>
          <w:divBdr>
            <w:top w:val="none" w:sz="0" w:space="0" w:color="auto"/>
            <w:left w:val="none" w:sz="0" w:space="0" w:color="auto"/>
            <w:bottom w:val="none" w:sz="0" w:space="0" w:color="auto"/>
            <w:right w:val="none" w:sz="0" w:space="0" w:color="auto"/>
          </w:divBdr>
        </w:div>
        <w:div w:id="2107730415">
          <w:marLeft w:val="640"/>
          <w:marRight w:val="0"/>
          <w:marTop w:val="0"/>
          <w:marBottom w:val="0"/>
          <w:divBdr>
            <w:top w:val="none" w:sz="0" w:space="0" w:color="auto"/>
            <w:left w:val="none" w:sz="0" w:space="0" w:color="auto"/>
            <w:bottom w:val="none" w:sz="0" w:space="0" w:color="auto"/>
            <w:right w:val="none" w:sz="0" w:space="0" w:color="auto"/>
          </w:divBdr>
        </w:div>
        <w:div w:id="806438915">
          <w:marLeft w:val="640"/>
          <w:marRight w:val="0"/>
          <w:marTop w:val="0"/>
          <w:marBottom w:val="0"/>
          <w:divBdr>
            <w:top w:val="none" w:sz="0" w:space="0" w:color="auto"/>
            <w:left w:val="none" w:sz="0" w:space="0" w:color="auto"/>
            <w:bottom w:val="none" w:sz="0" w:space="0" w:color="auto"/>
            <w:right w:val="none" w:sz="0" w:space="0" w:color="auto"/>
          </w:divBdr>
        </w:div>
        <w:div w:id="1305311531">
          <w:marLeft w:val="640"/>
          <w:marRight w:val="0"/>
          <w:marTop w:val="0"/>
          <w:marBottom w:val="0"/>
          <w:divBdr>
            <w:top w:val="none" w:sz="0" w:space="0" w:color="auto"/>
            <w:left w:val="none" w:sz="0" w:space="0" w:color="auto"/>
            <w:bottom w:val="none" w:sz="0" w:space="0" w:color="auto"/>
            <w:right w:val="none" w:sz="0" w:space="0" w:color="auto"/>
          </w:divBdr>
        </w:div>
        <w:div w:id="1307121244">
          <w:marLeft w:val="640"/>
          <w:marRight w:val="0"/>
          <w:marTop w:val="0"/>
          <w:marBottom w:val="0"/>
          <w:divBdr>
            <w:top w:val="none" w:sz="0" w:space="0" w:color="auto"/>
            <w:left w:val="none" w:sz="0" w:space="0" w:color="auto"/>
            <w:bottom w:val="none" w:sz="0" w:space="0" w:color="auto"/>
            <w:right w:val="none" w:sz="0" w:space="0" w:color="auto"/>
          </w:divBdr>
        </w:div>
        <w:div w:id="287587757">
          <w:marLeft w:val="640"/>
          <w:marRight w:val="0"/>
          <w:marTop w:val="0"/>
          <w:marBottom w:val="0"/>
          <w:divBdr>
            <w:top w:val="none" w:sz="0" w:space="0" w:color="auto"/>
            <w:left w:val="none" w:sz="0" w:space="0" w:color="auto"/>
            <w:bottom w:val="none" w:sz="0" w:space="0" w:color="auto"/>
            <w:right w:val="none" w:sz="0" w:space="0" w:color="auto"/>
          </w:divBdr>
        </w:div>
        <w:div w:id="1897665284">
          <w:marLeft w:val="640"/>
          <w:marRight w:val="0"/>
          <w:marTop w:val="0"/>
          <w:marBottom w:val="0"/>
          <w:divBdr>
            <w:top w:val="none" w:sz="0" w:space="0" w:color="auto"/>
            <w:left w:val="none" w:sz="0" w:space="0" w:color="auto"/>
            <w:bottom w:val="none" w:sz="0" w:space="0" w:color="auto"/>
            <w:right w:val="none" w:sz="0" w:space="0" w:color="auto"/>
          </w:divBdr>
        </w:div>
        <w:div w:id="1408379874">
          <w:marLeft w:val="640"/>
          <w:marRight w:val="0"/>
          <w:marTop w:val="0"/>
          <w:marBottom w:val="0"/>
          <w:divBdr>
            <w:top w:val="none" w:sz="0" w:space="0" w:color="auto"/>
            <w:left w:val="none" w:sz="0" w:space="0" w:color="auto"/>
            <w:bottom w:val="none" w:sz="0" w:space="0" w:color="auto"/>
            <w:right w:val="none" w:sz="0" w:space="0" w:color="auto"/>
          </w:divBdr>
        </w:div>
        <w:div w:id="1161313822">
          <w:marLeft w:val="640"/>
          <w:marRight w:val="0"/>
          <w:marTop w:val="0"/>
          <w:marBottom w:val="0"/>
          <w:divBdr>
            <w:top w:val="none" w:sz="0" w:space="0" w:color="auto"/>
            <w:left w:val="none" w:sz="0" w:space="0" w:color="auto"/>
            <w:bottom w:val="none" w:sz="0" w:space="0" w:color="auto"/>
            <w:right w:val="none" w:sz="0" w:space="0" w:color="auto"/>
          </w:divBdr>
        </w:div>
        <w:div w:id="278462678">
          <w:marLeft w:val="640"/>
          <w:marRight w:val="0"/>
          <w:marTop w:val="0"/>
          <w:marBottom w:val="0"/>
          <w:divBdr>
            <w:top w:val="none" w:sz="0" w:space="0" w:color="auto"/>
            <w:left w:val="none" w:sz="0" w:space="0" w:color="auto"/>
            <w:bottom w:val="none" w:sz="0" w:space="0" w:color="auto"/>
            <w:right w:val="none" w:sz="0" w:space="0" w:color="auto"/>
          </w:divBdr>
        </w:div>
      </w:divsChild>
    </w:div>
    <w:div w:id="1590432581">
      <w:bodyDiv w:val="1"/>
      <w:marLeft w:val="0"/>
      <w:marRight w:val="0"/>
      <w:marTop w:val="0"/>
      <w:marBottom w:val="0"/>
      <w:divBdr>
        <w:top w:val="none" w:sz="0" w:space="0" w:color="auto"/>
        <w:left w:val="none" w:sz="0" w:space="0" w:color="auto"/>
        <w:bottom w:val="none" w:sz="0" w:space="0" w:color="auto"/>
        <w:right w:val="none" w:sz="0" w:space="0" w:color="auto"/>
      </w:divBdr>
    </w:div>
    <w:div w:id="1590498943">
      <w:bodyDiv w:val="1"/>
      <w:marLeft w:val="0"/>
      <w:marRight w:val="0"/>
      <w:marTop w:val="0"/>
      <w:marBottom w:val="0"/>
      <w:divBdr>
        <w:top w:val="none" w:sz="0" w:space="0" w:color="auto"/>
        <w:left w:val="none" w:sz="0" w:space="0" w:color="auto"/>
        <w:bottom w:val="none" w:sz="0" w:space="0" w:color="auto"/>
        <w:right w:val="none" w:sz="0" w:space="0" w:color="auto"/>
      </w:divBdr>
    </w:div>
    <w:div w:id="1597977733">
      <w:bodyDiv w:val="1"/>
      <w:marLeft w:val="0"/>
      <w:marRight w:val="0"/>
      <w:marTop w:val="0"/>
      <w:marBottom w:val="0"/>
      <w:divBdr>
        <w:top w:val="none" w:sz="0" w:space="0" w:color="auto"/>
        <w:left w:val="none" w:sz="0" w:space="0" w:color="auto"/>
        <w:bottom w:val="none" w:sz="0" w:space="0" w:color="auto"/>
        <w:right w:val="none" w:sz="0" w:space="0" w:color="auto"/>
      </w:divBdr>
    </w:div>
    <w:div w:id="1611008024">
      <w:bodyDiv w:val="1"/>
      <w:marLeft w:val="0"/>
      <w:marRight w:val="0"/>
      <w:marTop w:val="0"/>
      <w:marBottom w:val="0"/>
      <w:divBdr>
        <w:top w:val="none" w:sz="0" w:space="0" w:color="auto"/>
        <w:left w:val="none" w:sz="0" w:space="0" w:color="auto"/>
        <w:bottom w:val="none" w:sz="0" w:space="0" w:color="auto"/>
        <w:right w:val="none" w:sz="0" w:space="0" w:color="auto"/>
      </w:divBdr>
      <w:divsChild>
        <w:div w:id="1274172384">
          <w:marLeft w:val="640"/>
          <w:marRight w:val="0"/>
          <w:marTop w:val="0"/>
          <w:marBottom w:val="0"/>
          <w:divBdr>
            <w:top w:val="none" w:sz="0" w:space="0" w:color="auto"/>
            <w:left w:val="none" w:sz="0" w:space="0" w:color="auto"/>
            <w:bottom w:val="none" w:sz="0" w:space="0" w:color="auto"/>
            <w:right w:val="none" w:sz="0" w:space="0" w:color="auto"/>
          </w:divBdr>
        </w:div>
        <w:div w:id="2066565960">
          <w:marLeft w:val="640"/>
          <w:marRight w:val="0"/>
          <w:marTop w:val="0"/>
          <w:marBottom w:val="0"/>
          <w:divBdr>
            <w:top w:val="none" w:sz="0" w:space="0" w:color="auto"/>
            <w:left w:val="none" w:sz="0" w:space="0" w:color="auto"/>
            <w:bottom w:val="none" w:sz="0" w:space="0" w:color="auto"/>
            <w:right w:val="none" w:sz="0" w:space="0" w:color="auto"/>
          </w:divBdr>
        </w:div>
        <w:div w:id="1083378910">
          <w:marLeft w:val="640"/>
          <w:marRight w:val="0"/>
          <w:marTop w:val="0"/>
          <w:marBottom w:val="0"/>
          <w:divBdr>
            <w:top w:val="none" w:sz="0" w:space="0" w:color="auto"/>
            <w:left w:val="none" w:sz="0" w:space="0" w:color="auto"/>
            <w:bottom w:val="none" w:sz="0" w:space="0" w:color="auto"/>
            <w:right w:val="none" w:sz="0" w:space="0" w:color="auto"/>
          </w:divBdr>
        </w:div>
        <w:div w:id="1283614907">
          <w:marLeft w:val="640"/>
          <w:marRight w:val="0"/>
          <w:marTop w:val="0"/>
          <w:marBottom w:val="0"/>
          <w:divBdr>
            <w:top w:val="none" w:sz="0" w:space="0" w:color="auto"/>
            <w:left w:val="none" w:sz="0" w:space="0" w:color="auto"/>
            <w:bottom w:val="none" w:sz="0" w:space="0" w:color="auto"/>
            <w:right w:val="none" w:sz="0" w:space="0" w:color="auto"/>
          </w:divBdr>
        </w:div>
        <w:div w:id="756945545">
          <w:marLeft w:val="640"/>
          <w:marRight w:val="0"/>
          <w:marTop w:val="0"/>
          <w:marBottom w:val="0"/>
          <w:divBdr>
            <w:top w:val="none" w:sz="0" w:space="0" w:color="auto"/>
            <w:left w:val="none" w:sz="0" w:space="0" w:color="auto"/>
            <w:bottom w:val="none" w:sz="0" w:space="0" w:color="auto"/>
            <w:right w:val="none" w:sz="0" w:space="0" w:color="auto"/>
          </w:divBdr>
        </w:div>
        <w:div w:id="1471098346">
          <w:marLeft w:val="640"/>
          <w:marRight w:val="0"/>
          <w:marTop w:val="0"/>
          <w:marBottom w:val="0"/>
          <w:divBdr>
            <w:top w:val="none" w:sz="0" w:space="0" w:color="auto"/>
            <w:left w:val="none" w:sz="0" w:space="0" w:color="auto"/>
            <w:bottom w:val="none" w:sz="0" w:space="0" w:color="auto"/>
            <w:right w:val="none" w:sz="0" w:space="0" w:color="auto"/>
          </w:divBdr>
        </w:div>
        <w:div w:id="1415473834">
          <w:marLeft w:val="640"/>
          <w:marRight w:val="0"/>
          <w:marTop w:val="0"/>
          <w:marBottom w:val="0"/>
          <w:divBdr>
            <w:top w:val="none" w:sz="0" w:space="0" w:color="auto"/>
            <w:left w:val="none" w:sz="0" w:space="0" w:color="auto"/>
            <w:bottom w:val="none" w:sz="0" w:space="0" w:color="auto"/>
            <w:right w:val="none" w:sz="0" w:space="0" w:color="auto"/>
          </w:divBdr>
        </w:div>
        <w:div w:id="707068502">
          <w:marLeft w:val="640"/>
          <w:marRight w:val="0"/>
          <w:marTop w:val="0"/>
          <w:marBottom w:val="0"/>
          <w:divBdr>
            <w:top w:val="none" w:sz="0" w:space="0" w:color="auto"/>
            <w:left w:val="none" w:sz="0" w:space="0" w:color="auto"/>
            <w:bottom w:val="none" w:sz="0" w:space="0" w:color="auto"/>
            <w:right w:val="none" w:sz="0" w:space="0" w:color="auto"/>
          </w:divBdr>
        </w:div>
        <w:div w:id="747852111">
          <w:marLeft w:val="640"/>
          <w:marRight w:val="0"/>
          <w:marTop w:val="0"/>
          <w:marBottom w:val="0"/>
          <w:divBdr>
            <w:top w:val="none" w:sz="0" w:space="0" w:color="auto"/>
            <w:left w:val="none" w:sz="0" w:space="0" w:color="auto"/>
            <w:bottom w:val="none" w:sz="0" w:space="0" w:color="auto"/>
            <w:right w:val="none" w:sz="0" w:space="0" w:color="auto"/>
          </w:divBdr>
        </w:div>
        <w:div w:id="1401175484">
          <w:marLeft w:val="640"/>
          <w:marRight w:val="0"/>
          <w:marTop w:val="0"/>
          <w:marBottom w:val="0"/>
          <w:divBdr>
            <w:top w:val="none" w:sz="0" w:space="0" w:color="auto"/>
            <w:left w:val="none" w:sz="0" w:space="0" w:color="auto"/>
            <w:bottom w:val="none" w:sz="0" w:space="0" w:color="auto"/>
            <w:right w:val="none" w:sz="0" w:space="0" w:color="auto"/>
          </w:divBdr>
        </w:div>
        <w:div w:id="416365395">
          <w:marLeft w:val="640"/>
          <w:marRight w:val="0"/>
          <w:marTop w:val="0"/>
          <w:marBottom w:val="0"/>
          <w:divBdr>
            <w:top w:val="none" w:sz="0" w:space="0" w:color="auto"/>
            <w:left w:val="none" w:sz="0" w:space="0" w:color="auto"/>
            <w:bottom w:val="none" w:sz="0" w:space="0" w:color="auto"/>
            <w:right w:val="none" w:sz="0" w:space="0" w:color="auto"/>
          </w:divBdr>
        </w:div>
        <w:div w:id="60255851">
          <w:marLeft w:val="640"/>
          <w:marRight w:val="0"/>
          <w:marTop w:val="0"/>
          <w:marBottom w:val="0"/>
          <w:divBdr>
            <w:top w:val="none" w:sz="0" w:space="0" w:color="auto"/>
            <w:left w:val="none" w:sz="0" w:space="0" w:color="auto"/>
            <w:bottom w:val="none" w:sz="0" w:space="0" w:color="auto"/>
            <w:right w:val="none" w:sz="0" w:space="0" w:color="auto"/>
          </w:divBdr>
        </w:div>
        <w:div w:id="29846504">
          <w:marLeft w:val="640"/>
          <w:marRight w:val="0"/>
          <w:marTop w:val="0"/>
          <w:marBottom w:val="0"/>
          <w:divBdr>
            <w:top w:val="none" w:sz="0" w:space="0" w:color="auto"/>
            <w:left w:val="none" w:sz="0" w:space="0" w:color="auto"/>
            <w:bottom w:val="none" w:sz="0" w:space="0" w:color="auto"/>
            <w:right w:val="none" w:sz="0" w:space="0" w:color="auto"/>
          </w:divBdr>
        </w:div>
        <w:div w:id="1158964135">
          <w:marLeft w:val="640"/>
          <w:marRight w:val="0"/>
          <w:marTop w:val="0"/>
          <w:marBottom w:val="0"/>
          <w:divBdr>
            <w:top w:val="none" w:sz="0" w:space="0" w:color="auto"/>
            <w:left w:val="none" w:sz="0" w:space="0" w:color="auto"/>
            <w:bottom w:val="none" w:sz="0" w:space="0" w:color="auto"/>
            <w:right w:val="none" w:sz="0" w:space="0" w:color="auto"/>
          </w:divBdr>
        </w:div>
        <w:div w:id="1123229288">
          <w:marLeft w:val="640"/>
          <w:marRight w:val="0"/>
          <w:marTop w:val="0"/>
          <w:marBottom w:val="0"/>
          <w:divBdr>
            <w:top w:val="none" w:sz="0" w:space="0" w:color="auto"/>
            <w:left w:val="none" w:sz="0" w:space="0" w:color="auto"/>
            <w:bottom w:val="none" w:sz="0" w:space="0" w:color="auto"/>
            <w:right w:val="none" w:sz="0" w:space="0" w:color="auto"/>
          </w:divBdr>
        </w:div>
        <w:div w:id="199053442">
          <w:marLeft w:val="640"/>
          <w:marRight w:val="0"/>
          <w:marTop w:val="0"/>
          <w:marBottom w:val="0"/>
          <w:divBdr>
            <w:top w:val="none" w:sz="0" w:space="0" w:color="auto"/>
            <w:left w:val="none" w:sz="0" w:space="0" w:color="auto"/>
            <w:bottom w:val="none" w:sz="0" w:space="0" w:color="auto"/>
            <w:right w:val="none" w:sz="0" w:space="0" w:color="auto"/>
          </w:divBdr>
        </w:div>
        <w:div w:id="573199836">
          <w:marLeft w:val="640"/>
          <w:marRight w:val="0"/>
          <w:marTop w:val="0"/>
          <w:marBottom w:val="0"/>
          <w:divBdr>
            <w:top w:val="none" w:sz="0" w:space="0" w:color="auto"/>
            <w:left w:val="none" w:sz="0" w:space="0" w:color="auto"/>
            <w:bottom w:val="none" w:sz="0" w:space="0" w:color="auto"/>
            <w:right w:val="none" w:sz="0" w:space="0" w:color="auto"/>
          </w:divBdr>
        </w:div>
        <w:div w:id="1705785262">
          <w:marLeft w:val="640"/>
          <w:marRight w:val="0"/>
          <w:marTop w:val="0"/>
          <w:marBottom w:val="0"/>
          <w:divBdr>
            <w:top w:val="none" w:sz="0" w:space="0" w:color="auto"/>
            <w:left w:val="none" w:sz="0" w:space="0" w:color="auto"/>
            <w:bottom w:val="none" w:sz="0" w:space="0" w:color="auto"/>
            <w:right w:val="none" w:sz="0" w:space="0" w:color="auto"/>
          </w:divBdr>
        </w:div>
        <w:div w:id="1081290261">
          <w:marLeft w:val="640"/>
          <w:marRight w:val="0"/>
          <w:marTop w:val="0"/>
          <w:marBottom w:val="0"/>
          <w:divBdr>
            <w:top w:val="none" w:sz="0" w:space="0" w:color="auto"/>
            <w:left w:val="none" w:sz="0" w:space="0" w:color="auto"/>
            <w:bottom w:val="none" w:sz="0" w:space="0" w:color="auto"/>
            <w:right w:val="none" w:sz="0" w:space="0" w:color="auto"/>
          </w:divBdr>
        </w:div>
      </w:divsChild>
    </w:div>
    <w:div w:id="1634286491">
      <w:bodyDiv w:val="1"/>
      <w:marLeft w:val="0"/>
      <w:marRight w:val="0"/>
      <w:marTop w:val="0"/>
      <w:marBottom w:val="0"/>
      <w:divBdr>
        <w:top w:val="none" w:sz="0" w:space="0" w:color="auto"/>
        <w:left w:val="none" w:sz="0" w:space="0" w:color="auto"/>
        <w:bottom w:val="none" w:sz="0" w:space="0" w:color="auto"/>
        <w:right w:val="none" w:sz="0" w:space="0" w:color="auto"/>
      </w:divBdr>
      <w:divsChild>
        <w:div w:id="1771974616">
          <w:marLeft w:val="640"/>
          <w:marRight w:val="0"/>
          <w:marTop w:val="0"/>
          <w:marBottom w:val="0"/>
          <w:divBdr>
            <w:top w:val="none" w:sz="0" w:space="0" w:color="auto"/>
            <w:left w:val="none" w:sz="0" w:space="0" w:color="auto"/>
            <w:bottom w:val="none" w:sz="0" w:space="0" w:color="auto"/>
            <w:right w:val="none" w:sz="0" w:space="0" w:color="auto"/>
          </w:divBdr>
        </w:div>
        <w:div w:id="1512143519">
          <w:marLeft w:val="640"/>
          <w:marRight w:val="0"/>
          <w:marTop w:val="0"/>
          <w:marBottom w:val="0"/>
          <w:divBdr>
            <w:top w:val="none" w:sz="0" w:space="0" w:color="auto"/>
            <w:left w:val="none" w:sz="0" w:space="0" w:color="auto"/>
            <w:bottom w:val="none" w:sz="0" w:space="0" w:color="auto"/>
            <w:right w:val="none" w:sz="0" w:space="0" w:color="auto"/>
          </w:divBdr>
        </w:div>
        <w:div w:id="816994309">
          <w:marLeft w:val="640"/>
          <w:marRight w:val="0"/>
          <w:marTop w:val="0"/>
          <w:marBottom w:val="0"/>
          <w:divBdr>
            <w:top w:val="none" w:sz="0" w:space="0" w:color="auto"/>
            <w:left w:val="none" w:sz="0" w:space="0" w:color="auto"/>
            <w:bottom w:val="none" w:sz="0" w:space="0" w:color="auto"/>
            <w:right w:val="none" w:sz="0" w:space="0" w:color="auto"/>
          </w:divBdr>
        </w:div>
        <w:div w:id="548805572">
          <w:marLeft w:val="640"/>
          <w:marRight w:val="0"/>
          <w:marTop w:val="0"/>
          <w:marBottom w:val="0"/>
          <w:divBdr>
            <w:top w:val="none" w:sz="0" w:space="0" w:color="auto"/>
            <w:left w:val="none" w:sz="0" w:space="0" w:color="auto"/>
            <w:bottom w:val="none" w:sz="0" w:space="0" w:color="auto"/>
            <w:right w:val="none" w:sz="0" w:space="0" w:color="auto"/>
          </w:divBdr>
        </w:div>
        <w:div w:id="1532568235">
          <w:marLeft w:val="640"/>
          <w:marRight w:val="0"/>
          <w:marTop w:val="0"/>
          <w:marBottom w:val="0"/>
          <w:divBdr>
            <w:top w:val="none" w:sz="0" w:space="0" w:color="auto"/>
            <w:left w:val="none" w:sz="0" w:space="0" w:color="auto"/>
            <w:bottom w:val="none" w:sz="0" w:space="0" w:color="auto"/>
            <w:right w:val="none" w:sz="0" w:space="0" w:color="auto"/>
          </w:divBdr>
        </w:div>
        <w:div w:id="1397514486">
          <w:marLeft w:val="640"/>
          <w:marRight w:val="0"/>
          <w:marTop w:val="0"/>
          <w:marBottom w:val="0"/>
          <w:divBdr>
            <w:top w:val="none" w:sz="0" w:space="0" w:color="auto"/>
            <w:left w:val="none" w:sz="0" w:space="0" w:color="auto"/>
            <w:bottom w:val="none" w:sz="0" w:space="0" w:color="auto"/>
            <w:right w:val="none" w:sz="0" w:space="0" w:color="auto"/>
          </w:divBdr>
        </w:div>
        <w:div w:id="23016878">
          <w:marLeft w:val="640"/>
          <w:marRight w:val="0"/>
          <w:marTop w:val="0"/>
          <w:marBottom w:val="0"/>
          <w:divBdr>
            <w:top w:val="none" w:sz="0" w:space="0" w:color="auto"/>
            <w:left w:val="none" w:sz="0" w:space="0" w:color="auto"/>
            <w:bottom w:val="none" w:sz="0" w:space="0" w:color="auto"/>
            <w:right w:val="none" w:sz="0" w:space="0" w:color="auto"/>
          </w:divBdr>
        </w:div>
        <w:div w:id="543172889">
          <w:marLeft w:val="640"/>
          <w:marRight w:val="0"/>
          <w:marTop w:val="0"/>
          <w:marBottom w:val="0"/>
          <w:divBdr>
            <w:top w:val="none" w:sz="0" w:space="0" w:color="auto"/>
            <w:left w:val="none" w:sz="0" w:space="0" w:color="auto"/>
            <w:bottom w:val="none" w:sz="0" w:space="0" w:color="auto"/>
            <w:right w:val="none" w:sz="0" w:space="0" w:color="auto"/>
          </w:divBdr>
        </w:div>
        <w:div w:id="37123569">
          <w:marLeft w:val="640"/>
          <w:marRight w:val="0"/>
          <w:marTop w:val="0"/>
          <w:marBottom w:val="0"/>
          <w:divBdr>
            <w:top w:val="none" w:sz="0" w:space="0" w:color="auto"/>
            <w:left w:val="none" w:sz="0" w:space="0" w:color="auto"/>
            <w:bottom w:val="none" w:sz="0" w:space="0" w:color="auto"/>
            <w:right w:val="none" w:sz="0" w:space="0" w:color="auto"/>
          </w:divBdr>
        </w:div>
        <w:div w:id="1047342642">
          <w:marLeft w:val="640"/>
          <w:marRight w:val="0"/>
          <w:marTop w:val="0"/>
          <w:marBottom w:val="0"/>
          <w:divBdr>
            <w:top w:val="none" w:sz="0" w:space="0" w:color="auto"/>
            <w:left w:val="none" w:sz="0" w:space="0" w:color="auto"/>
            <w:bottom w:val="none" w:sz="0" w:space="0" w:color="auto"/>
            <w:right w:val="none" w:sz="0" w:space="0" w:color="auto"/>
          </w:divBdr>
        </w:div>
        <w:div w:id="678236938">
          <w:marLeft w:val="640"/>
          <w:marRight w:val="0"/>
          <w:marTop w:val="0"/>
          <w:marBottom w:val="0"/>
          <w:divBdr>
            <w:top w:val="none" w:sz="0" w:space="0" w:color="auto"/>
            <w:left w:val="none" w:sz="0" w:space="0" w:color="auto"/>
            <w:bottom w:val="none" w:sz="0" w:space="0" w:color="auto"/>
            <w:right w:val="none" w:sz="0" w:space="0" w:color="auto"/>
          </w:divBdr>
        </w:div>
        <w:div w:id="650597966">
          <w:marLeft w:val="640"/>
          <w:marRight w:val="0"/>
          <w:marTop w:val="0"/>
          <w:marBottom w:val="0"/>
          <w:divBdr>
            <w:top w:val="none" w:sz="0" w:space="0" w:color="auto"/>
            <w:left w:val="none" w:sz="0" w:space="0" w:color="auto"/>
            <w:bottom w:val="none" w:sz="0" w:space="0" w:color="auto"/>
            <w:right w:val="none" w:sz="0" w:space="0" w:color="auto"/>
          </w:divBdr>
        </w:div>
        <w:div w:id="203760435">
          <w:marLeft w:val="640"/>
          <w:marRight w:val="0"/>
          <w:marTop w:val="0"/>
          <w:marBottom w:val="0"/>
          <w:divBdr>
            <w:top w:val="none" w:sz="0" w:space="0" w:color="auto"/>
            <w:left w:val="none" w:sz="0" w:space="0" w:color="auto"/>
            <w:bottom w:val="none" w:sz="0" w:space="0" w:color="auto"/>
            <w:right w:val="none" w:sz="0" w:space="0" w:color="auto"/>
          </w:divBdr>
        </w:div>
        <w:div w:id="1228956010">
          <w:marLeft w:val="640"/>
          <w:marRight w:val="0"/>
          <w:marTop w:val="0"/>
          <w:marBottom w:val="0"/>
          <w:divBdr>
            <w:top w:val="none" w:sz="0" w:space="0" w:color="auto"/>
            <w:left w:val="none" w:sz="0" w:space="0" w:color="auto"/>
            <w:bottom w:val="none" w:sz="0" w:space="0" w:color="auto"/>
            <w:right w:val="none" w:sz="0" w:space="0" w:color="auto"/>
          </w:divBdr>
        </w:div>
        <w:div w:id="537399694">
          <w:marLeft w:val="640"/>
          <w:marRight w:val="0"/>
          <w:marTop w:val="0"/>
          <w:marBottom w:val="0"/>
          <w:divBdr>
            <w:top w:val="none" w:sz="0" w:space="0" w:color="auto"/>
            <w:left w:val="none" w:sz="0" w:space="0" w:color="auto"/>
            <w:bottom w:val="none" w:sz="0" w:space="0" w:color="auto"/>
            <w:right w:val="none" w:sz="0" w:space="0" w:color="auto"/>
          </w:divBdr>
        </w:div>
        <w:div w:id="1600722893">
          <w:marLeft w:val="640"/>
          <w:marRight w:val="0"/>
          <w:marTop w:val="0"/>
          <w:marBottom w:val="0"/>
          <w:divBdr>
            <w:top w:val="none" w:sz="0" w:space="0" w:color="auto"/>
            <w:left w:val="none" w:sz="0" w:space="0" w:color="auto"/>
            <w:bottom w:val="none" w:sz="0" w:space="0" w:color="auto"/>
            <w:right w:val="none" w:sz="0" w:space="0" w:color="auto"/>
          </w:divBdr>
        </w:div>
        <w:div w:id="1911769988">
          <w:marLeft w:val="640"/>
          <w:marRight w:val="0"/>
          <w:marTop w:val="0"/>
          <w:marBottom w:val="0"/>
          <w:divBdr>
            <w:top w:val="none" w:sz="0" w:space="0" w:color="auto"/>
            <w:left w:val="none" w:sz="0" w:space="0" w:color="auto"/>
            <w:bottom w:val="none" w:sz="0" w:space="0" w:color="auto"/>
            <w:right w:val="none" w:sz="0" w:space="0" w:color="auto"/>
          </w:divBdr>
        </w:div>
      </w:divsChild>
    </w:div>
    <w:div w:id="1642420937">
      <w:bodyDiv w:val="1"/>
      <w:marLeft w:val="0"/>
      <w:marRight w:val="0"/>
      <w:marTop w:val="0"/>
      <w:marBottom w:val="0"/>
      <w:divBdr>
        <w:top w:val="none" w:sz="0" w:space="0" w:color="auto"/>
        <w:left w:val="none" w:sz="0" w:space="0" w:color="auto"/>
        <w:bottom w:val="none" w:sz="0" w:space="0" w:color="auto"/>
        <w:right w:val="none" w:sz="0" w:space="0" w:color="auto"/>
      </w:divBdr>
    </w:div>
    <w:div w:id="1665275917">
      <w:bodyDiv w:val="1"/>
      <w:marLeft w:val="0"/>
      <w:marRight w:val="0"/>
      <w:marTop w:val="0"/>
      <w:marBottom w:val="0"/>
      <w:divBdr>
        <w:top w:val="none" w:sz="0" w:space="0" w:color="auto"/>
        <w:left w:val="none" w:sz="0" w:space="0" w:color="auto"/>
        <w:bottom w:val="none" w:sz="0" w:space="0" w:color="auto"/>
        <w:right w:val="none" w:sz="0" w:space="0" w:color="auto"/>
      </w:divBdr>
      <w:divsChild>
        <w:div w:id="1273249349">
          <w:marLeft w:val="640"/>
          <w:marRight w:val="0"/>
          <w:marTop w:val="0"/>
          <w:marBottom w:val="0"/>
          <w:divBdr>
            <w:top w:val="none" w:sz="0" w:space="0" w:color="auto"/>
            <w:left w:val="none" w:sz="0" w:space="0" w:color="auto"/>
            <w:bottom w:val="none" w:sz="0" w:space="0" w:color="auto"/>
            <w:right w:val="none" w:sz="0" w:space="0" w:color="auto"/>
          </w:divBdr>
        </w:div>
        <w:div w:id="166331933">
          <w:marLeft w:val="640"/>
          <w:marRight w:val="0"/>
          <w:marTop w:val="0"/>
          <w:marBottom w:val="0"/>
          <w:divBdr>
            <w:top w:val="none" w:sz="0" w:space="0" w:color="auto"/>
            <w:left w:val="none" w:sz="0" w:space="0" w:color="auto"/>
            <w:bottom w:val="none" w:sz="0" w:space="0" w:color="auto"/>
            <w:right w:val="none" w:sz="0" w:space="0" w:color="auto"/>
          </w:divBdr>
        </w:div>
        <w:div w:id="210850810">
          <w:marLeft w:val="640"/>
          <w:marRight w:val="0"/>
          <w:marTop w:val="0"/>
          <w:marBottom w:val="0"/>
          <w:divBdr>
            <w:top w:val="none" w:sz="0" w:space="0" w:color="auto"/>
            <w:left w:val="none" w:sz="0" w:space="0" w:color="auto"/>
            <w:bottom w:val="none" w:sz="0" w:space="0" w:color="auto"/>
            <w:right w:val="none" w:sz="0" w:space="0" w:color="auto"/>
          </w:divBdr>
        </w:div>
        <w:div w:id="1092703714">
          <w:marLeft w:val="640"/>
          <w:marRight w:val="0"/>
          <w:marTop w:val="0"/>
          <w:marBottom w:val="0"/>
          <w:divBdr>
            <w:top w:val="none" w:sz="0" w:space="0" w:color="auto"/>
            <w:left w:val="none" w:sz="0" w:space="0" w:color="auto"/>
            <w:bottom w:val="none" w:sz="0" w:space="0" w:color="auto"/>
            <w:right w:val="none" w:sz="0" w:space="0" w:color="auto"/>
          </w:divBdr>
        </w:div>
        <w:div w:id="1685352370">
          <w:marLeft w:val="640"/>
          <w:marRight w:val="0"/>
          <w:marTop w:val="0"/>
          <w:marBottom w:val="0"/>
          <w:divBdr>
            <w:top w:val="none" w:sz="0" w:space="0" w:color="auto"/>
            <w:left w:val="none" w:sz="0" w:space="0" w:color="auto"/>
            <w:bottom w:val="none" w:sz="0" w:space="0" w:color="auto"/>
            <w:right w:val="none" w:sz="0" w:space="0" w:color="auto"/>
          </w:divBdr>
        </w:div>
        <w:div w:id="1597707725">
          <w:marLeft w:val="640"/>
          <w:marRight w:val="0"/>
          <w:marTop w:val="0"/>
          <w:marBottom w:val="0"/>
          <w:divBdr>
            <w:top w:val="none" w:sz="0" w:space="0" w:color="auto"/>
            <w:left w:val="none" w:sz="0" w:space="0" w:color="auto"/>
            <w:bottom w:val="none" w:sz="0" w:space="0" w:color="auto"/>
            <w:right w:val="none" w:sz="0" w:space="0" w:color="auto"/>
          </w:divBdr>
        </w:div>
        <w:div w:id="907306951">
          <w:marLeft w:val="640"/>
          <w:marRight w:val="0"/>
          <w:marTop w:val="0"/>
          <w:marBottom w:val="0"/>
          <w:divBdr>
            <w:top w:val="none" w:sz="0" w:space="0" w:color="auto"/>
            <w:left w:val="none" w:sz="0" w:space="0" w:color="auto"/>
            <w:bottom w:val="none" w:sz="0" w:space="0" w:color="auto"/>
            <w:right w:val="none" w:sz="0" w:space="0" w:color="auto"/>
          </w:divBdr>
        </w:div>
        <w:div w:id="878930516">
          <w:marLeft w:val="640"/>
          <w:marRight w:val="0"/>
          <w:marTop w:val="0"/>
          <w:marBottom w:val="0"/>
          <w:divBdr>
            <w:top w:val="none" w:sz="0" w:space="0" w:color="auto"/>
            <w:left w:val="none" w:sz="0" w:space="0" w:color="auto"/>
            <w:bottom w:val="none" w:sz="0" w:space="0" w:color="auto"/>
            <w:right w:val="none" w:sz="0" w:space="0" w:color="auto"/>
          </w:divBdr>
        </w:div>
        <w:div w:id="666517003">
          <w:marLeft w:val="640"/>
          <w:marRight w:val="0"/>
          <w:marTop w:val="0"/>
          <w:marBottom w:val="0"/>
          <w:divBdr>
            <w:top w:val="none" w:sz="0" w:space="0" w:color="auto"/>
            <w:left w:val="none" w:sz="0" w:space="0" w:color="auto"/>
            <w:bottom w:val="none" w:sz="0" w:space="0" w:color="auto"/>
            <w:right w:val="none" w:sz="0" w:space="0" w:color="auto"/>
          </w:divBdr>
        </w:div>
        <w:div w:id="623925733">
          <w:marLeft w:val="640"/>
          <w:marRight w:val="0"/>
          <w:marTop w:val="0"/>
          <w:marBottom w:val="0"/>
          <w:divBdr>
            <w:top w:val="none" w:sz="0" w:space="0" w:color="auto"/>
            <w:left w:val="none" w:sz="0" w:space="0" w:color="auto"/>
            <w:bottom w:val="none" w:sz="0" w:space="0" w:color="auto"/>
            <w:right w:val="none" w:sz="0" w:space="0" w:color="auto"/>
          </w:divBdr>
        </w:div>
        <w:div w:id="1684740276">
          <w:marLeft w:val="640"/>
          <w:marRight w:val="0"/>
          <w:marTop w:val="0"/>
          <w:marBottom w:val="0"/>
          <w:divBdr>
            <w:top w:val="none" w:sz="0" w:space="0" w:color="auto"/>
            <w:left w:val="none" w:sz="0" w:space="0" w:color="auto"/>
            <w:bottom w:val="none" w:sz="0" w:space="0" w:color="auto"/>
            <w:right w:val="none" w:sz="0" w:space="0" w:color="auto"/>
          </w:divBdr>
        </w:div>
        <w:div w:id="770589571">
          <w:marLeft w:val="640"/>
          <w:marRight w:val="0"/>
          <w:marTop w:val="0"/>
          <w:marBottom w:val="0"/>
          <w:divBdr>
            <w:top w:val="none" w:sz="0" w:space="0" w:color="auto"/>
            <w:left w:val="none" w:sz="0" w:space="0" w:color="auto"/>
            <w:bottom w:val="none" w:sz="0" w:space="0" w:color="auto"/>
            <w:right w:val="none" w:sz="0" w:space="0" w:color="auto"/>
          </w:divBdr>
        </w:div>
        <w:div w:id="164904412">
          <w:marLeft w:val="640"/>
          <w:marRight w:val="0"/>
          <w:marTop w:val="0"/>
          <w:marBottom w:val="0"/>
          <w:divBdr>
            <w:top w:val="none" w:sz="0" w:space="0" w:color="auto"/>
            <w:left w:val="none" w:sz="0" w:space="0" w:color="auto"/>
            <w:bottom w:val="none" w:sz="0" w:space="0" w:color="auto"/>
            <w:right w:val="none" w:sz="0" w:space="0" w:color="auto"/>
          </w:divBdr>
        </w:div>
      </w:divsChild>
    </w:div>
    <w:div w:id="1671978395">
      <w:bodyDiv w:val="1"/>
      <w:marLeft w:val="0"/>
      <w:marRight w:val="0"/>
      <w:marTop w:val="0"/>
      <w:marBottom w:val="0"/>
      <w:divBdr>
        <w:top w:val="none" w:sz="0" w:space="0" w:color="auto"/>
        <w:left w:val="none" w:sz="0" w:space="0" w:color="auto"/>
        <w:bottom w:val="none" w:sz="0" w:space="0" w:color="auto"/>
        <w:right w:val="none" w:sz="0" w:space="0" w:color="auto"/>
      </w:divBdr>
    </w:div>
    <w:div w:id="1682316601">
      <w:bodyDiv w:val="1"/>
      <w:marLeft w:val="0"/>
      <w:marRight w:val="0"/>
      <w:marTop w:val="0"/>
      <w:marBottom w:val="0"/>
      <w:divBdr>
        <w:top w:val="none" w:sz="0" w:space="0" w:color="auto"/>
        <w:left w:val="none" w:sz="0" w:space="0" w:color="auto"/>
        <w:bottom w:val="none" w:sz="0" w:space="0" w:color="auto"/>
        <w:right w:val="none" w:sz="0" w:space="0" w:color="auto"/>
      </w:divBdr>
    </w:div>
    <w:div w:id="1744833259">
      <w:bodyDiv w:val="1"/>
      <w:marLeft w:val="0"/>
      <w:marRight w:val="0"/>
      <w:marTop w:val="0"/>
      <w:marBottom w:val="0"/>
      <w:divBdr>
        <w:top w:val="none" w:sz="0" w:space="0" w:color="auto"/>
        <w:left w:val="none" w:sz="0" w:space="0" w:color="auto"/>
        <w:bottom w:val="none" w:sz="0" w:space="0" w:color="auto"/>
        <w:right w:val="none" w:sz="0" w:space="0" w:color="auto"/>
      </w:divBdr>
    </w:div>
    <w:div w:id="1762213909">
      <w:bodyDiv w:val="1"/>
      <w:marLeft w:val="0"/>
      <w:marRight w:val="0"/>
      <w:marTop w:val="0"/>
      <w:marBottom w:val="0"/>
      <w:divBdr>
        <w:top w:val="none" w:sz="0" w:space="0" w:color="auto"/>
        <w:left w:val="none" w:sz="0" w:space="0" w:color="auto"/>
        <w:bottom w:val="none" w:sz="0" w:space="0" w:color="auto"/>
        <w:right w:val="none" w:sz="0" w:space="0" w:color="auto"/>
      </w:divBdr>
    </w:div>
    <w:div w:id="1767966245">
      <w:bodyDiv w:val="1"/>
      <w:marLeft w:val="0"/>
      <w:marRight w:val="0"/>
      <w:marTop w:val="0"/>
      <w:marBottom w:val="0"/>
      <w:divBdr>
        <w:top w:val="none" w:sz="0" w:space="0" w:color="auto"/>
        <w:left w:val="none" w:sz="0" w:space="0" w:color="auto"/>
        <w:bottom w:val="none" w:sz="0" w:space="0" w:color="auto"/>
        <w:right w:val="none" w:sz="0" w:space="0" w:color="auto"/>
      </w:divBdr>
      <w:divsChild>
        <w:div w:id="2142109789">
          <w:marLeft w:val="640"/>
          <w:marRight w:val="0"/>
          <w:marTop w:val="0"/>
          <w:marBottom w:val="0"/>
          <w:divBdr>
            <w:top w:val="none" w:sz="0" w:space="0" w:color="auto"/>
            <w:left w:val="none" w:sz="0" w:space="0" w:color="auto"/>
            <w:bottom w:val="none" w:sz="0" w:space="0" w:color="auto"/>
            <w:right w:val="none" w:sz="0" w:space="0" w:color="auto"/>
          </w:divBdr>
        </w:div>
        <w:div w:id="1595431970">
          <w:marLeft w:val="640"/>
          <w:marRight w:val="0"/>
          <w:marTop w:val="0"/>
          <w:marBottom w:val="0"/>
          <w:divBdr>
            <w:top w:val="none" w:sz="0" w:space="0" w:color="auto"/>
            <w:left w:val="none" w:sz="0" w:space="0" w:color="auto"/>
            <w:bottom w:val="none" w:sz="0" w:space="0" w:color="auto"/>
            <w:right w:val="none" w:sz="0" w:space="0" w:color="auto"/>
          </w:divBdr>
        </w:div>
        <w:div w:id="1146360577">
          <w:marLeft w:val="640"/>
          <w:marRight w:val="0"/>
          <w:marTop w:val="0"/>
          <w:marBottom w:val="0"/>
          <w:divBdr>
            <w:top w:val="none" w:sz="0" w:space="0" w:color="auto"/>
            <w:left w:val="none" w:sz="0" w:space="0" w:color="auto"/>
            <w:bottom w:val="none" w:sz="0" w:space="0" w:color="auto"/>
            <w:right w:val="none" w:sz="0" w:space="0" w:color="auto"/>
          </w:divBdr>
        </w:div>
        <w:div w:id="1187937967">
          <w:marLeft w:val="640"/>
          <w:marRight w:val="0"/>
          <w:marTop w:val="0"/>
          <w:marBottom w:val="0"/>
          <w:divBdr>
            <w:top w:val="none" w:sz="0" w:space="0" w:color="auto"/>
            <w:left w:val="none" w:sz="0" w:space="0" w:color="auto"/>
            <w:bottom w:val="none" w:sz="0" w:space="0" w:color="auto"/>
            <w:right w:val="none" w:sz="0" w:space="0" w:color="auto"/>
          </w:divBdr>
        </w:div>
        <w:div w:id="974675912">
          <w:marLeft w:val="640"/>
          <w:marRight w:val="0"/>
          <w:marTop w:val="0"/>
          <w:marBottom w:val="0"/>
          <w:divBdr>
            <w:top w:val="none" w:sz="0" w:space="0" w:color="auto"/>
            <w:left w:val="none" w:sz="0" w:space="0" w:color="auto"/>
            <w:bottom w:val="none" w:sz="0" w:space="0" w:color="auto"/>
            <w:right w:val="none" w:sz="0" w:space="0" w:color="auto"/>
          </w:divBdr>
        </w:div>
        <w:div w:id="1933775185">
          <w:marLeft w:val="640"/>
          <w:marRight w:val="0"/>
          <w:marTop w:val="0"/>
          <w:marBottom w:val="0"/>
          <w:divBdr>
            <w:top w:val="none" w:sz="0" w:space="0" w:color="auto"/>
            <w:left w:val="none" w:sz="0" w:space="0" w:color="auto"/>
            <w:bottom w:val="none" w:sz="0" w:space="0" w:color="auto"/>
            <w:right w:val="none" w:sz="0" w:space="0" w:color="auto"/>
          </w:divBdr>
        </w:div>
        <w:div w:id="89474012">
          <w:marLeft w:val="640"/>
          <w:marRight w:val="0"/>
          <w:marTop w:val="0"/>
          <w:marBottom w:val="0"/>
          <w:divBdr>
            <w:top w:val="none" w:sz="0" w:space="0" w:color="auto"/>
            <w:left w:val="none" w:sz="0" w:space="0" w:color="auto"/>
            <w:bottom w:val="none" w:sz="0" w:space="0" w:color="auto"/>
            <w:right w:val="none" w:sz="0" w:space="0" w:color="auto"/>
          </w:divBdr>
        </w:div>
        <w:div w:id="1185555373">
          <w:marLeft w:val="640"/>
          <w:marRight w:val="0"/>
          <w:marTop w:val="0"/>
          <w:marBottom w:val="0"/>
          <w:divBdr>
            <w:top w:val="none" w:sz="0" w:space="0" w:color="auto"/>
            <w:left w:val="none" w:sz="0" w:space="0" w:color="auto"/>
            <w:bottom w:val="none" w:sz="0" w:space="0" w:color="auto"/>
            <w:right w:val="none" w:sz="0" w:space="0" w:color="auto"/>
          </w:divBdr>
        </w:div>
        <w:div w:id="1435443294">
          <w:marLeft w:val="640"/>
          <w:marRight w:val="0"/>
          <w:marTop w:val="0"/>
          <w:marBottom w:val="0"/>
          <w:divBdr>
            <w:top w:val="none" w:sz="0" w:space="0" w:color="auto"/>
            <w:left w:val="none" w:sz="0" w:space="0" w:color="auto"/>
            <w:bottom w:val="none" w:sz="0" w:space="0" w:color="auto"/>
            <w:right w:val="none" w:sz="0" w:space="0" w:color="auto"/>
          </w:divBdr>
        </w:div>
        <w:div w:id="171921374">
          <w:marLeft w:val="640"/>
          <w:marRight w:val="0"/>
          <w:marTop w:val="0"/>
          <w:marBottom w:val="0"/>
          <w:divBdr>
            <w:top w:val="none" w:sz="0" w:space="0" w:color="auto"/>
            <w:left w:val="none" w:sz="0" w:space="0" w:color="auto"/>
            <w:bottom w:val="none" w:sz="0" w:space="0" w:color="auto"/>
            <w:right w:val="none" w:sz="0" w:space="0" w:color="auto"/>
          </w:divBdr>
        </w:div>
        <w:div w:id="254439979">
          <w:marLeft w:val="640"/>
          <w:marRight w:val="0"/>
          <w:marTop w:val="0"/>
          <w:marBottom w:val="0"/>
          <w:divBdr>
            <w:top w:val="none" w:sz="0" w:space="0" w:color="auto"/>
            <w:left w:val="none" w:sz="0" w:space="0" w:color="auto"/>
            <w:bottom w:val="none" w:sz="0" w:space="0" w:color="auto"/>
            <w:right w:val="none" w:sz="0" w:space="0" w:color="auto"/>
          </w:divBdr>
        </w:div>
        <w:div w:id="1960261001">
          <w:marLeft w:val="640"/>
          <w:marRight w:val="0"/>
          <w:marTop w:val="0"/>
          <w:marBottom w:val="0"/>
          <w:divBdr>
            <w:top w:val="none" w:sz="0" w:space="0" w:color="auto"/>
            <w:left w:val="none" w:sz="0" w:space="0" w:color="auto"/>
            <w:bottom w:val="none" w:sz="0" w:space="0" w:color="auto"/>
            <w:right w:val="none" w:sz="0" w:space="0" w:color="auto"/>
          </w:divBdr>
        </w:div>
        <w:div w:id="788864902">
          <w:marLeft w:val="640"/>
          <w:marRight w:val="0"/>
          <w:marTop w:val="0"/>
          <w:marBottom w:val="0"/>
          <w:divBdr>
            <w:top w:val="none" w:sz="0" w:space="0" w:color="auto"/>
            <w:left w:val="none" w:sz="0" w:space="0" w:color="auto"/>
            <w:bottom w:val="none" w:sz="0" w:space="0" w:color="auto"/>
            <w:right w:val="none" w:sz="0" w:space="0" w:color="auto"/>
          </w:divBdr>
        </w:div>
        <w:div w:id="1214273333">
          <w:marLeft w:val="640"/>
          <w:marRight w:val="0"/>
          <w:marTop w:val="0"/>
          <w:marBottom w:val="0"/>
          <w:divBdr>
            <w:top w:val="none" w:sz="0" w:space="0" w:color="auto"/>
            <w:left w:val="none" w:sz="0" w:space="0" w:color="auto"/>
            <w:bottom w:val="none" w:sz="0" w:space="0" w:color="auto"/>
            <w:right w:val="none" w:sz="0" w:space="0" w:color="auto"/>
          </w:divBdr>
        </w:div>
        <w:div w:id="1246375582">
          <w:marLeft w:val="640"/>
          <w:marRight w:val="0"/>
          <w:marTop w:val="0"/>
          <w:marBottom w:val="0"/>
          <w:divBdr>
            <w:top w:val="none" w:sz="0" w:space="0" w:color="auto"/>
            <w:left w:val="none" w:sz="0" w:space="0" w:color="auto"/>
            <w:bottom w:val="none" w:sz="0" w:space="0" w:color="auto"/>
            <w:right w:val="none" w:sz="0" w:space="0" w:color="auto"/>
          </w:divBdr>
        </w:div>
      </w:divsChild>
    </w:div>
    <w:div w:id="1821462937">
      <w:bodyDiv w:val="1"/>
      <w:marLeft w:val="0"/>
      <w:marRight w:val="0"/>
      <w:marTop w:val="0"/>
      <w:marBottom w:val="0"/>
      <w:divBdr>
        <w:top w:val="none" w:sz="0" w:space="0" w:color="auto"/>
        <w:left w:val="none" w:sz="0" w:space="0" w:color="auto"/>
        <w:bottom w:val="none" w:sz="0" w:space="0" w:color="auto"/>
        <w:right w:val="none" w:sz="0" w:space="0" w:color="auto"/>
      </w:divBdr>
      <w:divsChild>
        <w:div w:id="1805003065">
          <w:marLeft w:val="640"/>
          <w:marRight w:val="0"/>
          <w:marTop w:val="0"/>
          <w:marBottom w:val="0"/>
          <w:divBdr>
            <w:top w:val="none" w:sz="0" w:space="0" w:color="auto"/>
            <w:left w:val="none" w:sz="0" w:space="0" w:color="auto"/>
            <w:bottom w:val="none" w:sz="0" w:space="0" w:color="auto"/>
            <w:right w:val="none" w:sz="0" w:space="0" w:color="auto"/>
          </w:divBdr>
          <w:divsChild>
            <w:div w:id="69890495">
              <w:marLeft w:val="0"/>
              <w:marRight w:val="0"/>
              <w:marTop w:val="0"/>
              <w:marBottom w:val="0"/>
              <w:divBdr>
                <w:top w:val="none" w:sz="0" w:space="0" w:color="auto"/>
                <w:left w:val="none" w:sz="0" w:space="0" w:color="auto"/>
                <w:bottom w:val="none" w:sz="0" w:space="0" w:color="auto"/>
                <w:right w:val="none" w:sz="0" w:space="0" w:color="auto"/>
              </w:divBdr>
              <w:divsChild>
                <w:div w:id="1014845178">
                  <w:marLeft w:val="640"/>
                  <w:marRight w:val="0"/>
                  <w:marTop w:val="0"/>
                  <w:marBottom w:val="0"/>
                  <w:divBdr>
                    <w:top w:val="none" w:sz="0" w:space="0" w:color="auto"/>
                    <w:left w:val="none" w:sz="0" w:space="0" w:color="auto"/>
                    <w:bottom w:val="none" w:sz="0" w:space="0" w:color="auto"/>
                    <w:right w:val="none" w:sz="0" w:space="0" w:color="auto"/>
                  </w:divBdr>
                </w:div>
                <w:div w:id="1201892741">
                  <w:marLeft w:val="640"/>
                  <w:marRight w:val="0"/>
                  <w:marTop w:val="0"/>
                  <w:marBottom w:val="0"/>
                  <w:divBdr>
                    <w:top w:val="none" w:sz="0" w:space="0" w:color="auto"/>
                    <w:left w:val="none" w:sz="0" w:space="0" w:color="auto"/>
                    <w:bottom w:val="none" w:sz="0" w:space="0" w:color="auto"/>
                    <w:right w:val="none" w:sz="0" w:space="0" w:color="auto"/>
                  </w:divBdr>
                </w:div>
                <w:div w:id="917985624">
                  <w:marLeft w:val="640"/>
                  <w:marRight w:val="0"/>
                  <w:marTop w:val="0"/>
                  <w:marBottom w:val="0"/>
                  <w:divBdr>
                    <w:top w:val="none" w:sz="0" w:space="0" w:color="auto"/>
                    <w:left w:val="none" w:sz="0" w:space="0" w:color="auto"/>
                    <w:bottom w:val="none" w:sz="0" w:space="0" w:color="auto"/>
                    <w:right w:val="none" w:sz="0" w:space="0" w:color="auto"/>
                  </w:divBdr>
                </w:div>
                <w:div w:id="184632528">
                  <w:marLeft w:val="640"/>
                  <w:marRight w:val="0"/>
                  <w:marTop w:val="0"/>
                  <w:marBottom w:val="0"/>
                  <w:divBdr>
                    <w:top w:val="none" w:sz="0" w:space="0" w:color="auto"/>
                    <w:left w:val="none" w:sz="0" w:space="0" w:color="auto"/>
                    <w:bottom w:val="none" w:sz="0" w:space="0" w:color="auto"/>
                    <w:right w:val="none" w:sz="0" w:space="0" w:color="auto"/>
                  </w:divBdr>
                </w:div>
                <w:div w:id="1630011946">
                  <w:marLeft w:val="640"/>
                  <w:marRight w:val="0"/>
                  <w:marTop w:val="0"/>
                  <w:marBottom w:val="0"/>
                  <w:divBdr>
                    <w:top w:val="none" w:sz="0" w:space="0" w:color="auto"/>
                    <w:left w:val="none" w:sz="0" w:space="0" w:color="auto"/>
                    <w:bottom w:val="none" w:sz="0" w:space="0" w:color="auto"/>
                    <w:right w:val="none" w:sz="0" w:space="0" w:color="auto"/>
                  </w:divBdr>
                </w:div>
                <w:div w:id="1997681357">
                  <w:marLeft w:val="640"/>
                  <w:marRight w:val="0"/>
                  <w:marTop w:val="0"/>
                  <w:marBottom w:val="0"/>
                  <w:divBdr>
                    <w:top w:val="none" w:sz="0" w:space="0" w:color="auto"/>
                    <w:left w:val="none" w:sz="0" w:space="0" w:color="auto"/>
                    <w:bottom w:val="none" w:sz="0" w:space="0" w:color="auto"/>
                    <w:right w:val="none" w:sz="0" w:space="0" w:color="auto"/>
                  </w:divBdr>
                </w:div>
                <w:div w:id="1874730992">
                  <w:marLeft w:val="640"/>
                  <w:marRight w:val="0"/>
                  <w:marTop w:val="0"/>
                  <w:marBottom w:val="0"/>
                  <w:divBdr>
                    <w:top w:val="none" w:sz="0" w:space="0" w:color="auto"/>
                    <w:left w:val="none" w:sz="0" w:space="0" w:color="auto"/>
                    <w:bottom w:val="none" w:sz="0" w:space="0" w:color="auto"/>
                    <w:right w:val="none" w:sz="0" w:space="0" w:color="auto"/>
                  </w:divBdr>
                </w:div>
                <w:div w:id="756942868">
                  <w:marLeft w:val="640"/>
                  <w:marRight w:val="0"/>
                  <w:marTop w:val="0"/>
                  <w:marBottom w:val="0"/>
                  <w:divBdr>
                    <w:top w:val="none" w:sz="0" w:space="0" w:color="auto"/>
                    <w:left w:val="none" w:sz="0" w:space="0" w:color="auto"/>
                    <w:bottom w:val="none" w:sz="0" w:space="0" w:color="auto"/>
                    <w:right w:val="none" w:sz="0" w:space="0" w:color="auto"/>
                  </w:divBdr>
                </w:div>
                <w:div w:id="1444299443">
                  <w:marLeft w:val="640"/>
                  <w:marRight w:val="0"/>
                  <w:marTop w:val="0"/>
                  <w:marBottom w:val="0"/>
                  <w:divBdr>
                    <w:top w:val="none" w:sz="0" w:space="0" w:color="auto"/>
                    <w:left w:val="none" w:sz="0" w:space="0" w:color="auto"/>
                    <w:bottom w:val="none" w:sz="0" w:space="0" w:color="auto"/>
                    <w:right w:val="none" w:sz="0" w:space="0" w:color="auto"/>
                  </w:divBdr>
                </w:div>
                <w:div w:id="1095631073">
                  <w:marLeft w:val="640"/>
                  <w:marRight w:val="0"/>
                  <w:marTop w:val="0"/>
                  <w:marBottom w:val="0"/>
                  <w:divBdr>
                    <w:top w:val="none" w:sz="0" w:space="0" w:color="auto"/>
                    <w:left w:val="none" w:sz="0" w:space="0" w:color="auto"/>
                    <w:bottom w:val="none" w:sz="0" w:space="0" w:color="auto"/>
                    <w:right w:val="none" w:sz="0" w:space="0" w:color="auto"/>
                  </w:divBdr>
                </w:div>
                <w:div w:id="886524471">
                  <w:marLeft w:val="640"/>
                  <w:marRight w:val="0"/>
                  <w:marTop w:val="0"/>
                  <w:marBottom w:val="0"/>
                  <w:divBdr>
                    <w:top w:val="none" w:sz="0" w:space="0" w:color="auto"/>
                    <w:left w:val="none" w:sz="0" w:space="0" w:color="auto"/>
                    <w:bottom w:val="none" w:sz="0" w:space="0" w:color="auto"/>
                    <w:right w:val="none" w:sz="0" w:space="0" w:color="auto"/>
                  </w:divBdr>
                </w:div>
                <w:div w:id="848715197">
                  <w:marLeft w:val="640"/>
                  <w:marRight w:val="0"/>
                  <w:marTop w:val="0"/>
                  <w:marBottom w:val="0"/>
                  <w:divBdr>
                    <w:top w:val="none" w:sz="0" w:space="0" w:color="auto"/>
                    <w:left w:val="none" w:sz="0" w:space="0" w:color="auto"/>
                    <w:bottom w:val="none" w:sz="0" w:space="0" w:color="auto"/>
                    <w:right w:val="none" w:sz="0" w:space="0" w:color="auto"/>
                  </w:divBdr>
                </w:div>
                <w:div w:id="1498304268">
                  <w:marLeft w:val="640"/>
                  <w:marRight w:val="0"/>
                  <w:marTop w:val="0"/>
                  <w:marBottom w:val="0"/>
                  <w:divBdr>
                    <w:top w:val="none" w:sz="0" w:space="0" w:color="auto"/>
                    <w:left w:val="none" w:sz="0" w:space="0" w:color="auto"/>
                    <w:bottom w:val="none" w:sz="0" w:space="0" w:color="auto"/>
                    <w:right w:val="none" w:sz="0" w:space="0" w:color="auto"/>
                  </w:divBdr>
                </w:div>
                <w:div w:id="1177580032">
                  <w:marLeft w:val="640"/>
                  <w:marRight w:val="0"/>
                  <w:marTop w:val="0"/>
                  <w:marBottom w:val="0"/>
                  <w:divBdr>
                    <w:top w:val="none" w:sz="0" w:space="0" w:color="auto"/>
                    <w:left w:val="none" w:sz="0" w:space="0" w:color="auto"/>
                    <w:bottom w:val="none" w:sz="0" w:space="0" w:color="auto"/>
                    <w:right w:val="none" w:sz="0" w:space="0" w:color="auto"/>
                  </w:divBdr>
                </w:div>
                <w:div w:id="1081026287">
                  <w:marLeft w:val="640"/>
                  <w:marRight w:val="0"/>
                  <w:marTop w:val="0"/>
                  <w:marBottom w:val="0"/>
                  <w:divBdr>
                    <w:top w:val="none" w:sz="0" w:space="0" w:color="auto"/>
                    <w:left w:val="none" w:sz="0" w:space="0" w:color="auto"/>
                    <w:bottom w:val="none" w:sz="0" w:space="0" w:color="auto"/>
                    <w:right w:val="none" w:sz="0" w:space="0" w:color="auto"/>
                  </w:divBdr>
                </w:div>
                <w:div w:id="1216774027">
                  <w:marLeft w:val="640"/>
                  <w:marRight w:val="0"/>
                  <w:marTop w:val="0"/>
                  <w:marBottom w:val="0"/>
                  <w:divBdr>
                    <w:top w:val="none" w:sz="0" w:space="0" w:color="auto"/>
                    <w:left w:val="none" w:sz="0" w:space="0" w:color="auto"/>
                    <w:bottom w:val="none" w:sz="0" w:space="0" w:color="auto"/>
                    <w:right w:val="none" w:sz="0" w:space="0" w:color="auto"/>
                  </w:divBdr>
                </w:div>
                <w:div w:id="140059561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41854876">
          <w:marLeft w:val="640"/>
          <w:marRight w:val="0"/>
          <w:marTop w:val="0"/>
          <w:marBottom w:val="0"/>
          <w:divBdr>
            <w:top w:val="none" w:sz="0" w:space="0" w:color="auto"/>
            <w:left w:val="none" w:sz="0" w:space="0" w:color="auto"/>
            <w:bottom w:val="none" w:sz="0" w:space="0" w:color="auto"/>
            <w:right w:val="none" w:sz="0" w:space="0" w:color="auto"/>
          </w:divBdr>
        </w:div>
        <w:div w:id="608465820">
          <w:marLeft w:val="640"/>
          <w:marRight w:val="0"/>
          <w:marTop w:val="0"/>
          <w:marBottom w:val="0"/>
          <w:divBdr>
            <w:top w:val="none" w:sz="0" w:space="0" w:color="auto"/>
            <w:left w:val="none" w:sz="0" w:space="0" w:color="auto"/>
            <w:bottom w:val="none" w:sz="0" w:space="0" w:color="auto"/>
            <w:right w:val="none" w:sz="0" w:space="0" w:color="auto"/>
          </w:divBdr>
        </w:div>
        <w:div w:id="1253927109">
          <w:marLeft w:val="640"/>
          <w:marRight w:val="0"/>
          <w:marTop w:val="0"/>
          <w:marBottom w:val="0"/>
          <w:divBdr>
            <w:top w:val="none" w:sz="0" w:space="0" w:color="auto"/>
            <w:left w:val="none" w:sz="0" w:space="0" w:color="auto"/>
            <w:bottom w:val="none" w:sz="0" w:space="0" w:color="auto"/>
            <w:right w:val="none" w:sz="0" w:space="0" w:color="auto"/>
          </w:divBdr>
        </w:div>
        <w:div w:id="975600323">
          <w:marLeft w:val="640"/>
          <w:marRight w:val="0"/>
          <w:marTop w:val="0"/>
          <w:marBottom w:val="0"/>
          <w:divBdr>
            <w:top w:val="none" w:sz="0" w:space="0" w:color="auto"/>
            <w:left w:val="none" w:sz="0" w:space="0" w:color="auto"/>
            <w:bottom w:val="none" w:sz="0" w:space="0" w:color="auto"/>
            <w:right w:val="none" w:sz="0" w:space="0" w:color="auto"/>
          </w:divBdr>
        </w:div>
        <w:div w:id="1417481699">
          <w:marLeft w:val="640"/>
          <w:marRight w:val="0"/>
          <w:marTop w:val="0"/>
          <w:marBottom w:val="0"/>
          <w:divBdr>
            <w:top w:val="none" w:sz="0" w:space="0" w:color="auto"/>
            <w:left w:val="none" w:sz="0" w:space="0" w:color="auto"/>
            <w:bottom w:val="none" w:sz="0" w:space="0" w:color="auto"/>
            <w:right w:val="none" w:sz="0" w:space="0" w:color="auto"/>
          </w:divBdr>
        </w:div>
        <w:div w:id="1494368728">
          <w:marLeft w:val="640"/>
          <w:marRight w:val="0"/>
          <w:marTop w:val="0"/>
          <w:marBottom w:val="0"/>
          <w:divBdr>
            <w:top w:val="none" w:sz="0" w:space="0" w:color="auto"/>
            <w:left w:val="none" w:sz="0" w:space="0" w:color="auto"/>
            <w:bottom w:val="none" w:sz="0" w:space="0" w:color="auto"/>
            <w:right w:val="none" w:sz="0" w:space="0" w:color="auto"/>
          </w:divBdr>
        </w:div>
        <w:div w:id="1196043913">
          <w:marLeft w:val="640"/>
          <w:marRight w:val="0"/>
          <w:marTop w:val="0"/>
          <w:marBottom w:val="0"/>
          <w:divBdr>
            <w:top w:val="none" w:sz="0" w:space="0" w:color="auto"/>
            <w:left w:val="none" w:sz="0" w:space="0" w:color="auto"/>
            <w:bottom w:val="none" w:sz="0" w:space="0" w:color="auto"/>
            <w:right w:val="none" w:sz="0" w:space="0" w:color="auto"/>
          </w:divBdr>
        </w:div>
        <w:div w:id="915477292">
          <w:marLeft w:val="640"/>
          <w:marRight w:val="0"/>
          <w:marTop w:val="0"/>
          <w:marBottom w:val="0"/>
          <w:divBdr>
            <w:top w:val="none" w:sz="0" w:space="0" w:color="auto"/>
            <w:left w:val="none" w:sz="0" w:space="0" w:color="auto"/>
            <w:bottom w:val="none" w:sz="0" w:space="0" w:color="auto"/>
            <w:right w:val="none" w:sz="0" w:space="0" w:color="auto"/>
          </w:divBdr>
        </w:div>
        <w:div w:id="45642006">
          <w:marLeft w:val="640"/>
          <w:marRight w:val="0"/>
          <w:marTop w:val="0"/>
          <w:marBottom w:val="0"/>
          <w:divBdr>
            <w:top w:val="none" w:sz="0" w:space="0" w:color="auto"/>
            <w:left w:val="none" w:sz="0" w:space="0" w:color="auto"/>
            <w:bottom w:val="none" w:sz="0" w:space="0" w:color="auto"/>
            <w:right w:val="none" w:sz="0" w:space="0" w:color="auto"/>
          </w:divBdr>
        </w:div>
        <w:div w:id="126777158">
          <w:marLeft w:val="640"/>
          <w:marRight w:val="0"/>
          <w:marTop w:val="0"/>
          <w:marBottom w:val="0"/>
          <w:divBdr>
            <w:top w:val="none" w:sz="0" w:space="0" w:color="auto"/>
            <w:left w:val="none" w:sz="0" w:space="0" w:color="auto"/>
            <w:bottom w:val="none" w:sz="0" w:space="0" w:color="auto"/>
            <w:right w:val="none" w:sz="0" w:space="0" w:color="auto"/>
          </w:divBdr>
        </w:div>
        <w:div w:id="274943410">
          <w:marLeft w:val="640"/>
          <w:marRight w:val="0"/>
          <w:marTop w:val="0"/>
          <w:marBottom w:val="0"/>
          <w:divBdr>
            <w:top w:val="none" w:sz="0" w:space="0" w:color="auto"/>
            <w:left w:val="none" w:sz="0" w:space="0" w:color="auto"/>
            <w:bottom w:val="none" w:sz="0" w:space="0" w:color="auto"/>
            <w:right w:val="none" w:sz="0" w:space="0" w:color="auto"/>
          </w:divBdr>
        </w:div>
        <w:div w:id="1866751166">
          <w:marLeft w:val="640"/>
          <w:marRight w:val="0"/>
          <w:marTop w:val="0"/>
          <w:marBottom w:val="0"/>
          <w:divBdr>
            <w:top w:val="none" w:sz="0" w:space="0" w:color="auto"/>
            <w:left w:val="none" w:sz="0" w:space="0" w:color="auto"/>
            <w:bottom w:val="none" w:sz="0" w:space="0" w:color="auto"/>
            <w:right w:val="none" w:sz="0" w:space="0" w:color="auto"/>
          </w:divBdr>
        </w:div>
        <w:div w:id="1197039342">
          <w:marLeft w:val="640"/>
          <w:marRight w:val="0"/>
          <w:marTop w:val="0"/>
          <w:marBottom w:val="0"/>
          <w:divBdr>
            <w:top w:val="none" w:sz="0" w:space="0" w:color="auto"/>
            <w:left w:val="none" w:sz="0" w:space="0" w:color="auto"/>
            <w:bottom w:val="none" w:sz="0" w:space="0" w:color="auto"/>
            <w:right w:val="none" w:sz="0" w:space="0" w:color="auto"/>
          </w:divBdr>
        </w:div>
        <w:div w:id="1569152134">
          <w:marLeft w:val="640"/>
          <w:marRight w:val="0"/>
          <w:marTop w:val="0"/>
          <w:marBottom w:val="0"/>
          <w:divBdr>
            <w:top w:val="none" w:sz="0" w:space="0" w:color="auto"/>
            <w:left w:val="none" w:sz="0" w:space="0" w:color="auto"/>
            <w:bottom w:val="none" w:sz="0" w:space="0" w:color="auto"/>
            <w:right w:val="none" w:sz="0" w:space="0" w:color="auto"/>
          </w:divBdr>
        </w:div>
        <w:div w:id="1124615766">
          <w:marLeft w:val="640"/>
          <w:marRight w:val="0"/>
          <w:marTop w:val="0"/>
          <w:marBottom w:val="0"/>
          <w:divBdr>
            <w:top w:val="none" w:sz="0" w:space="0" w:color="auto"/>
            <w:left w:val="none" w:sz="0" w:space="0" w:color="auto"/>
            <w:bottom w:val="none" w:sz="0" w:space="0" w:color="auto"/>
            <w:right w:val="none" w:sz="0" w:space="0" w:color="auto"/>
          </w:divBdr>
        </w:div>
        <w:div w:id="610629748">
          <w:marLeft w:val="640"/>
          <w:marRight w:val="0"/>
          <w:marTop w:val="0"/>
          <w:marBottom w:val="0"/>
          <w:divBdr>
            <w:top w:val="none" w:sz="0" w:space="0" w:color="auto"/>
            <w:left w:val="none" w:sz="0" w:space="0" w:color="auto"/>
            <w:bottom w:val="none" w:sz="0" w:space="0" w:color="auto"/>
            <w:right w:val="none" w:sz="0" w:space="0" w:color="auto"/>
          </w:divBdr>
        </w:div>
      </w:divsChild>
    </w:div>
    <w:div w:id="1839081317">
      <w:bodyDiv w:val="1"/>
      <w:marLeft w:val="0"/>
      <w:marRight w:val="0"/>
      <w:marTop w:val="0"/>
      <w:marBottom w:val="0"/>
      <w:divBdr>
        <w:top w:val="none" w:sz="0" w:space="0" w:color="auto"/>
        <w:left w:val="none" w:sz="0" w:space="0" w:color="auto"/>
        <w:bottom w:val="none" w:sz="0" w:space="0" w:color="auto"/>
        <w:right w:val="none" w:sz="0" w:space="0" w:color="auto"/>
      </w:divBdr>
    </w:div>
    <w:div w:id="1841430874">
      <w:bodyDiv w:val="1"/>
      <w:marLeft w:val="0"/>
      <w:marRight w:val="0"/>
      <w:marTop w:val="0"/>
      <w:marBottom w:val="0"/>
      <w:divBdr>
        <w:top w:val="none" w:sz="0" w:space="0" w:color="auto"/>
        <w:left w:val="none" w:sz="0" w:space="0" w:color="auto"/>
        <w:bottom w:val="none" w:sz="0" w:space="0" w:color="auto"/>
        <w:right w:val="none" w:sz="0" w:space="0" w:color="auto"/>
      </w:divBdr>
    </w:div>
    <w:div w:id="1857423642">
      <w:bodyDiv w:val="1"/>
      <w:marLeft w:val="0"/>
      <w:marRight w:val="0"/>
      <w:marTop w:val="0"/>
      <w:marBottom w:val="0"/>
      <w:divBdr>
        <w:top w:val="none" w:sz="0" w:space="0" w:color="auto"/>
        <w:left w:val="none" w:sz="0" w:space="0" w:color="auto"/>
        <w:bottom w:val="none" w:sz="0" w:space="0" w:color="auto"/>
        <w:right w:val="none" w:sz="0" w:space="0" w:color="auto"/>
      </w:divBdr>
    </w:div>
    <w:div w:id="1886941912">
      <w:bodyDiv w:val="1"/>
      <w:marLeft w:val="0"/>
      <w:marRight w:val="0"/>
      <w:marTop w:val="0"/>
      <w:marBottom w:val="0"/>
      <w:divBdr>
        <w:top w:val="none" w:sz="0" w:space="0" w:color="auto"/>
        <w:left w:val="none" w:sz="0" w:space="0" w:color="auto"/>
        <w:bottom w:val="none" w:sz="0" w:space="0" w:color="auto"/>
        <w:right w:val="none" w:sz="0" w:space="0" w:color="auto"/>
      </w:divBdr>
      <w:divsChild>
        <w:div w:id="116532462">
          <w:marLeft w:val="640"/>
          <w:marRight w:val="0"/>
          <w:marTop w:val="0"/>
          <w:marBottom w:val="0"/>
          <w:divBdr>
            <w:top w:val="none" w:sz="0" w:space="0" w:color="auto"/>
            <w:left w:val="none" w:sz="0" w:space="0" w:color="auto"/>
            <w:bottom w:val="none" w:sz="0" w:space="0" w:color="auto"/>
            <w:right w:val="none" w:sz="0" w:space="0" w:color="auto"/>
          </w:divBdr>
        </w:div>
        <w:div w:id="1989089596">
          <w:marLeft w:val="640"/>
          <w:marRight w:val="0"/>
          <w:marTop w:val="0"/>
          <w:marBottom w:val="0"/>
          <w:divBdr>
            <w:top w:val="none" w:sz="0" w:space="0" w:color="auto"/>
            <w:left w:val="none" w:sz="0" w:space="0" w:color="auto"/>
            <w:bottom w:val="none" w:sz="0" w:space="0" w:color="auto"/>
            <w:right w:val="none" w:sz="0" w:space="0" w:color="auto"/>
          </w:divBdr>
        </w:div>
        <w:div w:id="1547647252">
          <w:marLeft w:val="640"/>
          <w:marRight w:val="0"/>
          <w:marTop w:val="0"/>
          <w:marBottom w:val="0"/>
          <w:divBdr>
            <w:top w:val="none" w:sz="0" w:space="0" w:color="auto"/>
            <w:left w:val="none" w:sz="0" w:space="0" w:color="auto"/>
            <w:bottom w:val="none" w:sz="0" w:space="0" w:color="auto"/>
            <w:right w:val="none" w:sz="0" w:space="0" w:color="auto"/>
          </w:divBdr>
        </w:div>
        <w:div w:id="583493874">
          <w:marLeft w:val="640"/>
          <w:marRight w:val="0"/>
          <w:marTop w:val="0"/>
          <w:marBottom w:val="0"/>
          <w:divBdr>
            <w:top w:val="none" w:sz="0" w:space="0" w:color="auto"/>
            <w:left w:val="none" w:sz="0" w:space="0" w:color="auto"/>
            <w:bottom w:val="none" w:sz="0" w:space="0" w:color="auto"/>
            <w:right w:val="none" w:sz="0" w:space="0" w:color="auto"/>
          </w:divBdr>
        </w:div>
        <w:div w:id="876430733">
          <w:marLeft w:val="640"/>
          <w:marRight w:val="0"/>
          <w:marTop w:val="0"/>
          <w:marBottom w:val="0"/>
          <w:divBdr>
            <w:top w:val="none" w:sz="0" w:space="0" w:color="auto"/>
            <w:left w:val="none" w:sz="0" w:space="0" w:color="auto"/>
            <w:bottom w:val="none" w:sz="0" w:space="0" w:color="auto"/>
            <w:right w:val="none" w:sz="0" w:space="0" w:color="auto"/>
          </w:divBdr>
        </w:div>
        <w:div w:id="1457717356">
          <w:marLeft w:val="640"/>
          <w:marRight w:val="0"/>
          <w:marTop w:val="0"/>
          <w:marBottom w:val="0"/>
          <w:divBdr>
            <w:top w:val="none" w:sz="0" w:space="0" w:color="auto"/>
            <w:left w:val="none" w:sz="0" w:space="0" w:color="auto"/>
            <w:bottom w:val="none" w:sz="0" w:space="0" w:color="auto"/>
            <w:right w:val="none" w:sz="0" w:space="0" w:color="auto"/>
          </w:divBdr>
        </w:div>
        <w:div w:id="256331903">
          <w:marLeft w:val="640"/>
          <w:marRight w:val="0"/>
          <w:marTop w:val="0"/>
          <w:marBottom w:val="0"/>
          <w:divBdr>
            <w:top w:val="none" w:sz="0" w:space="0" w:color="auto"/>
            <w:left w:val="none" w:sz="0" w:space="0" w:color="auto"/>
            <w:bottom w:val="none" w:sz="0" w:space="0" w:color="auto"/>
            <w:right w:val="none" w:sz="0" w:space="0" w:color="auto"/>
          </w:divBdr>
        </w:div>
        <w:div w:id="849952901">
          <w:marLeft w:val="640"/>
          <w:marRight w:val="0"/>
          <w:marTop w:val="0"/>
          <w:marBottom w:val="0"/>
          <w:divBdr>
            <w:top w:val="none" w:sz="0" w:space="0" w:color="auto"/>
            <w:left w:val="none" w:sz="0" w:space="0" w:color="auto"/>
            <w:bottom w:val="none" w:sz="0" w:space="0" w:color="auto"/>
            <w:right w:val="none" w:sz="0" w:space="0" w:color="auto"/>
          </w:divBdr>
        </w:div>
        <w:div w:id="1891263592">
          <w:marLeft w:val="640"/>
          <w:marRight w:val="0"/>
          <w:marTop w:val="0"/>
          <w:marBottom w:val="0"/>
          <w:divBdr>
            <w:top w:val="none" w:sz="0" w:space="0" w:color="auto"/>
            <w:left w:val="none" w:sz="0" w:space="0" w:color="auto"/>
            <w:bottom w:val="none" w:sz="0" w:space="0" w:color="auto"/>
            <w:right w:val="none" w:sz="0" w:space="0" w:color="auto"/>
          </w:divBdr>
        </w:div>
        <w:div w:id="301078517">
          <w:marLeft w:val="640"/>
          <w:marRight w:val="0"/>
          <w:marTop w:val="0"/>
          <w:marBottom w:val="0"/>
          <w:divBdr>
            <w:top w:val="none" w:sz="0" w:space="0" w:color="auto"/>
            <w:left w:val="none" w:sz="0" w:space="0" w:color="auto"/>
            <w:bottom w:val="none" w:sz="0" w:space="0" w:color="auto"/>
            <w:right w:val="none" w:sz="0" w:space="0" w:color="auto"/>
          </w:divBdr>
        </w:div>
        <w:div w:id="37707247">
          <w:marLeft w:val="640"/>
          <w:marRight w:val="0"/>
          <w:marTop w:val="0"/>
          <w:marBottom w:val="0"/>
          <w:divBdr>
            <w:top w:val="none" w:sz="0" w:space="0" w:color="auto"/>
            <w:left w:val="none" w:sz="0" w:space="0" w:color="auto"/>
            <w:bottom w:val="none" w:sz="0" w:space="0" w:color="auto"/>
            <w:right w:val="none" w:sz="0" w:space="0" w:color="auto"/>
          </w:divBdr>
        </w:div>
        <w:div w:id="1351838349">
          <w:marLeft w:val="640"/>
          <w:marRight w:val="0"/>
          <w:marTop w:val="0"/>
          <w:marBottom w:val="0"/>
          <w:divBdr>
            <w:top w:val="none" w:sz="0" w:space="0" w:color="auto"/>
            <w:left w:val="none" w:sz="0" w:space="0" w:color="auto"/>
            <w:bottom w:val="none" w:sz="0" w:space="0" w:color="auto"/>
            <w:right w:val="none" w:sz="0" w:space="0" w:color="auto"/>
          </w:divBdr>
        </w:div>
        <w:div w:id="431244529">
          <w:marLeft w:val="640"/>
          <w:marRight w:val="0"/>
          <w:marTop w:val="0"/>
          <w:marBottom w:val="0"/>
          <w:divBdr>
            <w:top w:val="none" w:sz="0" w:space="0" w:color="auto"/>
            <w:left w:val="none" w:sz="0" w:space="0" w:color="auto"/>
            <w:bottom w:val="none" w:sz="0" w:space="0" w:color="auto"/>
            <w:right w:val="none" w:sz="0" w:space="0" w:color="auto"/>
          </w:divBdr>
        </w:div>
        <w:div w:id="787116487">
          <w:marLeft w:val="640"/>
          <w:marRight w:val="0"/>
          <w:marTop w:val="0"/>
          <w:marBottom w:val="0"/>
          <w:divBdr>
            <w:top w:val="none" w:sz="0" w:space="0" w:color="auto"/>
            <w:left w:val="none" w:sz="0" w:space="0" w:color="auto"/>
            <w:bottom w:val="none" w:sz="0" w:space="0" w:color="auto"/>
            <w:right w:val="none" w:sz="0" w:space="0" w:color="auto"/>
          </w:divBdr>
        </w:div>
        <w:div w:id="972491399">
          <w:marLeft w:val="640"/>
          <w:marRight w:val="0"/>
          <w:marTop w:val="0"/>
          <w:marBottom w:val="0"/>
          <w:divBdr>
            <w:top w:val="none" w:sz="0" w:space="0" w:color="auto"/>
            <w:left w:val="none" w:sz="0" w:space="0" w:color="auto"/>
            <w:bottom w:val="none" w:sz="0" w:space="0" w:color="auto"/>
            <w:right w:val="none" w:sz="0" w:space="0" w:color="auto"/>
          </w:divBdr>
        </w:div>
        <w:div w:id="1909269656">
          <w:marLeft w:val="640"/>
          <w:marRight w:val="0"/>
          <w:marTop w:val="0"/>
          <w:marBottom w:val="0"/>
          <w:divBdr>
            <w:top w:val="none" w:sz="0" w:space="0" w:color="auto"/>
            <w:left w:val="none" w:sz="0" w:space="0" w:color="auto"/>
            <w:bottom w:val="none" w:sz="0" w:space="0" w:color="auto"/>
            <w:right w:val="none" w:sz="0" w:space="0" w:color="auto"/>
          </w:divBdr>
        </w:div>
        <w:div w:id="439180124">
          <w:marLeft w:val="640"/>
          <w:marRight w:val="0"/>
          <w:marTop w:val="0"/>
          <w:marBottom w:val="0"/>
          <w:divBdr>
            <w:top w:val="none" w:sz="0" w:space="0" w:color="auto"/>
            <w:left w:val="none" w:sz="0" w:space="0" w:color="auto"/>
            <w:bottom w:val="none" w:sz="0" w:space="0" w:color="auto"/>
            <w:right w:val="none" w:sz="0" w:space="0" w:color="auto"/>
          </w:divBdr>
        </w:div>
        <w:div w:id="867765029">
          <w:marLeft w:val="640"/>
          <w:marRight w:val="0"/>
          <w:marTop w:val="0"/>
          <w:marBottom w:val="0"/>
          <w:divBdr>
            <w:top w:val="none" w:sz="0" w:space="0" w:color="auto"/>
            <w:left w:val="none" w:sz="0" w:space="0" w:color="auto"/>
            <w:bottom w:val="none" w:sz="0" w:space="0" w:color="auto"/>
            <w:right w:val="none" w:sz="0" w:space="0" w:color="auto"/>
          </w:divBdr>
        </w:div>
      </w:divsChild>
    </w:div>
    <w:div w:id="1891183827">
      <w:bodyDiv w:val="1"/>
      <w:marLeft w:val="0"/>
      <w:marRight w:val="0"/>
      <w:marTop w:val="0"/>
      <w:marBottom w:val="0"/>
      <w:divBdr>
        <w:top w:val="none" w:sz="0" w:space="0" w:color="auto"/>
        <w:left w:val="none" w:sz="0" w:space="0" w:color="auto"/>
        <w:bottom w:val="none" w:sz="0" w:space="0" w:color="auto"/>
        <w:right w:val="none" w:sz="0" w:space="0" w:color="auto"/>
      </w:divBdr>
      <w:divsChild>
        <w:div w:id="1385448249">
          <w:marLeft w:val="640"/>
          <w:marRight w:val="0"/>
          <w:marTop w:val="0"/>
          <w:marBottom w:val="0"/>
          <w:divBdr>
            <w:top w:val="none" w:sz="0" w:space="0" w:color="auto"/>
            <w:left w:val="none" w:sz="0" w:space="0" w:color="auto"/>
            <w:bottom w:val="none" w:sz="0" w:space="0" w:color="auto"/>
            <w:right w:val="none" w:sz="0" w:space="0" w:color="auto"/>
          </w:divBdr>
        </w:div>
        <w:div w:id="535388340">
          <w:marLeft w:val="640"/>
          <w:marRight w:val="0"/>
          <w:marTop w:val="0"/>
          <w:marBottom w:val="0"/>
          <w:divBdr>
            <w:top w:val="none" w:sz="0" w:space="0" w:color="auto"/>
            <w:left w:val="none" w:sz="0" w:space="0" w:color="auto"/>
            <w:bottom w:val="none" w:sz="0" w:space="0" w:color="auto"/>
            <w:right w:val="none" w:sz="0" w:space="0" w:color="auto"/>
          </w:divBdr>
        </w:div>
        <w:div w:id="1011109877">
          <w:marLeft w:val="640"/>
          <w:marRight w:val="0"/>
          <w:marTop w:val="0"/>
          <w:marBottom w:val="0"/>
          <w:divBdr>
            <w:top w:val="none" w:sz="0" w:space="0" w:color="auto"/>
            <w:left w:val="none" w:sz="0" w:space="0" w:color="auto"/>
            <w:bottom w:val="none" w:sz="0" w:space="0" w:color="auto"/>
            <w:right w:val="none" w:sz="0" w:space="0" w:color="auto"/>
          </w:divBdr>
        </w:div>
        <w:div w:id="1851484351">
          <w:marLeft w:val="640"/>
          <w:marRight w:val="0"/>
          <w:marTop w:val="0"/>
          <w:marBottom w:val="0"/>
          <w:divBdr>
            <w:top w:val="none" w:sz="0" w:space="0" w:color="auto"/>
            <w:left w:val="none" w:sz="0" w:space="0" w:color="auto"/>
            <w:bottom w:val="none" w:sz="0" w:space="0" w:color="auto"/>
            <w:right w:val="none" w:sz="0" w:space="0" w:color="auto"/>
          </w:divBdr>
        </w:div>
        <w:div w:id="284966569">
          <w:marLeft w:val="640"/>
          <w:marRight w:val="0"/>
          <w:marTop w:val="0"/>
          <w:marBottom w:val="0"/>
          <w:divBdr>
            <w:top w:val="none" w:sz="0" w:space="0" w:color="auto"/>
            <w:left w:val="none" w:sz="0" w:space="0" w:color="auto"/>
            <w:bottom w:val="none" w:sz="0" w:space="0" w:color="auto"/>
            <w:right w:val="none" w:sz="0" w:space="0" w:color="auto"/>
          </w:divBdr>
        </w:div>
        <w:div w:id="1356886311">
          <w:marLeft w:val="640"/>
          <w:marRight w:val="0"/>
          <w:marTop w:val="0"/>
          <w:marBottom w:val="0"/>
          <w:divBdr>
            <w:top w:val="none" w:sz="0" w:space="0" w:color="auto"/>
            <w:left w:val="none" w:sz="0" w:space="0" w:color="auto"/>
            <w:bottom w:val="none" w:sz="0" w:space="0" w:color="auto"/>
            <w:right w:val="none" w:sz="0" w:space="0" w:color="auto"/>
          </w:divBdr>
        </w:div>
        <w:div w:id="1151093518">
          <w:marLeft w:val="640"/>
          <w:marRight w:val="0"/>
          <w:marTop w:val="0"/>
          <w:marBottom w:val="0"/>
          <w:divBdr>
            <w:top w:val="none" w:sz="0" w:space="0" w:color="auto"/>
            <w:left w:val="none" w:sz="0" w:space="0" w:color="auto"/>
            <w:bottom w:val="none" w:sz="0" w:space="0" w:color="auto"/>
            <w:right w:val="none" w:sz="0" w:space="0" w:color="auto"/>
          </w:divBdr>
        </w:div>
        <w:div w:id="1971474597">
          <w:marLeft w:val="640"/>
          <w:marRight w:val="0"/>
          <w:marTop w:val="0"/>
          <w:marBottom w:val="0"/>
          <w:divBdr>
            <w:top w:val="none" w:sz="0" w:space="0" w:color="auto"/>
            <w:left w:val="none" w:sz="0" w:space="0" w:color="auto"/>
            <w:bottom w:val="none" w:sz="0" w:space="0" w:color="auto"/>
            <w:right w:val="none" w:sz="0" w:space="0" w:color="auto"/>
          </w:divBdr>
        </w:div>
        <w:div w:id="101461656">
          <w:marLeft w:val="640"/>
          <w:marRight w:val="0"/>
          <w:marTop w:val="0"/>
          <w:marBottom w:val="0"/>
          <w:divBdr>
            <w:top w:val="none" w:sz="0" w:space="0" w:color="auto"/>
            <w:left w:val="none" w:sz="0" w:space="0" w:color="auto"/>
            <w:bottom w:val="none" w:sz="0" w:space="0" w:color="auto"/>
            <w:right w:val="none" w:sz="0" w:space="0" w:color="auto"/>
          </w:divBdr>
        </w:div>
        <w:div w:id="596641148">
          <w:marLeft w:val="640"/>
          <w:marRight w:val="0"/>
          <w:marTop w:val="0"/>
          <w:marBottom w:val="0"/>
          <w:divBdr>
            <w:top w:val="none" w:sz="0" w:space="0" w:color="auto"/>
            <w:left w:val="none" w:sz="0" w:space="0" w:color="auto"/>
            <w:bottom w:val="none" w:sz="0" w:space="0" w:color="auto"/>
            <w:right w:val="none" w:sz="0" w:space="0" w:color="auto"/>
          </w:divBdr>
        </w:div>
        <w:div w:id="1920824065">
          <w:marLeft w:val="640"/>
          <w:marRight w:val="0"/>
          <w:marTop w:val="0"/>
          <w:marBottom w:val="0"/>
          <w:divBdr>
            <w:top w:val="none" w:sz="0" w:space="0" w:color="auto"/>
            <w:left w:val="none" w:sz="0" w:space="0" w:color="auto"/>
            <w:bottom w:val="none" w:sz="0" w:space="0" w:color="auto"/>
            <w:right w:val="none" w:sz="0" w:space="0" w:color="auto"/>
          </w:divBdr>
        </w:div>
        <w:div w:id="836651776">
          <w:marLeft w:val="640"/>
          <w:marRight w:val="0"/>
          <w:marTop w:val="0"/>
          <w:marBottom w:val="0"/>
          <w:divBdr>
            <w:top w:val="none" w:sz="0" w:space="0" w:color="auto"/>
            <w:left w:val="none" w:sz="0" w:space="0" w:color="auto"/>
            <w:bottom w:val="none" w:sz="0" w:space="0" w:color="auto"/>
            <w:right w:val="none" w:sz="0" w:space="0" w:color="auto"/>
          </w:divBdr>
        </w:div>
        <w:div w:id="2015498164">
          <w:marLeft w:val="640"/>
          <w:marRight w:val="0"/>
          <w:marTop w:val="0"/>
          <w:marBottom w:val="0"/>
          <w:divBdr>
            <w:top w:val="none" w:sz="0" w:space="0" w:color="auto"/>
            <w:left w:val="none" w:sz="0" w:space="0" w:color="auto"/>
            <w:bottom w:val="none" w:sz="0" w:space="0" w:color="auto"/>
            <w:right w:val="none" w:sz="0" w:space="0" w:color="auto"/>
          </w:divBdr>
        </w:div>
        <w:div w:id="153490732">
          <w:marLeft w:val="640"/>
          <w:marRight w:val="0"/>
          <w:marTop w:val="0"/>
          <w:marBottom w:val="0"/>
          <w:divBdr>
            <w:top w:val="none" w:sz="0" w:space="0" w:color="auto"/>
            <w:left w:val="none" w:sz="0" w:space="0" w:color="auto"/>
            <w:bottom w:val="none" w:sz="0" w:space="0" w:color="auto"/>
            <w:right w:val="none" w:sz="0" w:space="0" w:color="auto"/>
          </w:divBdr>
        </w:div>
      </w:divsChild>
    </w:div>
    <w:div w:id="1892763982">
      <w:bodyDiv w:val="1"/>
      <w:marLeft w:val="0"/>
      <w:marRight w:val="0"/>
      <w:marTop w:val="0"/>
      <w:marBottom w:val="0"/>
      <w:divBdr>
        <w:top w:val="none" w:sz="0" w:space="0" w:color="auto"/>
        <w:left w:val="none" w:sz="0" w:space="0" w:color="auto"/>
        <w:bottom w:val="none" w:sz="0" w:space="0" w:color="auto"/>
        <w:right w:val="none" w:sz="0" w:space="0" w:color="auto"/>
      </w:divBdr>
      <w:divsChild>
        <w:div w:id="712852105">
          <w:marLeft w:val="640"/>
          <w:marRight w:val="0"/>
          <w:marTop w:val="0"/>
          <w:marBottom w:val="0"/>
          <w:divBdr>
            <w:top w:val="none" w:sz="0" w:space="0" w:color="auto"/>
            <w:left w:val="none" w:sz="0" w:space="0" w:color="auto"/>
            <w:bottom w:val="none" w:sz="0" w:space="0" w:color="auto"/>
            <w:right w:val="none" w:sz="0" w:space="0" w:color="auto"/>
          </w:divBdr>
        </w:div>
        <w:div w:id="346908532">
          <w:marLeft w:val="640"/>
          <w:marRight w:val="0"/>
          <w:marTop w:val="0"/>
          <w:marBottom w:val="0"/>
          <w:divBdr>
            <w:top w:val="none" w:sz="0" w:space="0" w:color="auto"/>
            <w:left w:val="none" w:sz="0" w:space="0" w:color="auto"/>
            <w:bottom w:val="none" w:sz="0" w:space="0" w:color="auto"/>
            <w:right w:val="none" w:sz="0" w:space="0" w:color="auto"/>
          </w:divBdr>
        </w:div>
        <w:div w:id="1868519141">
          <w:marLeft w:val="640"/>
          <w:marRight w:val="0"/>
          <w:marTop w:val="0"/>
          <w:marBottom w:val="0"/>
          <w:divBdr>
            <w:top w:val="none" w:sz="0" w:space="0" w:color="auto"/>
            <w:left w:val="none" w:sz="0" w:space="0" w:color="auto"/>
            <w:bottom w:val="none" w:sz="0" w:space="0" w:color="auto"/>
            <w:right w:val="none" w:sz="0" w:space="0" w:color="auto"/>
          </w:divBdr>
        </w:div>
        <w:div w:id="762844703">
          <w:marLeft w:val="640"/>
          <w:marRight w:val="0"/>
          <w:marTop w:val="0"/>
          <w:marBottom w:val="0"/>
          <w:divBdr>
            <w:top w:val="none" w:sz="0" w:space="0" w:color="auto"/>
            <w:left w:val="none" w:sz="0" w:space="0" w:color="auto"/>
            <w:bottom w:val="none" w:sz="0" w:space="0" w:color="auto"/>
            <w:right w:val="none" w:sz="0" w:space="0" w:color="auto"/>
          </w:divBdr>
        </w:div>
        <w:div w:id="686828111">
          <w:marLeft w:val="640"/>
          <w:marRight w:val="0"/>
          <w:marTop w:val="0"/>
          <w:marBottom w:val="0"/>
          <w:divBdr>
            <w:top w:val="none" w:sz="0" w:space="0" w:color="auto"/>
            <w:left w:val="none" w:sz="0" w:space="0" w:color="auto"/>
            <w:bottom w:val="none" w:sz="0" w:space="0" w:color="auto"/>
            <w:right w:val="none" w:sz="0" w:space="0" w:color="auto"/>
          </w:divBdr>
        </w:div>
        <w:div w:id="439108617">
          <w:marLeft w:val="640"/>
          <w:marRight w:val="0"/>
          <w:marTop w:val="0"/>
          <w:marBottom w:val="0"/>
          <w:divBdr>
            <w:top w:val="none" w:sz="0" w:space="0" w:color="auto"/>
            <w:left w:val="none" w:sz="0" w:space="0" w:color="auto"/>
            <w:bottom w:val="none" w:sz="0" w:space="0" w:color="auto"/>
            <w:right w:val="none" w:sz="0" w:space="0" w:color="auto"/>
          </w:divBdr>
        </w:div>
        <w:div w:id="1943225112">
          <w:marLeft w:val="640"/>
          <w:marRight w:val="0"/>
          <w:marTop w:val="0"/>
          <w:marBottom w:val="0"/>
          <w:divBdr>
            <w:top w:val="none" w:sz="0" w:space="0" w:color="auto"/>
            <w:left w:val="none" w:sz="0" w:space="0" w:color="auto"/>
            <w:bottom w:val="none" w:sz="0" w:space="0" w:color="auto"/>
            <w:right w:val="none" w:sz="0" w:space="0" w:color="auto"/>
          </w:divBdr>
        </w:div>
        <w:div w:id="1811703129">
          <w:marLeft w:val="640"/>
          <w:marRight w:val="0"/>
          <w:marTop w:val="0"/>
          <w:marBottom w:val="0"/>
          <w:divBdr>
            <w:top w:val="none" w:sz="0" w:space="0" w:color="auto"/>
            <w:left w:val="none" w:sz="0" w:space="0" w:color="auto"/>
            <w:bottom w:val="none" w:sz="0" w:space="0" w:color="auto"/>
            <w:right w:val="none" w:sz="0" w:space="0" w:color="auto"/>
          </w:divBdr>
        </w:div>
        <w:div w:id="1894847506">
          <w:marLeft w:val="640"/>
          <w:marRight w:val="0"/>
          <w:marTop w:val="0"/>
          <w:marBottom w:val="0"/>
          <w:divBdr>
            <w:top w:val="none" w:sz="0" w:space="0" w:color="auto"/>
            <w:left w:val="none" w:sz="0" w:space="0" w:color="auto"/>
            <w:bottom w:val="none" w:sz="0" w:space="0" w:color="auto"/>
            <w:right w:val="none" w:sz="0" w:space="0" w:color="auto"/>
          </w:divBdr>
        </w:div>
        <w:div w:id="1438060174">
          <w:marLeft w:val="640"/>
          <w:marRight w:val="0"/>
          <w:marTop w:val="0"/>
          <w:marBottom w:val="0"/>
          <w:divBdr>
            <w:top w:val="none" w:sz="0" w:space="0" w:color="auto"/>
            <w:left w:val="none" w:sz="0" w:space="0" w:color="auto"/>
            <w:bottom w:val="none" w:sz="0" w:space="0" w:color="auto"/>
            <w:right w:val="none" w:sz="0" w:space="0" w:color="auto"/>
          </w:divBdr>
        </w:div>
        <w:div w:id="820075062">
          <w:marLeft w:val="640"/>
          <w:marRight w:val="0"/>
          <w:marTop w:val="0"/>
          <w:marBottom w:val="0"/>
          <w:divBdr>
            <w:top w:val="none" w:sz="0" w:space="0" w:color="auto"/>
            <w:left w:val="none" w:sz="0" w:space="0" w:color="auto"/>
            <w:bottom w:val="none" w:sz="0" w:space="0" w:color="auto"/>
            <w:right w:val="none" w:sz="0" w:space="0" w:color="auto"/>
          </w:divBdr>
        </w:div>
        <w:div w:id="1664360290">
          <w:marLeft w:val="640"/>
          <w:marRight w:val="0"/>
          <w:marTop w:val="0"/>
          <w:marBottom w:val="0"/>
          <w:divBdr>
            <w:top w:val="none" w:sz="0" w:space="0" w:color="auto"/>
            <w:left w:val="none" w:sz="0" w:space="0" w:color="auto"/>
            <w:bottom w:val="none" w:sz="0" w:space="0" w:color="auto"/>
            <w:right w:val="none" w:sz="0" w:space="0" w:color="auto"/>
          </w:divBdr>
        </w:div>
        <w:div w:id="2103138420">
          <w:marLeft w:val="640"/>
          <w:marRight w:val="0"/>
          <w:marTop w:val="0"/>
          <w:marBottom w:val="0"/>
          <w:divBdr>
            <w:top w:val="none" w:sz="0" w:space="0" w:color="auto"/>
            <w:left w:val="none" w:sz="0" w:space="0" w:color="auto"/>
            <w:bottom w:val="none" w:sz="0" w:space="0" w:color="auto"/>
            <w:right w:val="none" w:sz="0" w:space="0" w:color="auto"/>
          </w:divBdr>
        </w:div>
        <w:div w:id="593245055">
          <w:marLeft w:val="640"/>
          <w:marRight w:val="0"/>
          <w:marTop w:val="0"/>
          <w:marBottom w:val="0"/>
          <w:divBdr>
            <w:top w:val="none" w:sz="0" w:space="0" w:color="auto"/>
            <w:left w:val="none" w:sz="0" w:space="0" w:color="auto"/>
            <w:bottom w:val="none" w:sz="0" w:space="0" w:color="auto"/>
            <w:right w:val="none" w:sz="0" w:space="0" w:color="auto"/>
          </w:divBdr>
        </w:div>
        <w:div w:id="1590115620">
          <w:marLeft w:val="640"/>
          <w:marRight w:val="0"/>
          <w:marTop w:val="0"/>
          <w:marBottom w:val="0"/>
          <w:divBdr>
            <w:top w:val="none" w:sz="0" w:space="0" w:color="auto"/>
            <w:left w:val="none" w:sz="0" w:space="0" w:color="auto"/>
            <w:bottom w:val="none" w:sz="0" w:space="0" w:color="auto"/>
            <w:right w:val="none" w:sz="0" w:space="0" w:color="auto"/>
          </w:divBdr>
        </w:div>
        <w:div w:id="813913381">
          <w:marLeft w:val="640"/>
          <w:marRight w:val="0"/>
          <w:marTop w:val="0"/>
          <w:marBottom w:val="0"/>
          <w:divBdr>
            <w:top w:val="none" w:sz="0" w:space="0" w:color="auto"/>
            <w:left w:val="none" w:sz="0" w:space="0" w:color="auto"/>
            <w:bottom w:val="none" w:sz="0" w:space="0" w:color="auto"/>
            <w:right w:val="none" w:sz="0" w:space="0" w:color="auto"/>
          </w:divBdr>
        </w:div>
        <w:div w:id="1391925213">
          <w:marLeft w:val="640"/>
          <w:marRight w:val="0"/>
          <w:marTop w:val="0"/>
          <w:marBottom w:val="0"/>
          <w:divBdr>
            <w:top w:val="none" w:sz="0" w:space="0" w:color="auto"/>
            <w:left w:val="none" w:sz="0" w:space="0" w:color="auto"/>
            <w:bottom w:val="none" w:sz="0" w:space="0" w:color="auto"/>
            <w:right w:val="none" w:sz="0" w:space="0" w:color="auto"/>
          </w:divBdr>
        </w:div>
      </w:divsChild>
    </w:div>
    <w:div w:id="1930234047">
      <w:bodyDiv w:val="1"/>
      <w:marLeft w:val="0"/>
      <w:marRight w:val="0"/>
      <w:marTop w:val="0"/>
      <w:marBottom w:val="0"/>
      <w:divBdr>
        <w:top w:val="none" w:sz="0" w:space="0" w:color="auto"/>
        <w:left w:val="none" w:sz="0" w:space="0" w:color="auto"/>
        <w:bottom w:val="none" w:sz="0" w:space="0" w:color="auto"/>
        <w:right w:val="none" w:sz="0" w:space="0" w:color="auto"/>
      </w:divBdr>
    </w:div>
    <w:div w:id="1937441003">
      <w:bodyDiv w:val="1"/>
      <w:marLeft w:val="0"/>
      <w:marRight w:val="0"/>
      <w:marTop w:val="0"/>
      <w:marBottom w:val="0"/>
      <w:divBdr>
        <w:top w:val="none" w:sz="0" w:space="0" w:color="auto"/>
        <w:left w:val="none" w:sz="0" w:space="0" w:color="auto"/>
        <w:bottom w:val="none" w:sz="0" w:space="0" w:color="auto"/>
        <w:right w:val="none" w:sz="0" w:space="0" w:color="auto"/>
      </w:divBdr>
      <w:divsChild>
        <w:div w:id="417943240">
          <w:marLeft w:val="640"/>
          <w:marRight w:val="0"/>
          <w:marTop w:val="0"/>
          <w:marBottom w:val="0"/>
          <w:divBdr>
            <w:top w:val="none" w:sz="0" w:space="0" w:color="auto"/>
            <w:left w:val="none" w:sz="0" w:space="0" w:color="auto"/>
            <w:bottom w:val="none" w:sz="0" w:space="0" w:color="auto"/>
            <w:right w:val="none" w:sz="0" w:space="0" w:color="auto"/>
          </w:divBdr>
        </w:div>
        <w:div w:id="929629826">
          <w:marLeft w:val="640"/>
          <w:marRight w:val="0"/>
          <w:marTop w:val="0"/>
          <w:marBottom w:val="0"/>
          <w:divBdr>
            <w:top w:val="none" w:sz="0" w:space="0" w:color="auto"/>
            <w:left w:val="none" w:sz="0" w:space="0" w:color="auto"/>
            <w:bottom w:val="none" w:sz="0" w:space="0" w:color="auto"/>
            <w:right w:val="none" w:sz="0" w:space="0" w:color="auto"/>
          </w:divBdr>
        </w:div>
        <w:div w:id="1217277681">
          <w:marLeft w:val="640"/>
          <w:marRight w:val="0"/>
          <w:marTop w:val="0"/>
          <w:marBottom w:val="0"/>
          <w:divBdr>
            <w:top w:val="none" w:sz="0" w:space="0" w:color="auto"/>
            <w:left w:val="none" w:sz="0" w:space="0" w:color="auto"/>
            <w:bottom w:val="none" w:sz="0" w:space="0" w:color="auto"/>
            <w:right w:val="none" w:sz="0" w:space="0" w:color="auto"/>
          </w:divBdr>
        </w:div>
        <w:div w:id="1105929833">
          <w:marLeft w:val="640"/>
          <w:marRight w:val="0"/>
          <w:marTop w:val="0"/>
          <w:marBottom w:val="0"/>
          <w:divBdr>
            <w:top w:val="none" w:sz="0" w:space="0" w:color="auto"/>
            <w:left w:val="none" w:sz="0" w:space="0" w:color="auto"/>
            <w:bottom w:val="none" w:sz="0" w:space="0" w:color="auto"/>
            <w:right w:val="none" w:sz="0" w:space="0" w:color="auto"/>
          </w:divBdr>
        </w:div>
        <w:div w:id="1850096941">
          <w:marLeft w:val="640"/>
          <w:marRight w:val="0"/>
          <w:marTop w:val="0"/>
          <w:marBottom w:val="0"/>
          <w:divBdr>
            <w:top w:val="none" w:sz="0" w:space="0" w:color="auto"/>
            <w:left w:val="none" w:sz="0" w:space="0" w:color="auto"/>
            <w:bottom w:val="none" w:sz="0" w:space="0" w:color="auto"/>
            <w:right w:val="none" w:sz="0" w:space="0" w:color="auto"/>
          </w:divBdr>
        </w:div>
        <w:div w:id="186065754">
          <w:marLeft w:val="640"/>
          <w:marRight w:val="0"/>
          <w:marTop w:val="0"/>
          <w:marBottom w:val="0"/>
          <w:divBdr>
            <w:top w:val="none" w:sz="0" w:space="0" w:color="auto"/>
            <w:left w:val="none" w:sz="0" w:space="0" w:color="auto"/>
            <w:bottom w:val="none" w:sz="0" w:space="0" w:color="auto"/>
            <w:right w:val="none" w:sz="0" w:space="0" w:color="auto"/>
          </w:divBdr>
        </w:div>
        <w:div w:id="488861476">
          <w:marLeft w:val="640"/>
          <w:marRight w:val="0"/>
          <w:marTop w:val="0"/>
          <w:marBottom w:val="0"/>
          <w:divBdr>
            <w:top w:val="none" w:sz="0" w:space="0" w:color="auto"/>
            <w:left w:val="none" w:sz="0" w:space="0" w:color="auto"/>
            <w:bottom w:val="none" w:sz="0" w:space="0" w:color="auto"/>
            <w:right w:val="none" w:sz="0" w:space="0" w:color="auto"/>
          </w:divBdr>
        </w:div>
        <w:div w:id="260526199">
          <w:marLeft w:val="640"/>
          <w:marRight w:val="0"/>
          <w:marTop w:val="0"/>
          <w:marBottom w:val="0"/>
          <w:divBdr>
            <w:top w:val="none" w:sz="0" w:space="0" w:color="auto"/>
            <w:left w:val="none" w:sz="0" w:space="0" w:color="auto"/>
            <w:bottom w:val="none" w:sz="0" w:space="0" w:color="auto"/>
            <w:right w:val="none" w:sz="0" w:space="0" w:color="auto"/>
          </w:divBdr>
        </w:div>
        <w:div w:id="1934514005">
          <w:marLeft w:val="640"/>
          <w:marRight w:val="0"/>
          <w:marTop w:val="0"/>
          <w:marBottom w:val="0"/>
          <w:divBdr>
            <w:top w:val="none" w:sz="0" w:space="0" w:color="auto"/>
            <w:left w:val="none" w:sz="0" w:space="0" w:color="auto"/>
            <w:bottom w:val="none" w:sz="0" w:space="0" w:color="auto"/>
            <w:right w:val="none" w:sz="0" w:space="0" w:color="auto"/>
          </w:divBdr>
        </w:div>
        <w:div w:id="59982216">
          <w:marLeft w:val="640"/>
          <w:marRight w:val="0"/>
          <w:marTop w:val="0"/>
          <w:marBottom w:val="0"/>
          <w:divBdr>
            <w:top w:val="none" w:sz="0" w:space="0" w:color="auto"/>
            <w:left w:val="none" w:sz="0" w:space="0" w:color="auto"/>
            <w:bottom w:val="none" w:sz="0" w:space="0" w:color="auto"/>
            <w:right w:val="none" w:sz="0" w:space="0" w:color="auto"/>
          </w:divBdr>
        </w:div>
        <w:div w:id="1013922624">
          <w:marLeft w:val="640"/>
          <w:marRight w:val="0"/>
          <w:marTop w:val="0"/>
          <w:marBottom w:val="0"/>
          <w:divBdr>
            <w:top w:val="none" w:sz="0" w:space="0" w:color="auto"/>
            <w:left w:val="none" w:sz="0" w:space="0" w:color="auto"/>
            <w:bottom w:val="none" w:sz="0" w:space="0" w:color="auto"/>
            <w:right w:val="none" w:sz="0" w:space="0" w:color="auto"/>
          </w:divBdr>
        </w:div>
        <w:div w:id="1213079700">
          <w:marLeft w:val="640"/>
          <w:marRight w:val="0"/>
          <w:marTop w:val="0"/>
          <w:marBottom w:val="0"/>
          <w:divBdr>
            <w:top w:val="none" w:sz="0" w:space="0" w:color="auto"/>
            <w:left w:val="none" w:sz="0" w:space="0" w:color="auto"/>
            <w:bottom w:val="none" w:sz="0" w:space="0" w:color="auto"/>
            <w:right w:val="none" w:sz="0" w:space="0" w:color="auto"/>
          </w:divBdr>
        </w:div>
        <w:div w:id="1215582725">
          <w:marLeft w:val="640"/>
          <w:marRight w:val="0"/>
          <w:marTop w:val="0"/>
          <w:marBottom w:val="0"/>
          <w:divBdr>
            <w:top w:val="none" w:sz="0" w:space="0" w:color="auto"/>
            <w:left w:val="none" w:sz="0" w:space="0" w:color="auto"/>
            <w:bottom w:val="none" w:sz="0" w:space="0" w:color="auto"/>
            <w:right w:val="none" w:sz="0" w:space="0" w:color="auto"/>
          </w:divBdr>
        </w:div>
        <w:div w:id="230972046">
          <w:marLeft w:val="640"/>
          <w:marRight w:val="0"/>
          <w:marTop w:val="0"/>
          <w:marBottom w:val="0"/>
          <w:divBdr>
            <w:top w:val="none" w:sz="0" w:space="0" w:color="auto"/>
            <w:left w:val="none" w:sz="0" w:space="0" w:color="auto"/>
            <w:bottom w:val="none" w:sz="0" w:space="0" w:color="auto"/>
            <w:right w:val="none" w:sz="0" w:space="0" w:color="auto"/>
          </w:divBdr>
        </w:div>
        <w:div w:id="487093095">
          <w:marLeft w:val="640"/>
          <w:marRight w:val="0"/>
          <w:marTop w:val="0"/>
          <w:marBottom w:val="0"/>
          <w:divBdr>
            <w:top w:val="none" w:sz="0" w:space="0" w:color="auto"/>
            <w:left w:val="none" w:sz="0" w:space="0" w:color="auto"/>
            <w:bottom w:val="none" w:sz="0" w:space="0" w:color="auto"/>
            <w:right w:val="none" w:sz="0" w:space="0" w:color="auto"/>
          </w:divBdr>
        </w:div>
        <w:div w:id="378436535">
          <w:marLeft w:val="640"/>
          <w:marRight w:val="0"/>
          <w:marTop w:val="0"/>
          <w:marBottom w:val="0"/>
          <w:divBdr>
            <w:top w:val="none" w:sz="0" w:space="0" w:color="auto"/>
            <w:left w:val="none" w:sz="0" w:space="0" w:color="auto"/>
            <w:bottom w:val="none" w:sz="0" w:space="0" w:color="auto"/>
            <w:right w:val="none" w:sz="0" w:space="0" w:color="auto"/>
          </w:divBdr>
        </w:div>
        <w:div w:id="1028599635">
          <w:marLeft w:val="640"/>
          <w:marRight w:val="0"/>
          <w:marTop w:val="0"/>
          <w:marBottom w:val="0"/>
          <w:divBdr>
            <w:top w:val="none" w:sz="0" w:space="0" w:color="auto"/>
            <w:left w:val="none" w:sz="0" w:space="0" w:color="auto"/>
            <w:bottom w:val="none" w:sz="0" w:space="0" w:color="auto"/>
            <w:right w:val="none" w:sz="0" w:space="0" w:color="auto"/>
          </w:divBdr>
        </w:div>
        <w:div w:id="517886113">
          <w:marLeft w:val="640"/>
          <w:marRight w:val="0"/>
          <w:marTop w:val="0"/>
          <w:marBottom w:val="0"/>
          <w:divBdr>
            <w:top w:val="none" w:sz="0" w:space="0" w:color="auto"/>
            <w:left w:val="none" w:sz="0" w:space="0" w:color="auto"/>
            <w:bottom w:val="none" w:sz="0" w:space="0" w:color="auto"/>
            <w:right w:val="none" w:sz="0" w:space="0" w:color="auto"/>
          </w:divBdr>
        </w:div>
      </w:divsChild>
    </w:div>
    <w:div w:id="1938634637">
      <w:bodyDiv w:val="1"/>
      <w:marLeft w:val="0"/>
      <w:marRight w:val="0"/>
      <w:marTop w:val="0"/>
      <w:marBottom w:val="0"/>
      <w:divBdr>
        <w:top w:val="none" w:sz="0" w:space="0" w:color="auto"/>
        <w:left w:val="none" w:sz="0" w:space="0" w:color="auto"/>
        <w:bottom w:val="none" w:sz="0" w:space="0" w:color="auto"/>
        <w:right w:val="none" w:sz="0" w:space="0" w:color="auto"/>
      </w:divBdr>
      <w:divsChild>
        <w:div w:id="1711760010">
          <w:marLeft w:val="640"/>
          <w:marRight w:val="0"/>
          <w:marTop w:val="0"/>
          <w:marBottom w:val="0"/>
          <w:divBdr>
            <w:top w:val="none" w:sz="0" w:space="0" w:color="auto"/>
            <w:left w:val="none" w:sz="0" w:space="0" w:color="auto"/>
            <w:bottom w:val="none" w:sz="0" w:space="0" w:color="auto"/>
            <w:right w:val="none" w:sz="0" w:space="0" w:color="auto"/>
          </w:divBdr>
        </w:div>
        <w:div w:id="1158695167">
          <w:marLeft w:val="640"/>
          <w:marRight w:val="0"/>
          <w:marTop w:val="0"/>
          <w:marBottom w:val="0"/>
          <w:divBdr>
            <w:top w:val="none" w:sz="0" w:space="0" w:color="auto"/>
            <w:left w:val="none" w:sz="0" w:space="0" w:color="auto"/>
            <w:bottom w:val="none" w:sz="0" w:space="0" w:color="auto"/>
            <w:right w:val="none" w:sz="0" w:space="0" w:color="auto"/>
          </w:divBdr>
        </w:div>
        <w:div w:id="1151099920">
          <w:marLeft w:val="640"/>
          <w:marRight w:val="0"/>
          <w:marTop w:val="0"/>
          <w:marBottom w:val="0"/>
          <w:divBdr>
            <w:top w:val="none" w:sz="0" w:space="0" w:color="auto"/>
            <w:left w:val="none" w:sz="0" w:space="0" w:color="auto"/>
            <w:bottom w:val="none" w:sz="0" w:space="0" w:color="auto"/>
            <w:right w:val="none" w:sz="0" w:space="0" w:color="auto"/>
          </w:divBdr>
        </w:div>
        <w:div w:id="1080715684">
          <w:marLeft w:val="640"/>
          <w:marRight w:val="0"/>
          <w:marTop w:val="0"/>
          <w:marBottom w:val="0"/>
          <w:divBdr>
            <w:top w:val="none" w:sz="0" w:space="0" w:color="auto"/>
            <w:left w:val="none" w:sz="0" w:space="0" w:color="auto"/>
            <w:bottom w:val="none" w:sz="0" w:space="0" w:color="auto"/>
            <w:right w:val="none" w:sz="0" w:space="0" w:color="auto"/>
          </w:divBdr>
        </w:div>
        <w:div w:id="1831403590">
          <w:marLeft w:val="640"/>
          <w:marRight w:val="0"/>
          <w:marTop w:val="0"/>
          <w:marBottom w:val="0"/>
          <w:divBdr>
            <w:top w:val="none" w:sz="0" w:space="0" w:color="auto"/>
            <w:left w:val="none" w:sz="0" w:space="0" w:color="auto"/>
            <w:bottom w:val="none" w:sz="0" w:space="0" w:color="auto"/>
            <w:right w:val="none" w:sz="0" w:space="0" w:color="auto"/>
          </w:divBdr>
        </w:div>
        <w:div w:id="581138473">
          <w:marLeft w:val="640"/>
          <w:marRight w:val="0"/>
          <w:marTop w:val="0"/>
          <w:marBottom w:val="0"/>
          <w:divBdr>
            <w:top w:val="none" w:sz="0" w:space="0" w:color="auto"/>
            <w:left w:val="none" w:sz="0" w:space="0" w:color="auto"/>
            <w:bottom w:val="none" w:sz="0" w:space="0" w:color="auto"/>
            <w:right w:val="none" w:sz="0" w:space="0" w:color="auto"/>
          </w:divBdr>
        </w:div>
        <w:div w:id="245698658">
          <w:marLeft w:val="640"/>
          <w:marRight w:val="0"/>
          <w:marTop w:val="0"/>
          <w:marBottom w:val="0"/>
          <w:divBdr>
            <w:top w:val="none" w:sz="0" w:space="0" w:color="auto"/>
            <w:left w:val="none" w:sz="0" w:space="0" w:color="auto"/>
            <w:bottom w:val="none" w:sz="0" w:space="0" w:color="auto"/>
            <w:right w:val="none" w:sz="0" w:space="0" w:color="auto"/>
          </w:divBdr>
        </w:div>
        <w:div w:id="1029449433">
          <w:marLeft w:val="640"/>
          <w:marRight w:val="0"/>
          <w:marTop w:val="0"/>
          <w:marBottom w:val="0"/>
          <w:divBdr>
            <w:top w:val="none" w:sz="0" w:space="0" w:color="auto"/>
            <w:left w:val="none" w:sz="0" w:space="0" w:color="auto"/>
            <w:bottom w:val="none" w:sz="0" w:space="0" w:color="auto"/>
            <w:right w:val="none" w:sz="0" w:space="0" w:color="auto"/>
          </w:divBdr>
        </w:div>
        <w:div w:id="751004744">
          <w:marLeft w:val="640"/>
          <w:marRight w:val="0"/>
          <w:marTop w:val="0"/>
          <w:marBottom w:val="0"/>
          <w:divBdr>
            <w:top w:val="none" w:sz="0" w:space="0" w:color="auto"/>
            <w:left w:val="none" w:sz="0" w:space="0" w:color="auto"/>
            <w:bottom w:val="none" w:sz="0" w:space="0" w:color="auto"/>
            <w:right w:val="none" w:sz="0" w:space="0" w:color="auto"/>
          </w:divBdr>
        </w:div>
        <w:div w:id="1693997045">
          <w:marLeft w:val="640"/>
          <w:marRight w:val="0"/>
          <w:marTop w:val="0"/>
          <w:marBottom w:val="0"/>
          <w:divBdr>
            <w:top w:val="none" w:sz="0" w:space="0" w:color="auto"/>
            <w:left w:val="none" w:sz="0" w:space="0" w:color="auto"/>
            <w:bottom w:val="none" w:sz="0" w:space="0" w:color="auto"/>
            <w:right w:val="none" w:sz="0" w:space="0" w:color="auto"/>
          </w:divBdr>
        </w:div>
      </w:divsChild>
    </w:div>
    <w:div w:id="1964069769">
      <w:bodyDiv w:val="1"/>
      <w:marLeft w:val="0"/>
      <w:marRight w:val="0"/>
      <w:marTop w:val="0"/>
      <w:marBottom w:val="0"/>
      <w:divBdr>
        <w:top w:val="none" w:sz="0" w:space="0" w:color="auto"/>
        <w:left w:val="none" w:sz="0" w:space="0" w:color="auto"/>
        <w:bottom w:val="none" w:sz="0" w:space="0" w:color="auto"/>
        <w:right w:val="none" w:sz="0" w:space="0" w:color="auto"/>
      </w:divBdr>
      <w:divsChild>
        <w:div w:id="1705712288">
          <w:marLeft w:val="640"/>
          <w:marRight w:val="0"/>
          <w:marTop w:val="0"/>
          <w:marBottom w:val="0"/>
          <w:divBdr>
            <w:top w:val="none" w:sz="0" w:space="0" w:color="auto"/>
            <w:left w:val="none" w:sz="0" w:space="0" w:color="auto"/>
            <w:bottom w:val="none" w:sz="0" w:space="0" w:color="auto"/>
            <w:right w:val="none" w:sz="0" w:space="0" w:color="auto"/>
          </w:divBdr>
        </w:div>
        <w:div w:id="1283151358">
          <w:marLeft w:val="640"/>
          <w:marRight w:val="0"/>
          <w:marTop w:val="0"/>
          <w:marBottom w:val="0"/>
          <w:divBdr>
            <w:top w:val="none" w:sz="0" w:space="0" w:color="auto"/>
            <w:left w:val="none" w:sz="0" w:space="0" w:color="auto"/>
            <w:bottom w:val="none" w:sz="0" w:space="0" w:color="auto"/>
            <w:right w:val="none" w:sz="0" w:space="0" w:color="auto"/>
          </w:divBdr>
        </w:div>
        <w:div w:id="957954766">
          <w:marLeft w:val="640"/>
          <w:marRight w:val="0"/>
          <w:marTop w:val="0"/>
          <w:marBottom w:val="0"/>
          <w:divBdr>
            <w:top w:val="none" w:sz="0" w:space="0" w:color="auto"/>
            <w:left w:val="none" w:sz="0" w:space="0" w:color="auto"/>
            <w:bottom w:val="none" w:sz="0" w:space="0" w:color="auto"/>
            <w:right w:val="none" w:sz="0" w:space="0" w:color="auto"/>
          </w:divBdr>
        </w:div>
        <w:div w:id="238058163">
          <w:marLeft w:val="640"/>
          <w:marRight w:val="0"/>
          <w:marTop w:val="0"/>
          <w:marBottom w:val="0"/>
          <w:divBdr>
            <w:top w:val="none" w:sz="0" w:space="0" w:color="auto"/>
            <w:left w:val="none" w:sz="0" w:space="0" w:color="auto"/>
            <w:bottom w:val="none" w:sz="0" w:space="0" w:color="auto"/>
            <w:right w:val="none" w:sz="0" w:space="0" w:color="auto"/>
          </w:divBdr>
        </w:div>
        <w:div w:id="79840259">
          <w:marLeft w:val="640"/>
          <w:marRight w:val="0"/>
          <w:marTop w:val="0"/>
          <w:marBottom w:val="0"/>
          <w:divBdr>
            <w:top w:val="none" w:sz="0" w:space="0" w:color="auto"/>
            <w:left w:val="none" w:sz="0" w:space="0" w:color="auto"/>
            <w:bottom w:val="none" w:sz="0" w:space="0" w:color="auto"/>
            <w:right w:val="none" w:sz="0" w:space="0" w:color="auto"/>
          </w:divBdr>
        </w:div>
        <w:div w:id="1291396749">
          <w:marLeft w:val="640"/>
          <w:marRight w:val="0"/>
          <w:marTop w:val="0"/>
          <w:marBottom w:val="0"/>
          <w:divBdr>
            <w:top w:val="none" w:sz="0" w:space="0" w:color="auto"/>
            <w:left w:val="none" w:sz="0" w:space="0" w:color="auto"/>
            <w:bottom w:val="none" w:sz="0" w:space="0" w:color="auto"/>
            <w:right w:val="none" w:sz="0" w:space="0" w:color="auto"/>
          </w:divBdr>
        </w:div>
        <w:div w:id="1620641594">
          <w:marLeft w:val="640"/>
          <w:marRight w:val="0"/>
          <w:marTop w:val="0"/>
          <w:marBottom w:val="0"/>
          <w:divBdr>
            <w:top w:val="none" w:sz="0" w:space="0" w:color="auto"/>
            <w:left w:val="none" w:sz="0" w:space="0" w:color="auto"/>
            <w:bottom w:val="none" w:sz="0" w:space="0" w:color="auto"/>
            <w:right w:val="none" w:sz="0" w:space="0" w:color="auto"/>
          </w:divBdr>
        </w:div>
        <w:div w:id="2085687729">
          <w:marLeft w:val="640"/>
          <w:marRight w:val="0"/>
          <w:marTop w:val="0"/>
          <w:marBottom w:val="0"/>
          <w:divBdr>
            <w:top w:val="none" w:sz="0" w:space="0" w:color="auto"/>
            <w:left w:val="none" w:sz="0" w:space="0" w:color="auto"/>
            <w:bottom w:val="none" w:sz="0" w:space="0" w:color="auto"/>
            <w:right w:val="none" w:sz="0" w:space="0" w:color="auto"/>
          </w:divBdr>
        </w:div>
        <w:div w:id="299772539">
          <w:marLeft w:val="640"/>
          <w:marRight w:val="0"/>
          <w:marTop w:val="0"/>
          <w:marBottom w:val="0"/>
          <w:divBdr>
            <w:top w:val="none" w:sz="0" w:space="0" w:color="auto"/>
            <w:left w:val="none" w:sz="0" w:space="0" w:color="auto"/>
            <w:bottom w:val="none" w:sz="0" w:space="0" w:color="auto"/>
            <w:right w:val="none" w:sz="0" w:space="0" w:color="auto"/>
          </w:divBdr>
        </w:div>
        <w:div w:id="2039423620">
          <w:marLeft w:val="640"/>
          <w:marRight w:val="0"/>
          <w:marTop w:val="0"/>
          <w:marBottom w:val="0"/>
          <w:divBdr>
            <w:top w:val="none" w:sz="0" w:space="0" w:color="auto"/>
            <w:left w:val="none" w:sz="0" w:space="0" w:color="auto"/>
            <w:bottom w:val="none" w:sz="0" w:space="0" w:color="auto"/>
            <w:right w:val="none" w:sz="0" w:space="0" w:color="auto"/>
          </w:divBdr>
        </w:div>
        <w:div w:id="1272323079">
          <w:marLeft w:val="640"/>
          <w:marRight w:val="0"/>
          <w:marTop w:val="0"/>
          <w:marBottom w:val="0"/>
          <w:divBdr>
            <w:top w:val="none" w:sz="0" w:space="0" w:color="auto"/>
            <w:left w:val="none" w:sz="0" w:space="0" w:color="auto"/>
            <w:bottom w:val="none" w:sz="0" w:space="0" w:color="auto"/>
            <w:right w:val="none" w:sz="0" w:space="0" w:color="auto"/>
          </w:divBdr>
        </w:div>
        <w:div w:id="2107573143">
          <w:marLeft w:val="640"/>
          <w:marRight w:val="0"/>
          <w:marTop w:val="0"/>
          <w:marBottom w:val="0"/>
          <w:divBdr>
            <w:top w:val="none" w:sz="0" w:space="0" w:color="auto"/>
            <w:left w:val="none" w:sz="0" w:space="0" w:color="auto"/>
            <w:bottom w:val="none" w:sz="0" w:space="0" w:color="auto"/>
            <w:right w:val="none" w:sz="0" w:space="0" w:color="auto"/>
          </w:divBdr>
        </w:div>
        <w:div w:id="73939533">
          <w:marLeft w:val="640"/>
          <w:marRight w:val="0"/>
          <w:marTop w:val="0"/>
          <w:marBottom w:val="0"/>
          <w:divBdr>
            <w:top w:val="none" w:sz="0" w:space="0" w:color="auto"/>
            <w:left w:val="none" w:sz="0" w:space="0" w:color="auto"/>
            <w:bottom w:val="none" w:sz="0" w:space="0" w:color="auto"/>
            <w:right w:val="none" w:sz="0" w:space="0" w:color="auto"/>
          </w:divBdr>
        </w:div>
        <w:div w:id="1226260771">
          <w:marLeft w:val="640"/>
          <w:marRight w:val="0"/>
          <w:marTop w:val="0"/>
          <w:marBottom w:val="0"/>
          <w:divBdr>
            <w:top w:val="none" w:sz="0" w:space="0" w:color="auto"/>
            <w:left w:val="none" w:sz="0" w:space="0" w:color="auto"/>
            <w:bottom w:val="none" w:sz="0" w:space="0" w:color="auto"/>
            <w:right w:val="none" w:sz="0" w:space="0" w:color="auto"/>
          </w:divBdr>
        </w:div>
        <w:div w:id="83455339">
          <w:marLeft w:val="640"/>
          <w:marRight w:val="0"/>
          <w:marTop w:val="0"/>
          <w:marBottom w:val="0"/>
          <w:divBdr>
            <w:top w:val="none" w:sz="0" w:space="0" w:color="auto"/>
            <w:left w:val="none" w:sz="0" w:space="0" w:color="auto"/>
            <w:bottom w:val="none" w:sz="0" w:space="0" w:color="auto"/>
            <w:right w:val="none" w:sz="0" w:space="0" w:color="auto"/>
          </w:divBdr>
        </w:div>
        <w:div w:id="1068041675">
          <w:marLeft w:val="640"/>
          <w:marRight w:val="0"/>
          <w:marTop w:val="0"/>
          <w:marBottom w:val="0"/>
          <w:divBdr>
            <w:top w:val="none" w:sz="0" w:space="0" w:color="auto"/>
            <w:left w:val="none" w:sz="0" w:space="0" w:color="auto"/>
            <w:bottom w:val="none" w:sz="0" w:space="0" w:color="auto"/>
            <w:right w:val="none" w:sz="0" w:space="0" w:color="auto"/>
          </w:divBdr>
        </w:div>
        <w:div w:id="988165785">
          <w:marLeft w:val="640"/>
          <w:marRight w:val="0"/>
          <w:marTop w:val="0"/>
          <w:marBottom w:val="0"/>
          <w:divBdr>
            <w:top w:val="none" w:sz="0" w:space="0" w:color="auto"/>
            <w:left w:val="none" w:sz="0" w:space="0" w:color="auto"/>
            <w:bottom w:val="none" w:sz="0" w:space="0" w:color="auto"/>
            <w:right w:val="none" w:sz="0" w:space="0" w:color="auto"/>
          </w:divBdr>
        </w:div>
        <w:div w:id="1279217544">
          <w:marLeft w:val="640"/>
          <w:marRight w:val="0"/>
          <w:marTop w:val="0"/>
          <w:marBottom w:val="0"/>
          <w:divBdr>
            <w:top w:val="none" w:sz="0" w:space="0" w:color="auto"/>
            <w:left w:val="none" w:sz="0" w:space="0" w:color="auto"/>
            <w:bottom w:val="none" w:sz="0" w:space="0" w:color="auto"/>
            <w:right w:val="none" w:sz="0" w:space="0" w:color="auto"/>
          </w:divBdr>
        </w:div>
        <w:div w:id="1551766571">
          <w:marLeft w:val="640"/>
          <w:marRight w:val="0"/>
          <w:marTop w:val="0"/>
          <w:marBottom w:val="0"/>
          <w:divBdr>
            <w:top w:val="none" w:sz="0" w:space="0" w:color="auto"/>
            <w:left w:val="none" w:sz="0" w:space="0" w:color="auto"/>
            <w:bottom w:val="none" w:sz="0" w:space="0" w:color="auto"/>
            <w:right w:val="none" w:sz="0" w:space="0" w:color="auto"/>
          </w:divBdr>
        </w:div>
        <w:div w:id="1663848851">
          <w:marLeft w:val="640"/>
          <w:marRight w:val="0"/>
          <w:marTop w:val="0"/>
          <w:marBottom w:val="0"/>
          <w:divBdr>
            <w:top w:val="none" w:sz="0" w:space="0" w:color="auto"/>
            <w:left w:val="none" w:sz="0" w:space="0" w:color="auto"/>
            <w:bottom w:val="none" w:sz="0" w:space="0" w:color="auto"/>
            <w:right w:val="none" w:sz="0" w:space="0" w:color="auto"/>
          </w:divBdr>
        </w:div>
        <w:div w:id="1505977829">
          <w:marLeft w:val="640"/>
          <w:marRight w:val="0"/>
          <w:marTop w:val="0"/>
          <w:marBottom w:val="0"/>
          <w:divBdr>
            <w:top w:val="none" w:sz="0" w:space="0" w:color="auto"/>
            <w:left w:val="none" w:sz="0" w:space="0" w:color="auto"/>
            <w:bottom w:val="none" w:sz="0" w:space="0" w:color="auto"/>
            <w:right w:val="none" w:sz="0" w:space="0" w:color="auto"/>
          </w:divBdr>
        </w:div>
      </w:divsChild>
    </w:div>
    <w:div w:id="1977832509">
      <w:bodyDiv w:val="1"/>
      <w:marLeft w:val="0"/>
      <w:marRight w:val="0"/>
      <w:marTop w:val="0"/>
      <w:marBottom w:val="0"/>
      <w:divBdr>
        <w:top w:val="none" w:sz="0" w:space="0" w:color="auto"/>
        <w:left w:val="none" w:sz="0" w:space="0" w:color="auto"/>
        <w:bottom w:val="none" w:sz="0" w:space="0" w:color="auto"/>
        <w:right w:val="none" w:sz="0" w:space="0" w:color="auto"/>
      </w:divBdr>
    </w:div>
    <w:div w:id="2024433018">
      <w:bodyDiv w:val="1"/>
      <w:marLeft w:val="0"/>
      <w:marRight w:val="0"/>
      <w:marTop w:val="0"/>
      <w:marBottom w:val="0"/>
      <w:divBdr>
        <w:top w:val="none" w:sz="0" w:space="0" w:color="auto"/>
        <w:left w:val="none" w:sz="0" w:space="0" w:color="auto"/>
        <w:bottom w:val="none" w:sz="0" w:space="0" w:color="auto"/>
        <w:right w:val="none" w:sz="0" w:space="0" w:color="auto"/>
      </w:divBdr>
    </w:div>
    <w:div w:id="2025790700">
      <w:bodyDiv w:val="1"/>
      <w:marLeft w:val="0"/>
      <w:marRight w:val="0"/>
      <w:marTop w:val="0"/>
      <w:marBottom w:val="0"/>
      <w:divBdr>
        <w:top w:val="none" w:sz="0" w:space="0" w:color="auto"/>
        <w:left w:val="none" w:sz="0" w:space="0" w:color="auto"/>
        <w:bottom w:val="none" w:sz="0" w:space="0" w:color="auto"/>
        <w:right w:val="none" w:sz="0" w:space="0" w:color="auto"/>
      </w:divBdr>
      <w:divsChild>
        <w:div w:id="13197119">
          <w:marLeft w:val="640"/>
          <w:marRight w:val="0"/>
          <w:marTop w:val="0"/>
          <w:marBottom w:val="0"/>
          <w:divBdr>
            <w:top w:val="none" w:sz="0" w:space="0" w:color="auto"/>
            <w:left w:val="none" w:sz="0" w:space="0" w:color="auto"/>
            <w:bottom w:val="none" w:sz="0" w:space="0" w:color="auto"/>
            <w:right w:val="none" w:sz="0" w:space="0" w:color="auto"/>
          </w:divBdr>
        </w:div>
        <w:div w:id="302002741">
          <w:marLeft w:val="640"/>
          <w:marRight w:val="0"/>
          <w:marTop w:val="0"/>
          <w:marBottom w:val="0"/>
          <w:divBdr>
            <w:top w:val="none" w:sz="0" w:space="0" w:color="auto"/>
            <w:left w:val="none" w:sz="0" w:space="0" w:color="auto"/>
            <w:bottom w:val="none" w:sz="0" w:space="0" w:color="auto"/>
            <w:right w:val="none" w:sz="0" w:space="0" w:color="auto"/>
          </w:divBdr>
        </w:div>
        <w:div w:id="295187545">
          <w:marLeft w:val="640"/>
          <w:marRight w:val="0"/>
          <w:marTop w:val="0"/>
          <w:marBottom w:val="0"/>
          <w:divBdr>
            <w:top w:val="none" w:sz="0" w:space="0" w:color="auto"/>
            <w:left w:val="none" w:sz="0" w:space="0" w:color="auto"/>
            <w:bottom w:val="none" w:sz="0" w:space="0" w:color="auto"/>
            <w:right w:val="none" w:sz="0" w:space="0" w:color="auto"/>
          </w:divBdr>
        </w:div>
        <w:div w:id="1453599444">
          <w:marLeft w:val="640"/>
          <w:marRight w:val="0"/>
          <w:marTop w:val="0"/>
          <w:marBottom w:val="0"/>
          <w:divBdr>
            <w:top w:val="none" w:sz="0" w:space="0" w:color="auto"/>
            <w:left w:val="none" w:sz="0" w:space="0" w:color="auto"/>
            <w:bottom w:val="none" w:sz="0" w:space="0" w:color="auto"/>
            <w:right w:val="none" w:sz="0" w:space="0" w:color="auto"/>
          </w:divBdr>
        </w:div>
        <w:div w:id="1108964307">
          <w:marLeft w:val="640"/>
          <w:marRight w:val="0"/>
          <w:marTop w:val="0"/>
          <w:marBottom w:val="0"/>
          <w:divBdr>
            <w:top w:val="none" w:sz="0" w:space="0" w:color="auto"/>
            <w:left w:val="none" w:sz="0" w:space="0" w:color="auto"/>
            <w:bottom w:val="none" w:sz="0" w:space="0" w:color="auto"/>
            <w:right w:val="none" w:sz="0" w:space="0" w:color="auto"/>
          </w:divBdr>
        </w:div>
        <w:div w:id="993951444">
          <w:marLeft w:val="640"/>
          <w:marRight w:val="0"/>
          <w:marTop w:val="0"/>
          <w:marBottom w:val="0"/>
          <w:divBdr>
            <w:top w:val="none" w:sz="0" w:space="0" w:color="auto"/>
            <w:left w:val="none" w:sz="0" w:space="0" w:color="auto"/>
            <w:bottom w:val="none" w:sz="0" w:space="0" w:color="auto"/>
            <w:right w:val="none" w:sz="0" w:space="0" w:color="auto"/>
          </w:divBdr>
        </w:div>
        <w:div w:id="2054965246">
          <w:marLeft w:val="640"/>
          <w:marRight w:val="0"/>
          <w:marTop w:val="0"/>
          <w:marBottom w:val="0"/>
          <w:divBdr>
            <w:top w:val="none" w:sz="0" w:space="0" w:color="auto"/>
            <w:left w:val="none" w:sz="0" w:space="0" w:color="auto"/>
            <w:bottom w:val="none" w:sz="0" w:space="0" w:color="auto"/>
            <w:right w:val="none" w:sz="0" w:space="0" w:color="auto"/>
          </w:divBdr>
        </w:div>
        <w:div w:id="1530801262">
          <w:marLeft w:val="640"/>
          <w:marRight w:val="0"/>
          <w:marTop w:val="0"/>
          <w:marBottom w:val="0"/>
          <w:divBdr>
            <w:top w:val="none" w:sz="0" w:space="0" w:color="auto"/>
            <w:left w:val="none" w:sz="0" w:space="0" w:color="auto"/>
            <w:bottom w:val="none" w:sz="0" w:space="0" w:color="auto"/>
            <w:right w:val="none" w:sz="0" w:space="0" w:color="auto"/>
          </w:divBdr>
        </w:div>
        <w:div w:id="530994573">
          <w:marLeft w:val="640"/>
          <w:marRight w:val="0"/>
          <w:marTop w:val="0"/>
          <w:marBottom w:val="0"/>
          <w:divBdr>
            <w:top w:val="none" w:sz="0" w:space="0" w:color="auto"/>
            <w:left w:val="none" w:sz="0" w:space="0" w:color="auto"/>
            <w:bottom w:val="none" w:sz="0" w:space="0" w:color="auto"/>
            <w:right w:val="none" w:sz="0" w:space="0" w:color="auto"/>
          </w:divBdr>
        </w:div>
        <w:div w:id="209080204">
          <w:marLeft w:val="640"/>
          <w:marRight w:val="0"/>
          <w:marTop w:val="0"/>
          <w:marBottom w:val="0"/>
          <w:divBdr>
            <w:top w:val="none" w:sz="0" w:space="0" w:color="auto"/>
            <w:left w:val="none" w:sz="0" w:space="0" w:color="auto"/>
            <w:bottom w:val="none" w:sz="0" w:space="0" w:color="auto"/>
            <w:right w:val="none" w:sz="0" w:space="0" w:color="auto"/>
          </w:divBdr>
        </w:div>
        <w:div w:id="963542666">
          <w:marLeft w:val="640"/>
          <w:marRight w:val="0"/>
          <w:marTop w:val="0"/>
          <w:marBottom w:val="0"/>
          <w:divBdr>
            <w:top w:val="none" w:sz="0" w:space="0" w:color="auto"/>
            <w:left w:val="none" w:sz="0" w:space="0" w:color="auto"/>
            <w:bottom w:val="none" w:sz="0" w:space="0" w:color="auto"/>
            <w:right w:val="none" w:sz="0" w:space="0" w:color="auto"/>
          </w:divBdr>
        </w:div>
        <w:div w:id="618222256">
          <w:marLeft w:val="640"/>
          <w:marRight w:val="0"/>
          <w:marTop w:val="0"/>
          <w:marBottom w:val="0"/>
          <w:divBdr>
            <w:top w:val="none" w:sz="0" w:space="0" w:color="auto"/>
            <w:left w:val="none" w:sz="0" w:space="0" w:color="auto"/>
            <w:bottom w:val="none" w:sz="0" w:space="0" w:color="auto"/>
            <w:right w:val="none" w:sz="0" w:space="0" w:color="auto"/>
          </w:divBdr>
        </w:div>
      </w:divsChild>
    </w:div>
    <w:div w:id="2037539057">
      <w:bodyDiv w:val="1"/>
      <w:marLeft w:val="0"/>
      <w:marRight w:val="0"/>
      <w:marTop w:val="0"/>
      <w:marBottom w:val="0"/>
      <w:divBdr>
        <w:top w:val="none" w:sz="0" w:space="0" w:color="auto"/>
        <w:left w:val="none" w:sz="0" w:space="0" w:color="auto"/>
        <w:bottom w:val="none" w:sz="0" w:space="0" w:color="auto"/>
        <w:right w:val="none" w:sz="0" w:space="0" w:color="auto"/>
      </w:divBdr>
    </w:div>
    <w:div w:id="2063407989">
      <w:bodyDiv w:val="1"/>
      <w:marLeft w:val="0"/>
      <w:marRight w:val="0"/>
      <w:marTop w:val="0"/>
      <w:marBottom w:val="0"/>
      <w:divBdr>
        <w:top w:val="none" w:sz="0" w:space="0" w:color="auto"/>
        <w:left w:val="none" w:sz="0" w:space="0" w:color="auto"/>
        <w:bottom w:val="none" w:sz="0" w:space="0" w:color="auto"/>
        <w:right w:val="none" w:sz="0" w:space="0" w:color="auto"/>
      </w:divBdr>
    </w:div>
    <w:div w:id="2096200145">
      <w:bodyDiv w:val="1"/>
      <w:marLeft w:val="0"/>
      <w:marRight w:val="0"/>
      <w:marTop w:val="0"/>
      <w:marBottom w:val="0"/>
      <w:divBdr>
        <w:top w:val="none" w:sz="0" w:space="0" w:color="auto"/>
        <w:left w:val="none" w:sz="0" w:space="0" w:color="auto"/>
        <w:bottom w:val="none" w:sz="0" w:space="0" w:color="auto"/>
        <w:right w:val="none" w:sz="0" w:space="0" w:color="auto"/>
      </w:divBdr>
    </w:div>
    <w:div w:id="2099398792">
      <w:bodyDiv w:val="1"/>
      <w:marLeft w:val="0"/>
      <w:marRight w:val="0"/>
      <w:marTop w:val="0"/>
      <w:marBottom w:val="0"/>
      <w:divBdr>
        <w:top w:val="none" w:sz="0" w:space="0" w:color="auto"/>
        <w:left w:val="none" w:sz="0" w:space="0" w:color="auto"/>
        <w:bottom w:val="none" w:sz="0" w:space="0" w:color="auto"/>
        <w:right w:val="none" w:sz="0" w:space="0" w:color="auto"/>
      </w:divBdr>
      <w:divsChild>
        <w:div w:id="2074230187">
          <w:marLeft w:val="640"/>
          <w:marRight w:val="0"/>
          <w:marTop w:val="0"/>
          <w:marBottom w:val="0"/>
          <w:divBdr>
            <w:top w:val="none" w:sz="0" w:space="0" w:color="auto"/>
            <w:left w:val="none" w:sz="0" w:space="0" w:color="auto"/>
            <w:bottom w:val="none" w:sz="0" w:space="0" w:color="auto"/>
            <w:right w:val="none" w:sz="0" w:space="0" w:color="auto"/>
          </w:divBdr>
        </w:div>
        <w:div w:id="1662343439">
          <w:marLeft w:val="640"/>
          <w:marRight w:val="0"/>
          <w:marTop w:val="0"/>
          <w:marBottom w:val="0"/>
          <w:divBdr>
            <w:top w:val="none" w:sz="0" w:space="0" w:color="auto"/>
            <w:left w:val="none" w:sz="0" w:space="0" w:color="auto"/>
            <w:bottom w:val="none" w:sz="0" w:space="0" w:color="auto"/>
            <w:right w:val="none" w:sz="0" w:space="0" w:color="auto"/>
          </w:divBdr>
        </w:div>
        <w:div w:id="366028572">
          <w:marLeft w:val="640"/>
          <w:marRight w:val="0"/>
          <w:marTop w:val="0"/>
          <w:marBottom w:val="0"/>
          <w:divBdr>
            <w:top w:val="none" w:sz="0" w:space="0" w:color="auto"/>
            <w:left w:val="none" w:sz="0" w:space="0" w:color="auto"/>
            <w:bottom w:val="none" w:sz="0" w:space="0" w:color="auto"/>
            <w:right w:val="none" w:sz="0" w:space="0" w:color="auto"/>
          </w:divBdr>
        </w:div>
        <w:div w:id="386028783">
          <w:marLeft w:val="640"/>
          <w:marRight w:val="0"/>
          <w:marTop w:val="0"/>
          <w:marBottom w:val="0"/>
          <w:divBdr>
            <w:top w:val="none" w:sz="0" w:space="0" w:color="auto"/>
            <w:left w:val="none" w:sz="0" w:space="0" w:color="auto"/>
            <w:bottom w:val="none" w:sz="0" w:space="0" w:color="auto"/>
            <w:right w:val="none" w:sz="0" w:space="0" w:color="auto"/>
          </w:divBdr>
        </w:div>
        <w:div w:id="278339029">
          <w:marLeft w:val="640"/>
          <w:marRight w:val="0"/>
          <w:marTop w:val="0"/>
          <w:marBottom w:val="0"/>
          <w:divBdr>
            <w:top w:val="none" w:sz="0" w:space="0" w:color="auto"/>
            <w:left w:val="none" w:sz="0" w:space="0" w:color="auto"/>
            <w:bottom w:val="none" w:sz="0" w:space="0" w:color="auto"/>
            <w:right w:val="none" w:sz="0" w:space="0" w:color="auto"/>
          </w:divBdr>
        </w:div>
        <w:div w:id="149248610">
          <w:marLeft w:val="640"/>
          <w:marRight w:val="0"/>
          <w:marTop w:val="0"/>
          <w:marBottom w:val="0"/>
          <w:divBdr>
            <w:top w:val="none" w:sz="0" w:space="0" w:color="auto"/>
            <w:left w:val="none" w:sz="0" w:space="0" w:color="auto"/>
            <w:bottom w:val="none" w:sz="0" w:space="0" w:color="auto"/>
            <w:right w:val="none" w:sz="0" w:space="0" w:color="auto"/>
          </w:divBdr>
        </w:div>
        <w:div w:id="719746611">
          <w:marLeft w:val="640"/>
          <w:marRight w:val="0"/>
          <w:marTop w:val="0"/>
          <w:marBottom w:val="0"/>
          <w:divBdr>
            <w:top w:val="none" w:sz="0" w:space="0" w:color="auto"/>
            <w:left w:val="none" w:sz="0" w:space="0" w:color="auto"/>
            <w:bottom w:val="none" w:sz="0" w:space="0" w:color="auto"/>
            <w:right w:val="none" w:sz="0" w:space="0" w:color="auto"/>
          </w:divBdr>
        </w:div>
        <w:div w:id="1145001139">
          <w:marLeft w:val="640"/>
          <w:marRight w:val="0"/>
          <w:marTop w:val="0"/>
          <w:marBottom w:val="0"/>
          <w:divBdr>
            <w:top w:val="none" w:sz="0" w:space="0" w:color="auto"/>
            <w:left w:val="none" w:sz="0" w:space="0" w:color="auto"/>
            <w:bottom w:val="none" w:sz="0" w:space="0" w:color="auto"/>
            <w:right w:val="none" w:sz="0" w:space="0" w:color="auto"/>
          </w:divBdr>
        </w:div>
        <w:div w:id="281807379">
          <w:marLeft w:val="640"/>
          <w:marRight w:val="0"/>
          <w:marTop w:val="0"/>
          <w:marBottom w:val="0"/>
          <w:divBdr>
            <w:top w:val="none" w:sz="0" w:space="0" w:color="auto"/>
            <w:left w:val="none" w:sz="0" w:space="0" w:color="auto"/>
            <w:bottom w:val="none" w:sz="0" w:space="0" w:color="auto"/>
            <w:right w:val="none" w:sz="0" w:space="0" w:color="auto"/>
          </w:divBdr>
        </w:div>
        <w:div w:id="253322282">
          <w:marLeft w:val="640"/>
          <w:marRight w:val="0"/>
          <w:marTop w:val="0"/>
          <w:marBottom w:val="0"/>
          <w:divBdr>
            <w:top w:val="none" w:sz="0" w:space="0" w:color="auto"/>
            <w:left w:val="none" w:sz="0" w:space="0" w:color="auto"/>
            <w:bottom w:val="none" w:sz="0" w:space="0" w:color="auto"/>
            <w:right w:val="none" w:sz="0" w:space="0" w:color="auto"/>
          </w:divBdr>
        </w:div>
        <w:div w:id="1863548496">
          <w:marLeft w:val="640"/>
          <w:marRight w:val="0"/>
          <w:marTop w:val="0"/>
          <w:marBottom w:val="0"/>
          <w:divBdr>
            <w:top w:val="none" w:sz="0" w:space="0" w:color="auto"/>
            <w:left w:val="none" w:sz="0" w:space="0" w:color="auto"/>
            <w:bottom w:val="none" w:sz="0" w:space="0" w:color="auto"/>
            <w:right w:val="none" w:sz="0" w:space="0" w:color="auto"/>
          </w:divBdr>
        </w:div>
        <w:div w:id="1926836305">
          <w:marLeft w:val="640"/>
          <w:marRight w:val="0"/>
          <w:marTop w:val="0"/>
          <w:marBottom w:val="0"/>
          <w:divBdr>
            <w:top w:val="none" w:sz="0" w:space="0" w:color="auto"/>
            <w:left w:val="none" w:sz="0" w:space="0" w:color="auto"/>
            <w:bottom w:val="none" w:sz="0" w:space="0" w:color="auto"/>
            <w:right w:val="none" w:sz="0" w:space="0" w:color="auto"/>
          </w:divBdr>
        </w:div>
        <w:div w:id="627976884">
          <w:marLeft w:val="640"/>
          <w:marRight w:val="0"/>
          <w:marTop w:val="0"/>
          <w:marBottom w:val="0"/>
          <w:divBdr>
            <w:top w:val="none" w:sz="0" w:space="0" w:color="auto"/>
            <w:left w:val="none" w:sz="0" w:space="0" w:color="auto"/>
            <w:bottom w:val="none" w:sz="0" w:space="0" w:color="auto"/>
            <w:right w:val="none" w:sz="0" w:space="0" w:color="auto"/>
          </w:divBdr>
        </w:div>
      </w:divsChild>
    </w:div>
    <w:div w:id="2114549158">
      <w:bodyDiv w:val="1"/>
      <w:marLeft w:val="0"/>
      <w:marRight w:val="0"/>
      <w:marTop w:val="0"/>
      <w:marBottom w:val="0"/>
      <w:divBdr>
        <w:top w:val="none" w:sz="0" w:space="0" w:color="auto"/>
        <w:left w:val="none" w:sz="0" w:space="0" w:color="auto"/>
        <w:bottom w:val="none" w:sz="0" w:space="0" w:color="auto"/>
        <w:right w:val="none" w:sz="0" w:space="0" w:color="auto"/>
      </w:divBdr>
      <w:divsChild>
        <w:div w:id="726802880">
          <w:marLeft w:val="640"/>
          <w:marRight w:val="0"/>
          <w:marTop w:val="0"/>
          <w:marBottom w:val="0"/>
          <w:divBdr>
            <w:top w:val="none" w:sz="0" w:space="0" w:color="auto"/>
            <w:left w:val="none" w:sz="0" w:space="0" w:color="auto"/>
            <w:bottom w:val="none" w:sz="0" w:space="0" w:color="auto"/>
            <w:right w:val="none" w:sz="0" w:space="0" w:color="auto"/>
          </w:divBdr>
        </w:div>
        <w:div w:id="1986085792">
          <w:marLeft w:val="640"/>
          <w:marRight w:val="0"/>
          <w:marTop w:val="0"/>
          <w:marBottom w:val="0"/>
          <w:divBdr>
            <w:top w:val="none" w:sz="0" w:space="0" w:color="auto"/>
            <w:left w:val="none" w:sz="0" w:space="0" w:color="auto"/>
            <w:bottom w:val="none" w:sz="0" w:space="0" w:color="auto"/>
            <w:right w:val="none" w:sz="0" w:space="0" w:color="auto"/>
          </w:divBdr>
        </w:div>
        <w:div w:id="436483018">
          <w:marLeft w:val="640"/>
          <w:marRight w:val="0"/>
          <w:marTop w:val="0"/>
          <w:marBottom w:val="0"/>
          <w:divBdr>
            <w:top w:val="none" w:sz="0" w:space="0" w:color="auto"/>
            <w:left w:val="none" w:sz="0" w:space="0" w:color="auto"/>
            <w:bottom w:val="none" w:sz="0" w:space="0" w:color="auto"/>
            <w:right w:val="none" w:sz="0" w:space="0" w:color="auto"/>
          </w:divBdr>
        </w:div>
        <w:div w:id="1146169137">
          <w:marLeft w:val="640"/>
          <w:marRight w:val="0"/>
          <w:marTop w:val="0"/>
          <w:marBottom w:val="0"/>
          <w:divBdr>
            <w:top w:val="none" w:sz="0" w:space="0" w:color="auto"/>
            <w:left w:val="none" w:sz="0" w:space="0" w:color="auto"/>
            <w:bottom w:val="none" w:sz="0" w:space="0" w:color="auto"/>
            <w:right w:val="none" w:sz="0" w:space="0" w:color="auto"/>
          </w:divBdr>
        </w:div>
        <w:div w:id="1126002143">
          <w:marLeft w:val="640"/>
          <w:marRight w:val="0"/>
          <w:marTop w:val="0"/>
          <w:marBottom w:val="0"/>
          <w:divBdr>
            <w:top w:val="none" w:sz="0" w:space="0" w:color="auto"/>
            <w:left w:val="none" w:sz="0" w:space="0" w:color="auto"/>
            <w:bottom w:val="none" w:sz="0" w:space="0" w:color="auto"/>
            <w:right w:val="none" w:sz="0" w:space="0" w:color="auto"/>
          </w:divBdr>
        </w:div>
        <w:div w:id="1530606618">
          <w:marLeft w:val="640"/>
          <w:marRight w:val="0"/>
          <w:marTop w:val="0"/>
          <w:marBottom w:val="0"/>
          <w:divBdr>
            <w:top w:val="none" w:sz="0" w:space="0" w:color="auto"/>
            <w:left w:val="none" w:sz="0" w:space="0" w:color="auto"/>
            <w:bottom w:val="none" w:sz="0" w:space="0" w:color="auto"/>
            <w:right w:val="none" w:sz="0" w:space="0" w:color="auto"/>
          </w:divBdr>
        </w:div>
        <w:div w:id="1519811634">
          <w:marLeft w:val="640"/>
          <w:marRight w:val="0"/>
          <w:marTop w:val="0"/>
          <w:marBottom w:val="0"/>
          <w:divBdr>
            <w:top w:val="none" w:sz="0" w:space="0" w:color="auto"/>
            <w:left w:val="none" w:sz="0" w:space="0" w:color="auto"/>
            <w:bottom w:val="none" w:sz="0" w:space="0" w:color="auto"/>
            <w:right w:val="none" w:sz="0" w:space="0" w:color="auto"/>
          </w:divBdr>
        </w:div>
        <w:div w:id="383331024">
          <w:marLeft w:val="640"/>
          <w:marRight w:val="0"/>
          <w:marTop w:val="0"/>
          <w:marBottom w:val="0"/>
          <w:divBdr>
            <w:top w:val="none" w:sz="0" w:space="0" w:color="auto"/>
            <w:left w:val="none" w:sz="0" w:space="0" w:color="auto"/>
            <w:bottom w:val="none" w:sz="0" w:space="0" w:color="auto"/>
            <w:right w:val="none" w:sz="0" w:space="0" w:color="auto"/>
          </w:divBdr>
        </w:div>
        <w:div w:id="1151021448">
          <w:marLeft w:val="640"/>
          <w:marRight w:val="0"/>
          <w:marTop w:val="0"/>
          <w:marBottom w:val="0"/>
          <w:divBdr>
            <w:top w:val="none" w:sz="0" w:space="0" w:color="auto"/>
            <w:left w:val="none" w:sz="0" w:space="0" w:color="auto"/>
            <w:bottom w:val="none" w:sz="0" w:space="0" w:color="auto"/>
            <w:right w:val="none" w:sz="0" w:space="0" w:color="auto"/>
          </w:divBdr>
        </w:div>
      </w:divsChild>
    </w:div>
    <w:div w:id="2143570044">
      <w:bodyDiv w:val="1"/>
      <w:marLeft w:val="0"/>
      <w:marRight w:val="0"/>
      <w:marTop w:val="0"/>
      <w:marBottom w:val="0"/>
      <w:divBdr>
        <w:top w:val="none" w:sz="0" w:space="0" w:color="auto"/>
        <w:left w:val="none" w:sz="0" w:space="0" w:color="auto"/>
        <w:bottom w:val="none" w:sz="0" w:space="0" w:color="auto"/>
        <w:right w:val="none" w:sz="0" w:space="0" w:color="auto"/>
      </w:divBdr>
    </w:div>
    <w:div w:id="214696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ldhealthorg.shinyapps.io/dengue_global/" TargetMode="External"/><Relationship Id="rId13" Type="http://schemas.openxmlformats.org/officeDocument/2006/relationships/image" Target="media/image4.tiff"/><Relationship Id="rId18" Type="http://schemas.openxmlformats.org/officeDocument/2006/relationships/hyperlink" Target="https://worldhealthorg.shinyapps.io/dengue_globa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tiff"/><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ldhealthorg.shinyapps.io/dengue_global/" TargetMode="External"/><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2.tiff"/><Relationship Id="rId19"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comments" Target="comments.xml"/><Relationship Id="rId22" Type="http://schemas.openxmlformats.org/officeDocument/2006/relationships/hyperlink" Target="https://worldhealthorg.shinyapps.io/dengue_glob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Manuscript_Global_Dengue_2024_Eurosurveillance_v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34822C-D465-474C-9939-56D1DB8BCEBE}">
  <we:reference id="wa104382081" version="1.55.1.0" store="en-US" storeType="OMEX"/>
  <we:alternateReferences>
    <we:reference id="wa104382081" version="1.55.1.0" store="en-US" storeType="OMEX"/>
  </we:alternateReferences>
  <we:properties>
    <we:property name="MENDELEY_CITATIONS" value="[{&quot;citationID&quot;:&quot;MENDELEY_CITATION_000fa140-3ab5-4e57-9069-1f118726bc7a&quot;,&quot;properties&quot;:{&quot;noteIndex&quot;:0},&quot;isEdited&quot;:false,&quot;manualOverride&quot;:{&quot;isManuallyOverridden&quot;:false,&quot;citeprocText&quot;:&quot;[1]&quot;,&quot;manualOverrideText&quot;:&quot;&quot;},&quot;citationTag&quot;:&quot;MENDELEY_CITATION_v3_eyJjaXRhdGlvbklEIjoiTUVOREVMRVlfQ0lUQVRJT05fMDAwZmExNDAtM2FiNS00ZTU3LTkwNjktMWYxMTg3MjZiYzdhIiwicHJvcGVydGllcyI6eyJub3RlSW5kZXgiOjB9LCJpc0VkaXRlZCI6ZmFsc2UsIm1hbnVhbE92ZXJyaWRlIjp7ImlzTWFudWFsbHlPdmVycmlkZGVuIjpmYWxzZSwiY2l0ZXByb2NUZXh0IjoiWzFd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quot;,&quot;citationItems&quot;:[{&quot;id&quot;:&quot;ffa30374-3a86-3874-8c8c-8a7049068b70&quot;,&quot;itemData&quot;:{&quot;type&quot;:&quot;report&quot;,&quot;id&quot;:&quot;ffa30374-3a86-3874-8c8c-8a7049068b70&quot;,&quot;title&quot;:&quot;Millions of engineered mosquitoes are helping to fight dengue – here’s how &quot;,&quot;author&quot;:[{&quot;family&quot;:&quot;Wellcome Trust&quot;,&quot;given&quot;:&quot;&quot;,&quot;parse-names&quot;:false,&quot;dropping-particle&quot;:&quot;&quot;,&quot;non-dropping-particle&quot;:&quot;&quot;}],&quot;issued&quot;:{&quot;date-parts&quot;:[[2025,1,2]]},&quot;publisher-place&quot;:&quot;London&quot;,&quot;container-title-short&quot;:&quot;&quot;},&quot;isTemporary&quot;:false}]},{&quot;citationID&quot;:&quot;MENDELEY_CITATION_0f4a39b1-58b5-4707-bb15-806653bef98f&quot;,&quot;properties&quot;:{&quot;noteIndex&quot;:0},&quot;isEdited&quot;:false,&quot;manualOverride&quot;:{&quot;isManuallyOverridden&quot;:false,&quot;citeprocText&quot;:&quot;[2]&quot;,&quot;manualOverrideText&quot;:&quot;&quot;},&quot;citationTag&quot;:&quot;MENDELEY_CITATION_v3_eyJjaXRhdGlvbklEIjoiTUVOREVMRVlfQ0lUQVRJT05fMGY0YTM5YjEtNThiNS00NzA3LWJiMTUtODA2NjUzYmVmOThmIiwicHJvcGVydGllcyI6eyJub3RlSW5kZXgiOjB9LCJpc0VkaXRlZCI6ZmFsc2UsIm1hbnVhbE92ZXJyaWRlIjp7ImlzTWFudWFsbHlPdmVycmlkZGVuIjpmYWxzZSwiY2l0ZXByb2NUZXh0IjoiWzJdIiwibWFudWFsT3ZlcnJpZGVUZXh0IjoiIn0sImNpdGF0aW9uSXRlbXMiOlt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iwiY29udGFpbmVyLXRpdGxlLXNob3J0IjoiIn0sImlzVGVtcG9yYXJ5IjpmYWxzZX1dfQ==&quot;,&quot;citationItems&quot;:[{&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container-title-short&quot;:&quot;&quot;},&quot;isTemporary&quot;:false}]},{&quot;citationID&quot;:&quot;MENDELEY_CITATION_a639261c-8928-4ce8-a830-e36ab166df95&quot;,&quot;properties&quot;:{&quot;noteIndex&quot;:0},&quot;isEdited&quot;:false,&quot;manualOverride&quot;:{&quot;isManuallyOverridden&quot;:false,&quot;citeprocText&quot;:&quot;[2]&quot;,&quot;manualOverrideText&quot;:&quot;&quot;},&quot;citationTag&quot;:&quot;MENDELEY_CITATION_v3_eyJjaXRhdGlvbklEIjoiTUVOREVMRVlfQ0lUQVRJT05fYTYzOTI2MWMtODkyOC00Y2U4LWE4MzAtZTM2YWIxNjZkZjk1IiwicHJvcGVydGllcyI6eyJub3RlSW5kZXgiOjB9LCJpc0VkaXRlZCI6ZmFsc2UsIm1hbnVhbE92ZXJyaWRlIjp7ImlzTWFudWFsbHlPdmVycmlkZGVuIjpmYWxzZSwiY2l0ZXByb2NUZXh0IjoiWzJdIiwibWFudWFsT3ZlcnJpZGVUZXh0IjoiIn0sImNpdGF0aW9uSXRlbXMiOlt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iwiY29udGFpbmVyLXRpdGxlLXNob3J0IjoiIn0sImlzVGVtcG9yYXJ5IjpmYWxzZX1dfQ==&quot;,&quot;citationItems&quot;:[{&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container-title-short&quot;:&quot;&quot;},&quot;isTemporary&quot;:false}]},{&quot;citationID&quot;:&quot;MENDELEY_CITATION_5f1728bd-9a5b-415b-869e-dec5d189e31d&quot;,&quot;properties&quot;:{&quot;noteIndex&quot;:0},&quot;isEdited&quot;:false,&quot;manualOverride&quot;:{&quot;isManuallyOverridden&quot;:false,&quot;citeprocText&quot;:&quot;[1]&quot;,&quot;manualOverrideText&quot;:&quot;&quot;},&quot;citationTag&quot;:&quot;MENDELEY_CITATION_v3_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&quot;,&quot;citationItems&quot;:[{&quot;id&quot;:&quot;ffa30374-3a86-3874-8c8c-8a7049068b70&quot;,&quot;itemData&quot;:{&quot;type&quot;:&quot;report&quot;,&quot;id&quot;:&quot;ffa30374-3a86-3874-8c8c-8a7049068b70&quot;,&quot;title&quot;:&quot;Millions of engineered mosquitoes are helping to fight dengue – here’s how &quot;,&quot;author&quot;:[{&quot;family&quot;:&quot;Wellcome Trust&quot;,&quot;given&quot;:&quot;&quot;,&quot;parse-names&quot;:false,&quot;dropping-particle&quot;:&quot;&quot;,&quot;non-dropping-particle&quot;:&quot;&quot;}],&quot;issued&quot;:{&quot;date-parts&quot;:[[2025,1,2]]},&quot;publisher-place&quot;:&quot;London&quot;,&quot;container-title-short&quot;:&quot;&quot;},&quot;isTemporary&quot;:false}]},{&quot;citationID&quot;:&quot;MENDELEY_CITATION_bed137ee-9d92-4be2-b264-c244ad3afcf4&quot;,&quot;properties&quot;:{&quot;noteIndex&quot;:0},&quot;isEdited&quot;:false,&quot;manualOverride&quot;:{&quot;isManuallyOverridden&quot;:false,&quot;citeprocText&quot;:&quot;[3]&quot;,&quot;manualOverrideText&quot;:&quot;&quot;},&quot;citationTag&quot;:&quot;MENDELEY_CITATION_v3_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&quot;,&quot;citationItems&quot;:[{&quot;id&quot;:&quot;e8d01ecb-e5e7-321b-9b2f-41c6f396b4f9&quot;,&quot;itemData&quot;:{&quot;type&quot;:&quot;thesis&quot;,&quot;id&quot;:&quot;e8d01ecb-e5e7-321b-9b2f-41c6f396b4f9&quot;,&quot;title&quot;:&quot;Modeling the vector-borne disease transmission potential in northern Europe with a special emphasis on microclimatic temperature: PhD Thesis&quot;,&quot;author&quot;:[{&quot;family&quot;:&quot;Najmul Haider&quot;,&quot;given&quot;:&quot;&quot;,&quot;parse-names&quot;:false,&quot;dropping-particle&quot;:&quot;&quot;,&quot;non-dropping-particle&quot;:&quot;&quot;}],&quot;accessed&quot;:{&quot;date-parts&quot;:[[2023,11,28]]},&quot;URL&quot;:&quot;https://orbit.dtu.dk/en/publications/modeling-the-vector-borne-disease-transmission-potential-in-north&quot;,&quot;issued&quot;:{&quot;date-parts&quot;:[[2018,11,23]]},&quot;publisher-place&quot;:&quot;Lyngby&quot;,&quot;number-of-pages&quot;:&quot;1-205&quot;,&quot;publisher&quot;:&quot;Technical University of Denmark&quot;,&quot;container-title-short&quot;:&quot;&quot;},&quot;isTemporary&quot;:false}]},{&quot;citationID&quot;:&quot;MENDELEY_CITATION_b0048496-2529-409a-91fe-15f0a311ecca&quot;,&quot;properties&quot;:{&quot;noteIndex&quot;:0},&quot;isEdited&quot;:false,&quot;manualOverride&quot;:{&quot;isManuallyOverridden&quot;:false,&quot;citeprocText&quot;:&quot;[4]&quot;,&quot;manualOverrideText&quot;:&quot;&quot;},&quot;citationTag&quot;:&quot;MENDELEY_CITATION_v3_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&quot;,&quot;citationItems&quot;:[{&quot;id&quot;:&quot;46293fd2-fc39-3e4c-bb99-000558fa3473&quot;,&quot;itemData&quot;:{&quot;type&quot;:&quot;article-journal&quot;,&quot;id&quot;:&quot;46293fd2-fc39-3e4c-bb99-000558fa3473&quot;,&quot;title&quot;:&quot;Characteristics and Risk Factors for Fatality in Patients with Dengue Hemorrhagic Fever, Taiwan, 2014.&quot;,&quot;author&quot;:[{&quot;family&quot;:&quot;Wei&quot;,&quot;given&quot;:&quot;Hsin-Yi&quot;,&quot;parse-names&quot;:false,&quot;dropping-particle&quot;:&quot;&quot;,&quot;non-dropping-particle&quot;:&quot;&quot;},{&quot;family&quot;:&quot;Shu&quot;,&quot;given&quot;:&quot;Pei-Yun&quot;,&quot;parse-names&quot;:false,&quot;dropping-particle&quot;:&quot;&quot;,&quot;non-dropping-particle&quot;:&quot;&quot;},{&quot;family&quot;:&quot;Hung&quot;,&quot;given&quot;:&quot;Min-Nan&quot;,&quot;parse-names&quot;:false,&quot;dropping-particle&quot;:&quot;&quot;,&quot;non-dropping-particle&quot;:&quot;&quot;}],&quot;container-title&quot;:&quot;The American journal of tropical medicine and hygiene&quot;,&quot;container-title-short&quot;:&quot;Am J Trop Med Hyg&quot;,&quot;DOI&quot;:&quot;10.4269/ajtmh.15-0905&quot;,&quot;ISSN&quot;:&quot;1476-1645&quot;,&quot;PMID&quot;:&quot;27273649&quot;,&quot;issued&quot;:{&quot;date-parts&quot;:[[2016,8,3]]},&quot;page&quot;:&quot;322-7&quot;,&quot;abstract&quot;:&quot;An unprecedented dengue outbreak involving more than 15,000 infections, including 136 dengue hemorrhagic fever (DHF) cases and 20 fatalities, occurred in Taiwan in 2014. The median age of the DHF cases was 71 years (range: 4-92 years) and most of them (N = 100, 73.5%) had comorbidities, of which the majority were hypertension (56%) and diabetes mellitus (DM; 27%). Only approximately half of the DHF cases (59/136) were classified as severe dengue, based on the 2009 WHO-revised dengue classification. The fatality rate for this DHF outbreak was 14.7%. DM (odds ratio [OR] = 3.60, 95% confidence interval [CI] = 1.22-10.63) and presentation with severe plasma leakage (OR = 6.42, 95% CI = 1.76-23.63) were independent risk factors for fatality.&quot;,&quot;issue&quot;:&quot;2&quot;,&quot;volume&quot;:&quot;95&quot;},&quot;isTemporary&quot;:false}]},{&quot;citationID&quot;:&quot;MENDELEY_CITATION_1a0b958e-c0ce-4026-81e3-1b871eaafc1d&quot;,&quot;properties&quot;:{&quot;noteIndex&quot;:0},&quot;isEdited&quot;:false,&quot;manualOverride&quot;:{&quot;isManuallyOverridden&quot;:false,&quot;citeprocText&quot;:&quot;[5]&quot;,&quot;manualOverrideText&quot;:&quot;&quot;},&quot;citationTag&quot;:&quot;MENDELEY_CITATION_v3_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&quot;,&quot;citationItems&quot;:[{&quot;id&quot;:&quot;9fa6b88e-8aeb-323d-a89d-2bafebbc4a69&quot;,&quot;itemData&quot;:{&quot;type&quot;:&quot;webpage&quot;,&quot;id&quot;:&quot;9fa6b88e-8aeb-323d-a89d-2bafebbc4a69&quot;,&quot;title&quot;:&quot;Global dengue surveillance&quot;,&quot;author&quot;:[{&quot;family&quot;:&quot;WHO&quot;,&quot;given&quot;:&quot;&quot;,&quot;parse-names&quot;:false,&quot;dropping-particle&quot;:&quot;&quot;,&quot;non-dropping-particle&quot;:&quot;&quot;}],&quot;accessed&quot;:{&quot;date-parts&quot;:[[2025,1,3]]},&quot;URL&quot;:&quot;https://worldhealthorg.shinyapps.io/dengue_global/&quot;,&quot;issued&quot;:{&quot;date-parts&quot;:[[2024]]},&quot;container-title-short&quot;:&quot;&quot;},&quot;isTemporary&quot;:false}]},{&quot;citationID&quot;:&quot;MENDELEY_CITATION_d940082b-6e05-45b7-ae50-c55fe69b864d&quot;,&quot;properties&quot;:{&quot;noteIndex&quot;:0},&quot;isEdited&quot;:false,&quot;manualOverride&quot;:{&quot;isManuallyOverridden&quot;:false,&quot;citeprocText&quot;:&quot;[6–12]&quot;,&quot;manualOverrideText&quot;:&quot;&quot;},&quot;citationTag&quot;:&quot;MENDELEY_CITATION_v3_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&quot;,&quot;citationItems&quot;:[{&quot;id&quot;:&quot;58ec5d7c-5b98-3ef3-920b-acf90047ac56&quot;,&quot;itemData&quot;:{&quot;type&quot;:&quot;webpage&quot;,&quot;id&quot;:&quot;58ec5d7c-5b98-3ef3-920b-acf90047ac56&quot;,&quot;title&quot;:&quot;Population density (people per sq. km of land area)&quot;,&quot;author&quot;:[{&quot;family&quot;:&quot;The World Bank&quot;,&quot;given&quot;:&quot;&quot;,&quot;parse-names&quot;:false,&quot;dropping-particle&quot;:&quot;&quot;,&quot;non-dropping-particle&quot;:&quot;&quot;}],&quot;container-title&quot;:&quot;The World Bank&quot;,&quot;accessed&quot;:{&quot;date-parts&quot;:[[2020,6,2]]},&quot;URL&quot;:&quot;https://data.worldbank.org/indicator/EN.POP.DNST&quot;,&quot;issued&quot;:{&quot;date-parts&quot;:[[2018]]},&quot;container-title-short&quot;:&quot;&quot;},&quot;isTemporary&quot;:false},{&quot;id&quot;:&quot;fb03869b-19a6-3431-8de2-4642f202166d&quot;,&quot;itemData&quot;:{&quot;type&quot;:&quot;webpage&quot;,&quot;id&quot;:&quot;fb03869b-19a6-3431-8de2-4642f202166d&quot;,&quot;title&quot;:&quot;Population ages 65 and above, total&quot;,&quot;author&quot;:[{&quot;family&quot;:&quot;The World Bank&quot;,&quot;given&quot;:&quot;&quot;,&quot;parse-names&quot;:false,&quot;dropping-particle&quot;:&quot;&quot;,&quot;non-dropping-particle&quot;:&quot;&quot;}],&quot;container-title&quot;:&quot;World Bank Data&quot;,&quot;accessed&quot;:{&quot;date-parts&quot;:[[2020,6,2]]},&quot;URL&quot;:&quot;https://data.worldbank.org/indicator/SP.POP.65UP.TO.ZS&quot;,&quot;issued&quot;:{&quot;date-parts&quot;:[[2018]]},&quot;abstract&quot;:&quot;World Bank staff estimates based on age/sex distributions of United Nations Population Division's World Population Prospects.&quot;,&quot;container-title-short&quot;:&quot;&quot;},&quot;isTemporary&quot;:false},{&quot;id&quot;:&quot;8fc2a0b6-39b6-34cb-92b8-f932ac52206e&quot;,&quot;itemData&quot;:{&quot;type&quot;:&quot;webpage&quot;,&quot;id&quot;:&quot;8fc2a0b6-39b6-34cb-92b8-f932ac52206e&quot;,&quot;title&quot;:&quot;Urbanization - Our World in Data&quot;,&quot;author&quot;:[{&quot;family&quot;:&quot;OWID&quot;,&quot;given&quot;:&quot;&quot;,&quot;parse-names&quot;:false,&quot;dropping-particle&quot;:&quot;&quot;,&quot;non-dropping-particle&quot;:&quot;&quot;}],&quot;accessed&quot;:{&quot;date-parts&quot;:[[2025,1,4]]},&quot;URL&quot;:&quot;https://ourworldindata.org/urbanization&quot;,&quot;issued&quot;:{&quot;date-parts&quot;:[[2024]]},&quot;container-title-short&quot;:&quot;&quot;},&quot;isTemporary&quot;:false},{&quot;id&quot;:&quot;82a4acea-7876-32da-90ad-f0dbf3a49c2e&quot;,&quot;itemData&quot;:{&quot;type&quot;:&quot;report&quot;,&quot;id&quot;:&quot;82a4acea-7876-32da-90ad-f0dbf3a49c2e&quot;,&quot;title&quot;:&quot;Global health services data, obesity and overweight&quot;,&quot;author&quot;:[{&quot;family&quot;:&quot;WHO&quot;,&quot;given&quot;:&quot;&quot;,&quot;parse-names&quot;:false,&quot;dropping-particle&quot;:&quot;&quot;,&quot;non-dropping-particle&quot;:&quot;&quot;}],&quot;issued&quot;:{&quot;date-parts&quot;:[[2020]]},&quot;number-of-pages&quot;:&quot;Available at: https://www.who.int/gho/ncd/risk_fac&quot;,&quot;container-title-short&quot;:&quot;&quot;},&quot;isTemporary&quot;:false},{&quot;id&quot;:&quot;bd836300-5700-3832-a6ac-e6776f7b6689&quot;,&quot;itemData&quot;:{&quot;type&quot;:&quot;webpage&quot;,&quot;id&quot;:&quot;bd836300-5700-3832-a6ac-e6776f7b6689&quot;,&quot;title&quot;:&quot;Diabetes prevalence, 2021&quot;,&quot;author&quot;:[{&quot;family&quot;:&quot;OWID&quot;,&quot;given&quot;:&quot;&quot;,&quot;parse-names&quot;:false,&quot;dropping-particle&quot;:&quot;&quot;,&quot;non-dropping-particle&quot;:&quot;&quot;}],&quot;accessed&quot;:{&quot;date-parts&quot;:[[2025,1,4]]},&quot;URL&quot;:&quot;https://ourworldindata.org/grapher/diabetes-prevalence&quot;,&quot;issued&quot;:{&quot;date-parts&quot;:[[2024]]},&quot;container-title-short&quot;:&quot;&quot;},&quot;isTemporary&quot;:false},{&quot;id&quot;:&quot;42a03235-c262-3feb-ae73-25f70d410463&quot;,&quot;itemData&quot;:{&quot;type&quot;:&quot;article-journal&quot;,&quot;id&quot;:&quot;42a03235-c262-3feb-ae73-25f70d410463&quot;,&quot;title&quot;:&quot;Global report on hypertension: the race against a silent killer. Geneva: World Health Organization; 2023. Licence: CC BY-NC-SA 3.0 IGO.&quot;,&quot;author&quot;:[{&quot;family&quot;:&quot;WHO&quot;,&quot;given&quot;:&quot;&quot;,&quot;parse-names&quot;:false,&quot;dropping-particle&quot;:&quot;&quot;,&quot;non-dropping-particle&quot;:&quot;&quot;}],&quot;container-title&quot;:&quot;https://www.who.int/publications/i/item/9789240081062&quot;,&quot;accessed&quot;:{&quot;date-parts&quot;:[[2025,1,4]]},&quot;ISBN&quot;:&quot;978-92-4-008106-2&quot;,&quot;URL&quot;:&quot;https://www.who.int/publications/i/item/9789240081062&quot;,&quot;issued&quot;:{&quot;date-parts&quot;:[[2023]]},&quot;page&quot;:&quot;1-291&quot;,&quot;container-title-short&quot;:&quot;&quot;},&quot;isTemporary&quot;:false},{&quot;id&quot;:&quot;981deb22-6e1a-39be-937f-af6f6659d62f&quot;,&quot;itemData&quot;:{&quot;type&quot;:&quot;webpage&quot;,&quot;id&quot;:&quot;981deb22-6e1a-39be-937f-af6f6659d62f&quot;,&quot;title&quot;:&quot;POWER | Data Access Viewer&quot;,&quot;author&quot;:[{&quot;family&quot;:&quot;NASA&quot;,&quot;given&quot;:&quot;&quot;,&quot;parse-names&quot;:false,&quot;dropping-particle&quot;:&quot;&quot;,&quot;non-dropping-particle&quot;:&quot;&quot;}],&quot;accessed&quot;:{&quot;date-parts&quot;:[[2022,1,30]]},&quot;URL&quot;:&quot;https://power.larc.nasa.gov/data-access-viewer/&quot;,&quot;issued&quot;:{&quot;date-parts&quot;:[[2022]]},&quot;container-title-short&quot;:&quot;&quot;},&quot;isTemporary&quot;:false}]},{&quot;citationID&quot;:&quot;MENDELEY_CITATION_bc93f6f1-59e8-4078-8a54-4b585fddadc1&quot;,&quot;properties&quot;:{&quot;noteIndex&quot;:0},&quot;isEdited&quot;:false,&quot;manualOverride&quot;:{&quot;isManuallyOverridden&quot;:false,&quot;citeprocText&quot;:&quot;[13]&quot;,&quot;manualOverrideText&quot;:&quot;&quot;},&quot;citationTag&quot;:&quot;MENDELEY_CITATION_v3_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&quot;,&quot;citationItems&quot;:[{&quot;id&quot;:&quot;d1c5db40-a318-3d53-a026-9bd772bed2cd&quot;,&quot;itemData&quot;:{&quot;type&quot;:&quot;patent&quot;,&quot;id&quot;:&quot;d1c5db40-a318-3d53-a026-9bd772bed2cd&quot;,&quot;title&quot;:&quot;R: A Language and Environment for Statistical Computing&quot;,&quot;author&quot;:[{&quot;family&quot;:&quot;R Core Team&quot;,&quot;given&quot;:&quot;&quot;,&quot;parse-names&quot;:false,&quot;dropping-particle&quot;:&quot;&quot;,&quot;non-dropping-particle&quot;:&quot;&quot;}],&quot;issued&quot;:{&quot;date-parts&quot;:[[2020]]},&quot;publisher-place&quot;:&quot;Austria&quot;,&quot;container-title-short&quot;:&quot;&quot;},&quot;isTemporary&quot;:false}]},{&quot;citationID&quot;:&quot;MENDELEY_CITATION_44ea0ad3-21e1-4990-a4a9-3ed8c151a8ef&quot;,&quot;properties&quot;:{&quot;noteIndex&quot;:0},&quot;isEdited&quot;:false,&quot;manualOverride&quot;:{&quot;isManuallyOverridden&quot;:false,&quot;citeprocText&quot;:&quot;[2]&quot;,&quot;manualOverrideText&quot;:&quot;&quot;},&quot;citationTag&quot;:&quot;MENDELEY_CITATION_v3_eyJjaXRhdGlvbklEIjoiTUVOREVMRVlfQ0lUQVRJT05fNDRlYTBhZDMtMjFlMS00OTkwLWE0YTktM2VkOGMxNTFhOGVmIiwicHJvcGVydGllcyI6eyJub3RlSW5kZXgiOjB9LCJpc0VkaXRlZCI6ZmFsc2UsIm1hbnVhbE92ZXJyaWRlIjp7ImlzTWFudWFsbHlPdmVycmlkZGVuIjpmYWxzZSwiY2l0ZXByb2NUZXh0IjoiWzJdIiwibWFudWFsT3ZlcnJpZGVUZXh0IjoiIn0sImNpdGF0aW9uSXRlbXMiOlt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iwiY29udGFpbmVyLXRpdGxlLXNob3J0IjoiIn0sImlzVGVtcG9yYXJ5IjpmYWxzZX1dfQ==&quot;,&quot;citationItems&quot;:[{&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container-title-short&quot;:&quot;&quot;},&quot;isTemporary&quot;:false}]},{&quot;citationID&quot;:&quot;MENDELEY_CITATION_7fdbf428-aa09-4742-855c-4e031b19d517&quot;,&quot;properties&quot;:{&quot;noteIndex&quot;:0},&quot;isEdited&quot;:false,&quot;manualOverride&quot;:{&quot;isManuallyOverridden&quot;:false,&quot;citeprocText&quot;:&quot;[2,14]&quot;,&quot;manualOverrideText&quot;:&quot;&quot;},&quot;citationTag&quot;:&quot;MENDELEY_CITATION_v3_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PbnlhbmdvIiwiZ2l2ZW4iOiJKb3NodWEiLCJwYXJzZS1uYW1lcyI6ZmFsc2UsImRyb3BwaW5nLXBhcnRpY2xlIjoiIiwibm9uLWRyb3BwaW5nLXBhcnRpY2xlIjoiIn0seyJmYW1pbHkiOiJBc2FkdXp6YW1hbiIsImdpdmVuIjoiTWQiLCJwYXJzZS1uYW1lcyI6ZmFsc2UsImRyb3BwaW5nLXBhcnRpY2xlIjoiIiwibm9uLWRyb3BwaW5nLXBhcnRpY2xlIjoiIn1dLCJjb250YWluZXItdGl0bGUiOiJJSklEIFJlZ2lvbnMiLCJET0kiOiIxMC4xMDE2L2ouaWpyZWdpLjIwMjQuMTAwNDU5IiwiSVNTTiI6IjI3NzI3MDc2IiwiaXNzdWVkIjp7ImRhdGUtcGFydHMiOltbMjAyNCw5XV19LCJwYWdlIjoiMTAwNDU5In0sImlzVGVtcG9yYXJ5IjpmYWxzZX1dfQ==&quot;,&quot;citationItems&quot;:[{&quot;id&quot;:&quot;45776d39-11ba-34a6-956d-500b4158e922&quot;,&quot;itemData&quot;:{&quot;type&quot;:&quot;article-journal&quot;,&quot;id&quot;:&quot;45776d39-11ba-34a6-956d-500b4158e922&quot;,&quot;title&quot;:&quot;Severe dengue–related deaths in the elderly population soared in Southern Brazil in 2024&quot;,&quot;author&quot;:[{&quot;family&quot;:&quot;Queiroga&quot;,&quot;given&quot;:&quot;Alexandre Sarmento&quot;,&quot;parse-names&quot;:false,&quot;dropping-particle&quot;:&quot;&quot;,&quot;non-dropping-particle&quot;:&quot;&quot;},{&quot;family&quot;:&quot;Barbosa&quot;,&quot;given&quot;:&quot;Danielly Alves Mendes&quot;,&quot;parse-names&quot;:false,&quot;dropping-particle&quot;:&quot;&quot;,&quot;non-dropping-particle&quot;:&quot;&quot;},{&quot;family&quot;:&quot;Campos&quot;,&quot;given&quot;:&quot;Tulio de Lima&quot;,&quot;parse-names&quot;:false,&quot;dropping-particle&quot;:&quot;&quot;,&quot;non-dropping-particle&quot;:&quot;&quot;},{&quot;family&quot;:&quot;Schwarzbold&quot;,&quot;given&quot;:&quot;Alexandre Vargas&quot;,&quot;parse-names&quot;:false,&quot;dropping-particle&quot;:&quot;&quot;,&quot;non-dropping-particle&quot;:&quot;&quot;},{&quot;family&quot;:&quot;Siqueira&quot;,&quot;given&quot;:&quot;Andre M.&quot;,&quot;parse-names&quot;:false,&quot;dropping-particle&quot;:&quot;&quot;,&quot;non-dropping-particle&quot;:&quot;&quot;},{&quot;family&quot;:&quot;Salvato&quot;,&quot;given&quot;:&quot;Richard Steiner&quot;,&quot;parse-names&quot;:false,&quot;dropping-particle&quot;:&quot;&quot;,&quot;non-dropping-particle&quot;:&quot;&quot;},{&quot;family&quot;:&quot;Wallau&quot;,&quot;given&quot;:&quot;Gabriel Luz&quot;,&quot;parse-names&quot;:false,&quot;dropping-particle&quot;:&quot;&quot;,&quot;non-dropping-particle&quot;:&quot;&quot;}],&quot;container-title&quot;:&quot;IJID Regions&quot;,&quot;DOI&quot;:&quot;10.1016/j.ijregi.2025.100577&quot;,&quot;ISSN&quot;:&quot;27727076&quot;,&quot;issued&quot;:{&quot;date-parts&quot;:[[2025,3]]},&quot;page&quot;:&quot;100577&quot;,&quot;volume&quot;:&quot;14&quot;,&quot;container-title-short&quot;:&quot;&quot;},&quot;isTemporary&quot;:false},{&quot;id&quot;:&quot;38507ead-cd0e-3b22-accb-d443c6f04c6b&quot;,&quot;itemData&quot;:{&quot;type&quot;:&quot;article-journal&quot;,&quot;id&quot;:&quot;38507ead-cd0e-3b22-accb-d443c6f04c6b&quot;,&quot;title&quot;:&quot;Global Landmark: 2023 Marks the Worst Year for Dengue Cases with Millions Infected and Thousands of Deaths Reported&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Onyango&quot;,&quot;given&quot;:&quot;Joshua&quot;,&quot;parse-names&quot;:false,&quot;dropping-particle&quot;:&quot;&quot;,&quot;non-dropping-particle&quot;:&quot;&quot;},{&quot;family&quot;:&quot;Asaduzzaman&quot;,&quot;given&quot;:&quot;Md&quot;,&quot;parse-names&quot;:false,&quot;dropping-particle&quot;:&quot;&quot;,&quot;non-dropping-particle&quot;:&quot;&quot;}],&quot;container-title&quot;:&quot;IJID Regions&quot;,&quot;DOI&quot;:&quot;10.1016/j.ijregi.2024.100459&quot;,&quot;ISSN&quot;:&quot;27727076&quot;,&quot;issued&quot;:{&quot;date-parts&quot;:[[2024,9]]},&quot;page&quot;:&quot;100459&quot;},&quot;isTemporary&quot;:false}]},{&quot;citationID&quot;:&quot;MENDELEY_CITATION_095e2578-3abf-4115-826b-5a1ca132fa52&quot;,&quot;properties&quot;:{&quot;noteIndex&quot;:0},&quot;isEdited&quot;:false,&quot;manualOverride&quot;:{&quot;isManuallyOverridden&quot;:false,&quot;citeprocText&quot;:&quot;[14]&quot;,&quot;manualOverrideText&quot;:&quot;&quot;},&quot;citationTag&quot;:&quot;MENDELEY_CITATION_v3_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&quot;,&quot;citationItems&quot;:[{&quot;id&quot;:&quot;45776d39-11ba-34a6-956d-500b4158e922&quot;,&quot;itemData&quot;:{&quot;type&quot;:&quot;article-journal&quot;,&quot;id&quot;:&quot;45776d39-11ba-34a6-956d-500b4158e922&quot;,&quot;title&quot;:&quot;Severe dengue–related deaths in the elderly population soared in Southern Brazil in 2024&quot;,&quot;author&quot;:[{&quot;family&quot;:&quot;Queiroga&quot;,&quot;given&quot;:&quot;Alexandre Sarmento&quot;,&quot;parse-names&quot;:false,&quot;dropping-particle&quot;:&quot;&quot;,&quot;non-dropping-particle&quot;:&quot;&quot;},{&quot;family&quot;:&quot;Barbosa&quot;,&quot;given&quot;:&quot;Danielly Alves Mendes&quot;,&quot;parse-names&quot;:false,&quot;dropping-particle&quot;:&quot;&quot;,&quot;non-dropping-particle&quot;:&quot;&quot;},{&quot;family&quot;:&quot;Campos&quot;,&quot;given&quot;:&quot;Tulio de Lima&quot;,&quot;parse-names&quot;:false,&quot;dropping-particle&quot;:&quot;&quot;,&quot;non-dropping-particle&quot;:&quot;&quot;},{&quot;family&quot;:&quot;Schwarzbold&quot;,&quot;given&quot;:&quot;Alexandre Vargas&quot;,&quot;parse-names&quot;:false,&quot;dropping-particle&quot;:&quot;&quot;,&quot;non-dropping-particle&quot;:&quot;&quot;},{&quot;family&quot;:&quot;Siqueira&quot;,&quot;given&quot;:&quot;Andre M.&quot;,&quot;parse-names&quot;:false,&quot;dropping-particle&quot;:&quot;&quot;,&quot;non-dropping-particle&quot;:&quot;&quot;},{&quot;family&quot;:&quot;Salvato&quot;,&quot;given&quot;:&quot;Richard Steiner&quot;,&quot;parse-names&quot;:false,&quot;dropping-particle&quot;:&quot;&quot;,&quot;non-dropping-particle&quot;:&quot;&quot;},{&quot;family&quot;:&quot;Wallau&quot;,&quot;given&quot;:&quot;Gabriel Luz&quot;,&quot;parse-names&quot;:false,&quot;dropping-particle&quot;:&quot;&quot;,&quot;non-dropping-particle&quot;:&quot;&quot;}],&quot;container-title&quot;:&quot;IJID Regions&quot;,&quot;DOI&quot;:&quot;10.1016/j.ijregi.2025.100577&quot;,&quot;ISSN&quot;:&quot;27727076&quot;,&quot;issued&quot;:{&quot;date-parts&quot;:[[2025,3]]},&quot;page&quot;:&quot;100577&quot;,&quot;volume&quot;:&quot;14&quot;,&quot;container-title-short&quot;:&quot;&quot;},&quot;isTemporary&quot;:false}]},{&quot;citationID&quot;:&quot;MENDELEY_CITATION_842699a6-9f82-479d-a189-3408c4387611&quot;,&quot;properties&quot;:{&quot;noteIndex&quot;:0},&quot;isEdited&quot;:false,&quot;manualOverride&quot;:{&quot;isManuallyOverridden&quot;:false,&quot;citeprocText&quot;:&quot;[15]&quot;,&quot;manualOverrideText&quot;:&quot;&quot;},&quot;citationTag&quot;:&quot;MENDELEY_CITATION_v3_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&quot;,&quot;citationItems&quot;:[{&quot;id&quot;:&quot;28b23a87-e39a-3411-aba3-3fa2c8dc1a43&quot;,&quot;itemData&quot;:{&quot;type&quot;:&quot;article-journal&quot;,&quot;id&quot;:&quot;28b23a87-e39a-3411-aba3-3fa2c8dc1a43&quot;,&quot;title&quot;:&quot;The association between diabetes and obesity with Dengue infections&quot;,&quot;author&quot;:[{&quot;family&quot;:&quot;Sekaran&quot;,&quot;given&quot;:&quot;S. D.&quot;,&quot;parse-names&quot;:false,&quot;dropping-particle&quot;:&quot;&quot;,&quot;non-dropping-particle&quot;:&quot;&quot;},{&quot;family&quot;:&quot;Liew&quot;,&quot;given&quot;:&quot;Z. M.&quot;,&quot;parse-names&quot;:false,&quot;dropping-particle&quot;:&quot;&quot;,&quot;non-dropping-particle&quot;:&quot;&quot;},{&quot;family&quot;:&quot;Yam&quot;,&quot;given&quot;:&quot;H. C.&quot;,&quot;parse-names&quot;:false,&quot;dropping-particle&quot;:&quot;&quot;,&quot;non-dropping-particle&quot;:&quot;&quot;},{&quot;family&quot;:&quot;Raju&quot;,&quot;given&quot;:&quot;C. S.&quot;,&quot;parse-names&quot;:false,&quot;dropping-particle&quot;:&quot;&quot;,&quot;non-dropping-particle&quot;:&quot;&quot;}],&quot;container-title&quot;:&quot;Diabetology &amp; Metabolic Syndrome&quot;,&quot;container-title-short&quot;:&quot;Diabetol Metab Syndr&quot;,&quot;DOI&quot;:&quot;10.1186/s13098-022-00870-5&quot;,&quot;ISSN&quot;:&quot;1758-5996&quot;,&quot;issued&quot;:{&quot;date-parts&quot;:[[2022,12,21]]},&quot;page&quot;:&quot;101&quot;,&quot;abstract&quot;:&quot;&lt;p&gt;Dengue, an arboviral disease is a global threat to public health as the number of Dengue cases increases through the decades and this trend is predicted to continue. Non-communicable diseases such as diabetes and obesity are also on an upward trend. Moreover, past clinical studies have shown comorbidities worsen the clinical manifestation of especially Severe Dengue. However, discussion regarding the underlying mechanisms regarding the association between these comorbidities and dengue are lacking. The hallmark of Severe Dengue is plasma leakage which is due to several factors including presence of pro-inflammatory cytokines and dysregulation of endothelial barrier protein expression. The key factors of diabetes affecting endothelial functions are Th1 skewed responses and junctional-related proteins expression. Additionally, obesity alters the lipid metabolism and immune response causing increased viral replication and inflammation. The similarity between diabetes and obesity individuals is in having chronic inflammation resulting in endothelial dysfunction. This review outlines the roles of diabetes and obesity in severe dengue and gives some insights into the plausible mechanisms of comorbidities in Severe Dengue.&lt;/p&gt;&quot;,&quot;issue&quot;:&quot;1&quot;,&quot;volume&quot;:&quot;14&quot;},&quot;isTemporary&quot;:false}]},{&quot;citationID&quot;:&quot;MENDELEY_CITATION_e86227a3-f504-4808-9fcf-8dfc479c2a66&quot;,&quot;properties&quot;:{&quot;noteIndex&quot;:0},&quot;isEdited&quot;:false,&quot;manualOverride&quot;:{&quot;isManuallyOverridden&quot;:false,&quot;citeprocText&quot;:&quot;[16]&quot;,&quot;manualOverrideText&quot;:&quot;&quot;},&quot;citationTag&quot;:&quot;MENDELEY_CITATION_v3_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&quot;,&quot;citationItems&quot;:[{&quot;id&quot;:&quot;39af6969-a23f-368b-8709-6c8501e09e2a&quot;,&quot;itemData&quot;:{&quot;type&quot;:&quot;webpage&quot;,&quot;id&quot;:&quot;39af6969-a23f-368b-8709-6c8501e09e2a&quot;,&quot;title&quot;:&quot;Prioritizing diseases for research and development in emergency contexts: https://www.who.int/activities/prioritizing-diseases-for-research-and-development-in-emergency-contexts&quot;,&quot;author&quot;:[{&quot;family&quot;:&quot;WHO&quot;,&quot;given&quot;:&quot;&quot;,&quot;parse-names&quot;:false,&quot;dropping-particle&quot;:&quot;&quot;,&quot;non-dropping-particle&quot;:&quot;&quot;}],&quot;container-title&quot;:&quot;WHO&quot;,&quot;issued&quot;:{&quot;date-parts&quot;:[[2014,10,1]]},&quot;container-title-short&quot;:&quot;&quot;},&quot;isTemporary&quot;:false}]},{&quot;citationID&quot;:&quot;MENDELEY_CITATION_3acb87b1-e9c1-49be-81c4-fd92e6c29000&quot;,&quot;properties&quot;:{&quot;noteIndex&quot;:0},&quot;isEdited&quot;:false,&quot;manualOverride&quot;:{&quot;isManuallyOverridden&quot;:false,&quot;citeprocText&quot;:&quot;[17]&quot;,&quot;manualOverrideText&quot;:&quot;&quot;},&quot;citationTag&quot;:&quot;MENDELEY_CITATION_v3_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NC4xMDcyMTYiLCJJU1NOIjoiMTIwMTk3MTIiLCJpc3N1ZWQiOnsiZGF0ZS1wYXJ0cyI6W1syMDI0LDExXV19LCJwYWdlIjoiMTA3MjE2Iiwidm9sdW1lIjoiMTQ4IiwiY29udGFpbmVyLXRpdGxlLXNob3J0IjoiIn0sImlzVGVtcG9yYXJ5IjpmYWxzZX1dfQ==&quot;,&quot;citationItems&quot;:[{&quot;id&quot;:&quot;e1528377-8793-3c6d-b106-880033a96a4b&quot;,&quot;itemData&quot;:{&quot;type&quot;:&quot;article-journal&quot;,&quot;id&quot;:&quot;e1528377-8793-3c6d-b106-880033a96a4b&quot;,&quot;title&quot;:&quot;The role of new dengue vaccines in curtailing the emerging global threat of dengue outbreaks arising from mass gathering sporting and religious events&quot;,&quot;author&quot;:[{&quot;family&quot;:&quot;Petersen&quot;,&quot;given&quot;:&quot;Eskild&quot;,&quot;parse-names&quot;:false,&quot;dropping-particle&quot;:&quot;&quot;,&quot;non-dropping-particle&quot;:&quot;&quot;},{&quot;family&quot;:&quot;Elton&quot;,&quot;given&quot;:&quot;Linzy&quot;,&quot;parse-names&quot;:false,&quot;dropping-particle&quot;:&quot;&quot;,&quot;non-dropping-particle&quot;:&quot;&quot;},{&quot;family&quot;:&quot;Haider&quot;,&quot;given&quot;:&quot;Najmul&quot;,&quot;parse-names&quot;:false,&quot;dropping-particle&quot;:&quot;&quot;,&quot;non-dropping-particle&quot;:&quot;&quot;},{&quot;family&quot;:&quot;McHugh&quot;,&quot;given&quot;:&quot;Timothy D.&quot;,&quot;parse-names&quot;:false,&quot;dropping-particle&quot;:&quot;&quot;,&quot;non-dropping-particle&quot;:&quot;&quot;},{&quot;family&quot;:&quot;Dar&quot;,&quot;given&quot;:&quot;Osman&quot;,&quot;parse-names&quot;:false,&quot;dropping-particle&quot;:&quot;&quot;,&quot;non-dropping-particle&quot;:&quot;&quot;},{&quot;family&quot;:&quot;Sharma&quot;,&quot;given&quot;:&quot;Avinash&quot;,&quot;parse-names&quot;:false,&quot;dropping-particle&quot;:&quot;&quot;,&quot;non-dropping-particle&quot;:&quot;&quot;},{&quot;family&quot;:&quot;Luka&quot;,&quot;given&quot;:&quot;Pam&quot;,&quot;parse-names&quot;:false,&quot;dropping-particle&quot;:&quot;&quot;,&quot;non-dropping-particle&quot;:&quot;&quot;},{&quot;family&quot;:&quot;Traore&quot;,&quot;given&quot;:&quot;Tieble&quot;,&quot;parse-names&quot;:false,&quot;dropping-particle&quot;:&quot;&quot;,&quot;non-dropping-particle&quot;:&quot;&quot;},{&quot;family&quot;:&quot;Simulundu&quot;,&quot;given&quot;:&quot;Edgar&quot;,&quot;parse-names&quot;:false,&quot;dropping-particle&quot;:&quot;&quot;,&quot;non-dropping-particle&quot;:&quot;&quot;},{&quot;family&quot;:&quot;Azhar&quot;,&quot;given&quot;:&quot;Esam I.&quot;,&quot;parse-names&quot;:false,&quot;dropping-particle&quot;:&quot;&quot;,&quot;non-dropping-particle&quot;:&quot;&quot;},{&quot;family&quot;:&quot;Ntoumi&quot;,&quot;given&quot;:&quot;Francine&quot;,&quot;parse-names&quot;:false,&quot;dropping-particle&quot;:&quot;&quot;,&quot;non-dropping-particle&quot;:&quot;&quot;},{&quot;family&quot;:&quot;Bockarie&quot;,&quot;given&quot;:&quot;Moses J.&quot;,&quot;parse-names&quot;:false,&quot;dropping-particle&quot;:&quot;&quot;,&quot;non-dropping-particle&quot;:&quot;&quot;},{&quot;family&quot;:&quot;Memish&quot;,&quot;given&quot;:&quot;Ziad A.&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4.107216&quot;,&quot;ISSN&quot;:&quot;12019712&quot;,&quot;issued&quot;:{&quot;date-parts&quot;:[[2024,11]]},&quot;page&quot;:&quot;107216&quot;,&quot;volume&quot;:&quot;148&quot;,&quot;container-title-short&quot;:&quot;&quot;},&quot;isTemporary&quot;:false}]},{&quot;citationID&quot;:&quot;MENDELEY_CITATION_94abe7f1-4a3c-4bc5-88d8-93d478062767&quot;,&quot;properties&quot;:{&quot;noteIndex&quot;:0},&quot;isEdited&quot;:false,&quot;manualOverride&quot;:{&quot;isManuallyOverridden&quot;:false,&quot;citeprocText&quot;:&quot;[18]&quot;,&quot;manualOverrideText&quot;:&quot;&quot;},&quot;citationTag&quot;:&quot;MENDELEY_CITATION_v3_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&quot;,&quot;citationItems&quot;:[{&quot;id&quot;:&quot;0465d8ec-a32d-3fb1-9f02-c761e0d1baf3&quot;,&quot;itemData&quot;:{&quot;type&quot;:&quot;article-journal&quot;,&quot;id&quot;:&quot;0465d8ec-a32d-3fb1-9f02-c761e0d1baf3&quot;,&quot;title&quot;:&quot;Alternative strategies for mosquito-borne arbovirus control&quot;,&quot;author&quot;:[{&quot;family&quot;:&quot;Achee&quot;,&quot;given&quot;:&quot;Nicole L.&quot;,&quot;parse-names&quot;:false,&quot;dropping-particle&quot;:&quot;&quot;,&quot;non-dropping-particle&quot;:&quot;&quot;},{&quot;family&quot;:&quot;Grieco&quot;,&quot;given&quot;:&quot;John P.&quot;,&quot;parse-names&quot;:false,&quot;dropping-particle&quot;:&quot;&quot;,&quot;non-dropping-particle&quot;:&quot;&quot;},{&quot;family&quot;:&quot;Vatandoost&quot;,&quot;given&quot;:&quot;Hassan&quot;,&quot;parse-names&quot;:false,&quot;dropping-particle&quot;:&quot;&quot;,&quot;non-dropping-particle&quot;:&quot;&quot;},{&quot;family&quot;:&quot;Seixas&quot;,&quot;given&quot;:&quot;Gonçalo&quot;,&quot;parse-names&quot;:false,&quot;dropping-particle&quot;:&quot;&quot;,&quot;non-dropping-particle&quot;:&quot;&quot;},{&quot;family&quot;:&quot;Pinto&quot;,&quot;given&quot;:&quot;Joao&quot;,&quot;parse-names&quot;:false,&quot;dropping-particle&quot;:&quot;&quot;,&quot;non-dropping-particle&quot;:&quot;&quot;},{&quot;family&quot;:&quot;Ching-NG&quot;,&quot;given&quot;:&quot;Lee&quot;,&quot;parse-names&quot;:false,&quot;dropping-particle&quot;:&quot;&quot;,&quot;non-dropping-particle&quot;:&quot;&quot;},{&quot;family&quot;:&quot;Martins&quot;,&quot;given&quot;:&quot;Ademir J.&quot;,&quot;parse-names&quot;:false,&quot;dropping-particle&quot;:&quot;&quot;,&quot;non-dropping-particle&quot;:&quot;&quot;},{&quot;family&quot;:&quot;Juntarajumnong&quot;,&quot;given&quot;:&quot;Waraporn&quot;,&quot;parse-names&quot;:false,&quot;dropping-particle&quot;:&quot;&quot;,&quot;non-dropping-particle&quot;:&quot;&quot;},{&quot;family&quot;:&quot;Corbel&quot;,&quot;given&quot;:&quot;Vincent&quot;,&quot;parse-names&quot;:false,&quot;dropping-particle&quot;:&quot;&quot;,&quot;non-dropping-particle&quot;:&quot;&quot;},{&quot;family&quot;:&quot;Gouagna&quot;,&quot;given&quot;:&quot;Clement&quot;,&quot;parse-names&quot;:false,&quot;dropping-particle&quot;:&quot;&quot;,&quot;non-dropping-particle&quot;:&quot;&quot;},{&quot;family&quot;:&quot;David&quot;,&quot;given&quot;:&quot;Jean-Philippe&quot;,&quot;parse-names&quot;:false,&quot;dropping-particle&quot;:&quot;&quot;,&quot;non-dropping-particle&quot;:&quot;&quot;},{&quot;family&quot;:&quot;Logan&quot;,&quot;given&quot;:&quot;James G.&quot;,&quot;parse-names&quot;:false,&quot;dropping-particle&quot;:&quot;&quot;,&quot;non-dropping-particle&quot;:&quot;&quot;},{&quot;family&quot;:&quot;Orsborne&quot;,&quot;given&quot;:&quot;James&quot;,&quot;parse-names&quot;:false,&quot;dropping-particle&quot;:&quot;&quot;,&quot;non-dropping-particle&quot;:&quot;&quot;},{&quot;family&quot;:&quot;Marois&quot;,&quot;given&quot;:&quot;Eric&quot;,&quot;parse-names&quot;:false,&quot;dropping-particle&quot;:&quot;&quot;,&quot;non-dropping-particle&quot;:&quot;&quot;},{&quot;family&quot;:&quot;Devine&quot;,&quot;given&quot;:&quot;Gregor J.&quot;,&quot;parse-names&quot;:false,&quot;dropping-particle&quot;:&quot;&quot;,&quot;non-dropping-particle&quot;:&quot;&quot;},{&quot;family&quot;:&quot;Vontas&quot;,&quot;given&quot;:&quot;John&quot;,&quot;parse-names&quot;:false,&quot;dropping-particle&quot;:&quot;&quot;,&quot;non-dropping-particle&quot;:&quot;&quot;}],&quot;container-title&quot;:&quot;PLOS Neglected Tropical Diseases&quot;,&quot;container-title-short&quot;:&quot;PLoS Negl Trop Dis&quot;,&quot;DOI&quot;:&quot;10.1371/journal.pntd.0006822&quot;,&quot;ISSN&quot;:&quot;1935-2735&quot;,&quot;issued&quot;:{&quot;date-parts&quot;:[[2019,1,3]]},&quot;page&quot;:&quot;e0006822&quot;,&quot;issue&quot;:&quot;1&quot;,&quot;volume&quot;:&quot;13&quot;},&quot;isTemporary&quot;:false}]},{&quot;citationID&quot;:&quot;MENDELEY_CITATION_8e319f92-1a50-4fbf-9462-793b2b75f3ee&quot;,&quot;properties&quot;:{&quot;noteIndex&quot;:0},&quot;isEdited&quot;:false,&quot;manualOverride&quot;:{&quot;isManuallyOverridden&quot;:false,&quot;citeprocText&quot;:&quot;[18]&quot;,&quot;manualOverrideText&quot;:&quot;&quot;},&quot;citationTag&quot;:&quot;MENDELEY_CITATION_v3_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&quot;,&quot;citationItems&quot;:[{&quot;id&quot;:&quot;0465d8ec-a32d-3fb1-9f02-c761e0d1baf3&quot;,&quot;itemData&quot;:{&quot;type&quot;:&quot;article-journal&quot;,&quot;id&quot;:&quot;0465d8ec-a32d-3fb1-9f02-c761e0d1baf3&quot;,&quot;title&quot;:&quot;Alternative strategies for mosquito-borne arbovirus control&quot;,&quot;author&quot;:[{&quot;family&quot;:&quot;Achee&quot;,&quot;given&quot;:&quot;Nicole L.&quot;,&quot;parse-names&quot;:false,&quot;dropping-particle&quot;:&quot;&quot;,&quot;non-dropping-particle&quot;:&quot;&quot;},{&quot;family&quot;:&quot;Grieco&quot;,&quot;given&quot;:&quot;John P.&quot;,&quot;parse-names&quot;:false,&quot;dropping-particle&quot;:&quot;&quot;,&quot;non-dropping-particle&quot;:&quot;&quot;},{&quot;family&quot;:&quot;Vatandoost&quot;,&quot;given&quot;:&quot;Hassan&quot;,&quot;parse-names&quot;:false,&quot;dropping-particle&quot;:&quot;&quot;,&quot;non-dropping-particle&quot;:&quot;&quot;},{&quot;family&quot;:&quot;Seixas&quot;,&quot;given&quot;:&quot;Gonçalo&quot;,&quot;parse-names&quot;:false,&quot;dropping-particle&quot;:&quot;&quot;,&quot;non-dropping-particle&quot;:&quot;&quot;},{&quot;family&quot;:&quot;Pinto&quot;,&quot;given&quot;:&quot;Joao&quot;,&quot;parse-names&quot;:false,&quot;dropping-particle&quot;:&quot;&quot;,&quot;non-dropping-particle&quot;:&quot;&quot;},{&quot;family&quot;:&quot;Ching-NG&quot;,&quot;given&quot;:&quot;Lee&quot;,&quot;parse-names&quot;:false,&quot;dropping-particle&quot;:&quot;&quot;,&quot;non-dropping-particle&quot;:&quot;&quot;},{&quot;family&quot;:&quot;Martins&quot;,&quot;given&quot;:&quot;Ademir J.&quot;,&quot;parse-names&quot;:false,&quot;dropping-particle&quot;:&quot;&quot;,&quot;non-dropping-particle&quot;:&quot;&quot;},{&quot;family&quot;:&quot;Juntarajumnong&quot;,&quot;given&quot;:&quot;Waraporn&quot;,&quot;parse-names&quot;:false,&quot;dropping-particle&quot;:&quot;&quot;,&quot;non-dropping-particle&quot;:&quot;&quot;},{&quot;family&quot;:&quot;Corbel&quot;,&quot;given&quot;:&quot;Vincent&quot;,&quot;parse-names&quot;:false,&quot;dropping-particle&quot;:&quot;&quot;,&quot;non-dropping-particle&quot;:&quot;&quot;},{&quot;family&quot;:&quot;Gouagna&quot;,&quot;given&quot;:&quot;Clement&quot;,&quot;parse-names&quot;:false,&quot;dropping-particle&quot;:&quot;&quot;,&quot;non-dropping-particle&quot;:&quot;&quot;},{&quot;family&quot;:&quot;David&quot;,&quot;given&quot;:&quot;Jean-Philippe&quot;,&quot;parse-names&quot;:false,&quot;dropping-particle&quot;:&quot;&quot;,&quot;non-dropping-particle&quot;:&quot;&quot;},{&quot;family&quot;:&quot;Logan&quot;,&quot;given&quot;:&quot;James G.&quot;,&quot;parse-names&quot;:false,&quot;dropping-particle&quot;:&quot;&quot;,&quot;non-dropping-particle&quot;:&quot;&quot;},{&quot;family&quot;:&quot;Orsborne&quot;,&quot;given&quot;:&quot;James&quot;,&quot;parse-names&quot;:false,&quot;dropping-particle&quot;:&quot;&quot;,&quot;non-dropping-particle&quot;:&quot;&quot;},{&quot;family&quot;:&quot;Marois&quot;,&quot;given&quot;:&quot;Eric&quot;,&quot;parse-names&quot;:false,&quot;dropping-particle&quot;:&quot;&quot;,&quot;non-dropping-particle&quot;:&quot;&quot;},{&quot;family&quot;:&quot;Devine&quot;,&quot;given&quot;:&quot;Gregor J.&quot;,&quot;parse-names&quot;:false,&quot;dropping-particle&quot;:&quot;&quot;,&quot;non-dropping-particle&quot;:&quot;&quot;},{&quot;family&quot;:&quot;Vontas&quot;,&quot;given&quot;:&quot;John&quot;,&quot;parse-names&quot;:false,&quot;dropping-particle&quot;:&quot;&quot;,&quot;non-dropping-particle&quot;:&quot;&quot;}],&quot;container-title&quot;:&quot;PLOS Neglected Tropical Diseases&quot;,&quot;container-title-short&quot;:&quot;PLoS Negl Trop Dis&quot;,&quot;DOI&quot;:&quot;10.1371/journal.pntd.0006822&quot;,&quot;ISSN&quot;:&quot;1935-2735&quot;,&quot;issued&quot;:{&quot;date-parts&quot;:[[2019,1,3]]},&quot;page&quot;:&quot;e0006822&quot;,&quot;issue&quot;:&quot;1&quot;,&quot;volume&quot;:&quot;13&quot;},&quot;isTemporary&quot;:false}]},{&quot;citationID&quot;:&quot;MENDELEY_CITATION_fedb4d96-9793-48ff-afe3-32fa965b2da1&quot;,&quot;properties&quot;:{&quot;noteIndex&quot;:0},&quot;isEdited&quot;:false,&quot;manualOverride&quot;:{&quot;isManuallyOverridden&quot;:false,&quot;citeprocText&quot;:&quot;[17]&quot;,&quot;manualOverrideText&quot;:&quot;&quot;},&quot;citationTag&quot;:&quot;MENDELEY_CITATION_v3_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NC4xMDcyMTYiLCJJU1NOIjoiMTIwMTk3MTIiLCJpc3N1ZWQiOnsiZGF0ZS1wYXJ0cyI6W1syMDI0LDExXV19LCJwYWdlIjoiMTA3MjE2Iiwidm9sdW1lIjoiMTQ4IiwiY29udGFpbmVyLXRpdGxlLXNob3J0IjoiIn0sImlzVGVtcG9yYXJ5IjpmYWxzZX1dfQ==&quot;,&quot;citationItems&quot;:[{&quot;id&quot;:&quot;e1528377-8793-3c6d-b106-880033a96a4b&quot;,&quot;itemData&quot;:{&quot;type&quot;:&quot;article-journal&quot;,&quot;id&quot;:&quot;e1528377-8793-3c6d-b106-880033a96a4b&quot;,&quot;title&quot;:&quot;The role of new dengue vaccines in curtailing the emerging global threat of dengue outbreaks arising from mass gathering sporting and religious events&quot;,&quot;author&quot;:[{&quot;family&quot;:&quot;Petersen&quot;,&quot;given&quot;:&quot;Eskild&quot;,&quot;parse-names&quot;:false,&quot;dropping-particle&quot;:&quot;&quot;,&quot;non-dropping-particle&quot;:&quot;&quot;},{&quot;family&quot;:&quot;Elton&quot;,&quot;given&quot;:&quot;Linzy&quot;,&quot;parse-names&quot;:false,&quot;dropping-particle&quot;:&quot;&quot;,&quot;non-dropping-particle&quot;:&quot;&quot;},{&quot;family&quot;:&quot;Haider&quot;,&quot;given&quot;:&quot;Najmul&quot;,&quot;parse-names&quot;:false,&quot;dropping-particle&quot;:&quot;&quot;,&quot;non-dropping-particle&quot;:&quot;&quot;},{&quot;family&quot;:&quot;McHugh&quot;,&quot;given&quot;:&quot;Timothy D.&quot;,&quot;parse-names&quot;:false,&quot;dropping-particle&quot;:&quot;&quot;,&quot;non-dropping-particle&quot;:&quot;&quot;},{&quot;family&quot;:&quot;Dar&quot;,&quot;given&quot;:&quot;Osman&quot;,&quot;parse-names&quot;:false,&quot;dropping-particle&quot;:&quot;&quot;,&quot;non-dropping-particle&quot;:&quot;&quot;},{&quot;family&quot;:&quot;Sharma&quot;,&quot;given&quot;:&quot;Avinash&quot;,&quot;parse-names&quot;:false,&quot;dropping-particle&quot;:&quot;&quot;,&quot;non-dropping-particle&quot;:&quot;&quot;},{&quot;family&quot;:&quot;Luka&quot;,&quot;given&quot;:&quot;Pam&quot;,&quot;parse-names&quot;:false,&quot;dropping-particle&quot;:&quot;&quot;,&quot;non-dropping-particle&quot;:&quot;&quot;},{&quot;family&quot;:&quot;Traore&quot;,&quot;given&quot;:&quot;Tieble&quot;,&quot;parse-names&quot;:false,&quot;dropping-particle&quot;:&quot;&quot;,&quot;non-dropping-particle&quot;:&quot;&quot;},{&quot;family&quot;:&quot;Simulundu&quot;,&quot;given&quot;:&quot;Edgar&quot;,&quot;parse-names&quot;:false,&quot;dropping-particle&quot;:&quot;&quot;,&quot;non-dropping-particle&quot;:&quot;&quot;},{&quot;family&quot;:&quot;Azhar&quot;,&quot;given&quot;:&quot;Esam I.&quot;,&quot;parse-names&quot;:false,&quot;dropping-particle&quot;:&quot;&quot;,&quot;non-dropping-particle&quot;:&quot;&quot;},{&quot;family&quot;:&quot;Ntoumi&quot;,&quot;given&quot;:&quot;Francine&quot;,&quot;parse-names&quot;:false,&quot;dropping-particle&quot;:&quot;&quot;,&quot;non-dropping-particle&quot;:&quot;&quot;},{&quot;family&quot;:&quot;Bockarie&quot;,&quot;given&quot;:&quot;Moses J.&quot;,&quot;parse-names&quot;:false,&quot;dropping-particle&quot;:&quot;&quot;,&quot;non-dropping-particle&quot;:&quot;&quot;},{&quot;family&quot;:&quot;Memish&quot;,&quot;given&quot;:&quot;Ziad A.&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4.107216&quot;,&quot;ISSN&quot;:&quot;12019712&quot;,&quot;issued&quot;:{&quot;date-parts&quot;:[[2024,11]]},&quot;page&quot;:&quot;107216&quot;,&quot;volume&quot;:&quot;148&quot;,&quot;container-title-short&quot;:&quot;&quot;},&quot;isTemporary&quot;:false}]},{&quot;citationID&quot;:&quot;MENDELEY_CITATION_b2b24770-1cd0-49f4-a3e5-31acd5a12a7c&quot;,&quot;properties&quot;:{&quot;noteIndex&quot;:0},&quot;isEdited&quot;:false,&quot;manualOverride&quot;:{&quot;isManuallyOverridden&quot;:false,&quot;citeprocText&quot;:&quot;[19]&quot;,&quot;manualOverrideText&quot;:&quot;&quot;},&quot;citationTag&quot;:&quot;MENDELEY_CITATION_v3_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&quot;,&quot;citationItems&quot;:[{&quot;id&quot;:&quot;45b159cf-387b-355a-8daf-7476f7eaeb8c&quot;,&quot;itemData&quot;:{&quot;type&quot;:&quot;article-journal&quot;,&quot;id&quot;:&quot;45b159cf-387b-355a-8daf-7476f7eaeb8c&quot;,&quot;title&quot;:&quot;Updated WHO list of emerging pathogens for a potential future pandemic: Implications for public health and global preparedness.&quot;,&quot;author&quot;:[{&quot;family&quot;:&quot;Ukoaka&quot;,&quot;given&quot;:&quot;Bonaventure Michael&quot;,&quot;parse-names&quot;:false,&quot;dropping-particle&quot;:&quot;&quot;,&quot;non-dropping-particle&quot;:&quot;&quot;},{&quot;family&quot;:&quot;Okesanya&quot;,&quot;given&quot;:&quot;Olalekan John&quot;,&quot;parse-names&quot;:false,&quot;dropping-particle&quot;:&quot;&quot;,&quot;non-dropping-particle&quot;:&quot;&quot;},{&quot;family&quot;:&quot;Daniel&quot;,&quot;given&quot;:&quot;Faithful Miebaka&quot;,&quot;parse-names&quot;:false,&quot;dropping-particle&quot;:&quot;&quot;,&quot;non-dropping-particle&quot;:&quot;&quot;},{&quot;family&quot;:&quot;Ahmed&quot;,&quot;given&quot;:&quot;Mohammed Mustaf&quot;,&quot;parse-names&quot;:false,&quot;dropping-particle&quot;:&quot;&quot;,&quot;non-dropping-particle&quot;:&quot;&quot;},{&quot;family&quot;:&quot;Udam&quot;,&quot;given&quot;:&quot;Ntishor Gabriel&quot;,&quot;parse-names&quot;:false,&quot;dropping-particle&quot;:&quot;&quot;,&quot;non-dropping-particle&quot;:&quot;&quot;},{&quot;family&quot;:&quot;Wagwula&quot;,&quot;given&quot;:&quot;Precious Miracle&quot;,&quot;parse-names&quot;:false,&quot;dropping-particle&quot;:&quot;&quot;,&quot;non-dropping-particle&quot;:&quot;&quot;},{&quot;family&quot;:&quot;Adigun&quot;,&quot;given&quot;:&quot;Olaniyi Abideen&quot;,&quot;parse-names&quot;:false,&quot;dropping-particle&quot;:&quot;&quot;,&quot;non-dropping-particle&quot;:&quot;&quot;},{&quot;family&quot;:&quot;Udoh&quot;,&quot;given&quot;:&quot;Raphael Augustine&quot;,&quot;parse-names&quot;:false,&quot;dropping-particle&quot;:&quot;&quot;,&quot;non-dropping-particle&quot;:&quot;&quot;},{&quot;family&quot;:&quot;Peter&quot;,&quot;given&quot;:&quot;Iniubong Godswill&quot;,&quot;parse-names&quot;:false,&quot;dropping-particle&quot;:&quot;&quot;,&quot;non-dropping-particle&quot;:&quot;&quot;},{&quot;family&quot;:&quot;Lawal&quot;,&quot;given&quot;:&quot;Haleema&quot;,&quot;parse-names&quot;:false,&quot;dropping-particle&quot;:&quot;&quot;,&quot;non-dropping-particle&quot;:&quot;&quot;}],&quot;container-title&quot;:&quot;Le infezioni in medicina&quot;,&quot;container-title-short&quot;:&quot;Infez Med&quot;,&quot;DOI&quot;:&quot;10.53854/liim-3204-5&quot;,&quot;ISSN&quot;:&quot;2532-8689&quot;,&quot;PMID&quot;:&quot;39660154&quot;,&quot;issued&quot;:{&quot;date-parts&quot;:[[2024]]},&quot;page&quot;:&quot;463-477&quot;,&quot;abstract&quot;:&quot;Historically, pandemics constitute a major nuisance to public health. They have a debilitating impact on global health with previous occurrences causing major mortalities worldwide. The adverse outcomes are not limited to health outcomes but ravage the social, economic, and political landscapes. The World Health Organization (WHO) stands at the front of the pandemic response, strategizing to contain and mitigate the impacts on humans and the environment. It also intervenes in regional disease outbreaks that pose a threat to global health through strategic technical guidance, resource allocations, and expert support. With emerging pathogens, and in the aftermath of the COVID-19 pandemic, discussions are currently underway on global preparedness for a potential future pandemic. The effects of previous pandemics underscore the need to improve global health preparedness for upcoming pandemics. The WHO's July 2024 updated list of emerging pathogens serves as a potential tool to foster global health readiness for a future pandemic. It represents a change in the world's approach to emerging and re-emerging pathogens, shifting focus from specific pathogens to adopting a broader family-focused approach. This new list recognizes the shortcomings of previous lists and adopts a more forward-thinking, proactive, and flexible approach to dealing with familiar and unfamiliar pandemic risks, now incorporating 'Prototype Pathogens' and 'Pathogen X' into its risk classification. The WHO has set the pace, developing tools and guidelines for practice. This updated list of high-priority pathogens seeks to gear research and development toward combating and neutralizing the virulence of these pathogens. Recent outbreaks of Cholera, Mpox, and Dengue fever in Africa, Avian influenza (H5N2) in Mexico, Nipah virus disease in Bangladesh, and Oropouche virus in the Americas necessitate intensifying regional disease surveillance Research organizations and institutions must prioritize incorporating these tools and approaches for shared learning and collective action established during the COVID-19 pandemic and other recent public health emergencies in the Preparedness and Resilience for Emerging Threats (PRET) Initiative as outlined by WHO.&quot;,&quot;issue&quot;:&quot;4&quot;,&quot;volume&quot;:&quot;32&quot;},&quot;isTemporary&quot;:false}]},{&quot;citationID&quot;:&quot;MENDELEY_CITATION_3f6ddd9d-d59e-413a-975b-f77e359bd01a&quot;,&quot;properties&quot;:{&quot;noteIndex&quot;:0},&quot;isEdited&quot;:false,&quot;manualOverride&quot;:{&quot;isManuallyOverridden&quot;:false,&quot;citeprocText&quot;:&quot;[20]&quot;,&quot;manualOverrideText&quot;:&quot;&quot;},&quot;citationTag&quot;:&quot;MENDELEY_CITATION_v3_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&quot;,&quot;citationItems&quot;:[{&quot;id&quot;:&quot;1ae016f0-41d1-3ea7-9338-2c30126779b7&quot;,&quot;itemData&quot;:{&quot;type&quot;:&quot;report&quot;,&quot;id&quot;:&quot;1ae016f0-41d1-3ea7-9338-2c30126779b7&quot;,&quot;title&quot;:&quot;2017 Annual review of diseases prioritized under the Research and Development Blueprint &quot;,&quot;author&quot;:[{&quot;family&quot;:&quot;WHO&quot;,&quot;given&quot;:&quot;&quot;,&quot;parse-names&quot;:false,&quot;dropping-particle&quot;:&quot;&quot;,&quot;non-dropping-particle&quot;:&quot;&quot;}],&quot;issued&quot;:{&quot;date-parts&quot;:[[2017,1,24]]},&quot;publisher-place&quot;:&quot;Geneva&quot;,&quot;container-title-short&quot;:&quot;&quot;},&quot;isTemporary&quot;:false}]}]"/>
    <we:property name="MENDELEY_CITATIONS_STYLE" value="{&quot;id&quot;:&quot;https://www.zotero.org/styles/eurosurveillance&quot;,&quot;title&quot;:&quot;Eurosurveillanc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0B2F7-321D-495E-81C6-591C0A4DB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Manuscript_Global_Dengue_2024_Eurosurveillance_v6.dotx</Template>
  <TotalTime>1093</TotalTime>
  <Pages>1</Pages>
  <Words>1461</Words>
  <Characters>8332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Mohammad Nayeem Hasan</cp:lastModifiedBy>
  <cp:revision>24</cp:revision>
  <dcterms:created xsi:type="dcterms:W3CDTF">2025-05-06T17:42:00Z</dcterms:created>
  <dcterms:modified xsi:type="dcterms:W3CDTF">2025-05-07T17:04:00Z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44eab8a470687b65f8aae7172cb53cda16f8dbbe9be69f07bbd71be781d0df37</vt:lpwstr>
  </property>
</Properties>
</file>